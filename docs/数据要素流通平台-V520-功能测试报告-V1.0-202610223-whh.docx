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3CBF6">
      <w:pPr>
        <w:spacing w:line="20" w:lineRule="exact"/>
        <w:ind w:left="206" w:firstLine="40"/>
        <w:rPr>
          <w:rFonts w:hint="eastAsia"/>
          <w:color w:val="000000" w:themeColor="text1"/>
          <w:sz w:val="2"/>
          <w14:textFill>
            <w14:solidFill>
              <w14:schemeClr w14:val="tx1"/>
            </w14:solidFill>
          </w14:textFill>
        </w:rPr>
      </w:pPr>
    </w:p>
    <w:p w14:paraId="518476E1">
      <w:pPr>
        <w:spacing w:line="20" w:lineRule="exact"/>
        <w:ind w:left="206" w:firstLine="40"/>
        <w:rPr>
          <w:rFonts w:hint="eastAsia"/>
          <w:color w:val="000000" w:themeColor="text1"/>
          <w:sz w:val="2"/>
          <w14:textFill>
            <w14:solidFill>
              <w14:schemeClr w14:val="tx1"/>
            </w14:solidFill>
          </w14:textFill>
        </w:rPr>
      </w:pPr>
    </w:p>
    <w:p w14:paraId="61D17FC3">
      <w:pPr>
        <w:spacing w:line="20" w:lineRule="exact"/>
        <w:ind w:left="206" w:firstLine="40"/>
        <w:rPr>
          <w:rFonts w:hint="eastAsia"/>
          <w:color w:val="000000" w:themeColor="text1"/>
          <w:sz w:val="2"/>
          <w14:textFill>
            <w14:solidFill>
              <w14:schemeClr w14:val="tx1"/>
            </w14:solidFill>
          </w14:textFill>
        </w:rPr>
      </w:pPr>
    </w:p>
    <w:p w14:paraId="3D1F3681">
      <w:pPr>
        <w:spacing w:line="20" w:lineRule="exact"/>
        <w:ind w:left="206" w:firstLine="40"/>
        <w:rPr>
          <w:rFonts w:hint="eastAsia"/>
          <w:color w:val="000000" w:themeColor="text1"/>
          <w:sz w:val="2"/>
          <w14:textFill>
            <w14:solidFill>
              <w14:schemeClr w14:val="tx1"/>
            </w14:solidFill>
          </w14:textFill>
        </w:rPr>
      </w:pPr>
    </w:p>
    <w:p w14:paraId="717AC475">
      <w:pPr>
        <w:spacing w:line="20" w:lineRule="exact"/>
        <w:ind w:left="206" w:firstLine="40"/>
        <w:rPr>
          <w:rFonts w:hint="eastAsia"/>
          <w:color w:val="000000" w:themeColor="text1"/>
          <w:sz w:val="2"/>
          <w14:textFill>
            <w14:solidFill>
              <w14:schemeClr w14:val="tx1"/>
            </w14:solidFill>
          </w14:textFill>
        </w:rPr>
      </w:pPr>
    </w:p>
    <w:p w14:paraId="0DCFB54B">
      <w:pPr>
        <w:spacing w:line="20" w:lineRule="exact"/>
        <w:ind w:left="206" w:firstLine="40"/>
        <w:rPr>
          <w:rFonts w:hint="eastAsia"/>
          <w:color w:val="000000" w:themeColor="text1"/>
          <w:sz w:val="2"/>
          <w14:textFill>
            <w14:solidFill>
              <w14:schemeClr w14:val="tx1"/>
            </w14:solidFill>
          </w14:textFill>
        </w:rPr>
      </w:pPr>
    </w:p>
    <w:p w14:paraId="746AAA3A">
      <w:pPr>
        <w:spacing w:line="20" w:lineRule="exact"/>
        <w:ind w:left="206" w:firstLine="40"/>
        <w:rPr>
          <w:rFonts w:hint="eastAsia"/>
          <w:color w:val="000000" w:themeColor="text1"/>
          <w:sz w:val="2"/>
          <w14:textFill>
            <w14:solidFill>
              <w14:schemeClr w14:val="tx1"/>
            </w14:solidFill>
          </w14:textFill>
        </w:rPr>
      </w:pPr>
    </w:p>
    <w:p w14:paraId="3B1164D0">
      <w:pPr>
        <w:spacing w:line="20" w:lineRule="exact"/>
        <w:ind w:left="206" w:firstLine="40"/>
        <w:rPr>
          <w:rFonts w:hint="eastAsia"/>
          <w:color w:val="000000" w:themeColor="text1"/>
          <w:sz w:val="2"/>
          <w14:textFill>
            <w14:solidFill>
              <w14:schemeClr w14:val="tx1"/>
            </w14:solidFill>
          </w14:textFill>
        </w:rPr>
      </w:pPr>
    </w:p>
    <w:p w14:paraId="25554F37">
      <w:pPr>
        <w:spacing w:line="20" w:lineRule="exact"/>
        <w:ind w:left="206" w:firstLine="40"/>
        <w:rPr>
          <w:rFonts w:hint="eastAsia"/>
          <w:color w:val="000000" w:themeColor="text1"/>
          <w:sz w:val="2"/>
          <w14:textFill>
            <w14:solidFill>
              <w14:schemeClr w14:val="tx1"/>
            </w14:solidFill>
          </w14:textFill>
        </w:rPr>
      </w:pPr>
    </w:p>
    <w:p w14:paraId="54CCA7AD">
      <w:pPr>
        <w:spacing w:line="20" w:lineRule="exact"/>
        <w:ind w:left="206" w:firstLine="1040"/>
        <w:rPr>
          <w:rFonts w:hint="eastAsia"/>
          <w:color w:val="000000" w:themeColor="text1"/>
          <w:sz w:val="52"/>
          <w14:textFill>
            <w14:solidFill>
              <w14:schemeClr w14:val="tx1"/>
            </w14:solidFill>
          </w14:textFill>
        </w:rPr>
      </w:pPr>
      <w:r>
        <w:rPr>
          <w:color w:val="000000" w:themeColor="text1"/>
          <w:sz w:val="52"/>
          <w14:textFill>
            <w14:solidFill>
              <w14:schemeClr w14:val="tx1"/>
            </w14:solidFill>
          </w14:textFill>
        </w:rPr>
        <w:t xml:space="preserve"> </w:t>
      </w:r>
    </w:p>
    <w:p w14:paraId="4A49889D">
      <w:pPr>
        <w:ind w:firstLine="1028"/>
        <w:rPr>
          <w:rFonts w:hint="eastAsia" w:ascii="黑体" w:hAnsi="黑体" w:eastAsia="黑体" w:cs="黑体"/>
          <w:b/>
          <w:color w:val="000000" w:themeColor="text1"/>
          <w:w w:val="99"/>
          <w:sz w:val="52"/>
          <w14:textFill>
            <w14:solidFill>
              <w14:schemeClr w14:val="tx1"/>
            </w14:solidFill>
          </w14:textFill>
        </w:rPr>
      </w:pPr>
    </w:p>
    <w:p w14:paraId="020AD70A">
      <w:pPr>
        <w:ind w:firstLine="1028"/>
        <w:rPr>
          <w:rFonts w:hint="eastAsia" w:ascii="黑体" w:hAnsi="黑体" w:eastAsia="黑体" w:cs="黑体"/>
          <w:b/>
          <w:color w:val="000000" w:themeColor="text1"/>
          <w:w w:val="99"/>
          <w:sz w:val="52"/>
          <w14:textFill>
            <w14:solidFill>
              <w14:schemeClr w14:val="tx1"/>
            </w14:solidFill>
          </w14:textFill>
        </w:rPr>
      </w:pPr>
    </w:p>
    <w:p w14:paraId="74E8529A">
      <w:pPr>
        <w:jc w:val="center"/>
        <w:rPr>
          <w:rFonts w:hint="eastAsia" w:ascii="仿宋" w:hAnsi="仿宋" w:eastAsia="仿宋"/>
          <w:b/>
          <w:color w:val="000000" w:themeColor="text1"/>
          <w:sz w:val="52"/>
          <w:szCs w:val="52"/>
          <w14:textFill>
            <w14:solidFill>
              <w14:schemeClr w14:val="tx1"/>
            </w14:solidFill>
          </w14:textFill>
        </w:rPr>
      </w:pPr>
      <w:r>
        <w:rPr>
          <w:rFonts w:hint="eastAsia" w:ascii="仿宋" w:hAnsi="仿宋" w:eastAsia="仿宋"/>
          <w:b/>
          <w:color w:val="000000" w:themeColor="text1"/>
          <w:sz w:val="52"/>
          <w:szCs w:val="52"/>
          <w14:textFill>
            <w14:solidFill>
              <w14:schemeClr w14:val="tx1"/>
            </w14:solidFill>
          </w14:textFill>
        </w:rPr>
        <w:t xml:space="preserve"> 数据要素流通平台</w:t>
      </w:r>
    </w:p>
    <w:p w14:paraId="0FB5D217">
      <w:pPr>
        <w:jc w:val="center"/>
        <w:rPr>
          <w:rFonts w:hint="eastAsia" w:ascii="仿宋" w:hAnsi="仿宋" w:eastAsia="仿宋"/>
          <w:b/>
          <w:color w:val="000000" w:themeColor="text1"/>
          <w:sz w:val="52"/>
          <w:szCs w:val="52"/>
          <w14:textFill>
            <w14:solidFill>
              <w14:schemeClr w14:val="tx1"/>
            </w14:solidFill>
          </w14:textFill>
        </w:rPr>
      </w:pPr>
      <w:r>
        <w:rPr>
          <w:rFonts w:hint="eastAsia" w:ascii="仿宋" w:hAnsi="仿宋" w:eastAsia="仿宋"/>
          <w:b/>
          <w:color w:val="000000" w:themeColor="text1"/>
          <w:sz w:val="52"/>
          <w:szCs w:val="52"/>
          <w14:textFill>
            <w14:solidFill>
              <w14:schemeClr w14:val="tx1"/>
            </w14:solidFill>
          </w14:textFill>
        </w:rPr>
        <w:t>功能测试报告</w:t>
      </w:r>
    </w:p>
    <w:p w14:paraId="4D497560">
      <w:pPr>
        <w:ind w:firstLine="480"/>
        <w:rPr>
          <w:rFonts w:hint="eastAsia"/>
          <w:color w:val="000000" w:themeColor="text1"/>
          <w14:textFill>
            <w14:solidFill>
              <w14:schemeClr w14:val="tx1"/>
            </w14:solidFill>
          </w14:textFill>
        </w:rPr>
      </w:pPr>
    </w:p>
    <w:p w14:paraId="1628C67C">
      <w:pPr>
        <w:ind w:firstLine="500"/>
        <w:rPr>
          <w:rFonts w:hint="eastAsia"/>
          <w:color w:val="000000" w:themeColor="text1"/>
          <w:sz w:val="25"/>
          <w14:textFill>
            <w14:solidFill>
              <w14:schemeClr w14:val="tx1"/>
            </w14:solidFill>
          </w14:textFill>
        </w:rPr>
      </w:pPr>
    </w:p>
    <w:p w14:paraId="35533806">
      <w:pPr>
        <w:ind w:firstLine="480"/>
        <w:rPr>
          <w:rFonts w:hint="eastAsia"/>
          <w:color w:val="000000" w:themeColor="text1"/>
          <w14:textFill>
            <w14:solidFill>
              <w14:schemeClr w14:val="tx1"/>
            </w14:solidFill>
          </w14:textFill>
        </w:rPr>
      </w:pPr>
    </w:p>
    <w:p w14:paraId="549901C4">
      <w:pPr>
        <w:ind w:firstLine="480"/>
        <w:rPr>
          <w:rFonts w:hint="eastAsia"/>
          <w:color w:val="000000" w:themeColor="text1"/>
          <w14:textFill>
            <w14:solidFill>
              <w14:schemeClr w14:val="tx1"/>
            </w14:solidFill>
          </w14:textFill>
        </w:rPr>
      </w:pPr>
    </w:p>
    <w:p w14:paraId="0CE58FE7">
      <w:pPr>
        <w:ind w:firstLine="480"/>
        <w:rPr>
          <w:rFonts w:hint="eastAsia"/>
          <w:color w:val="000000" w:themeColor="text1"/>
          <w14:textFill>
            <w14:solidFill>
              <w14:schemeClr w14:val="tx1"/>
            </w14:solidFill>
          </w14:textFill>
        </w:rPr>
      </w:pPr>
    </w:p>
    <w:p w14:paraId="5DCE4045">
      <w:pPr>
        <w:ind w:firstLine="480"/>
        <w:rPr>
          <w:rFonts w:hint="eastAsia"/>
          <w:color w:val="000000" w:themeColor="text1"/>
          <w14:textFill>
            <w14:solidFill>
              <w14:schemeClr w14:val="tx1"/>
            </w14:solidFill>
          </w14:textFill>
        </w:rPr>
      </w:pPr>
    </w:p>
    <w:p w14:paraId="4C848F7A">
      <w:pPr>
        <w:ind w:firstLine="480"/>
        <w:rPr>
          <w:rFonts w:hint="eastAsia"/>
          <w:color w:val="000000" w:themeColor="text1"/>
          <w14:textFill>
            <w14:solidFill>
              <w14:schemeClr w14:val="tx1"/>
            </w14:solidFill>
          </w14:textFill>
        </w:rPr>
      </w:pPr>
    </w:p>
    <w:p w14:paraId="14811131">
      <w:pPr>
        <w:ind w:firstLine="480"/>
        <w:rPr>
          <w:rFonts w:hint="eastAsia"/>
          <w:color w:val="000000" w:themeColor="text1"/>
          <w14:textFill>
            <w14:solidFill>
              <w14:schemeClr w14:val="tx1"/>
            </w14:solidFill>
          </w14:textFill>
        </w:rPr>
      </w:pPr>
    </w:p>
    <w:p w14:paraId="367D3E6C">
      <w:pPr>
        <w:ind w:firstLine="480"/>
        <w:rPr>
          <w:rFonts w:hint="eastAsia"/>
          <w:color w:val="000000" w:themeColor="text1"/>
          <w14:textFill>
            <w14:solidFill>
              <w14:schemeClr w14:val="tx1"/>
            </w14:solidFill>
          </w14:textFill>
        </w:rPr>
      </w:pPr>
    </w:p>
    <w:p w14:paraId="7DD082DB">
      <w:pPr>
        <w:ind w:firstLine="480"/>
        <w:rPr>
          <w:rFonts w:hint="eastAsia"/>
          <w:color w:val="000000" w:themeColor="text1"/>
          <w14:textFill>
            <w14:solidFill>
              <w14:schemeClr w14:val="tx1"/>
            </w14:solidFill>
          </w14:textFill>
        </w:rPr>
      </w:pPr>
    </w:p>
    <w:p w14:paraId="433912A8">
      <w:pPr>
        <w:ind w:firstLine="480"/>
        <w:rPr>
          <w:rFonts w:hint="eastAsia"/>
          <w:color w:val="000000" w:themeColor="text1"/>
          <w14:textFill>
            <w14:solidFill>
              <w14:schemeClr w14:val="tx1"/>
            </w14:solidFill>
          </w14:textFill>
        </w:rPr>
      </w:pPr>
    </w:p>
    <w:p w14:paraId="7F8D7DAF">
      <w:pPr>
        <w:ind w:firstLine="480"/>
        <w:rPr>
          <w:rFonts w:hint="eastAsia"/>
          <w:color w:val="000000" w:themeColor="text1"/>
          <w14:textFill>
            <w14:solidFill>
              <w14:schemeClr w14:val="tx1"/>
            </w14:solidFill>
          </w14:textFill>
        </w:rPr>
      </w:pPr>
    </w:p>
    <w:p w14:paraId="721BADCA">
      <w:pPr>
        <w:ind w:firstLine="480"/>
        <w:rPr>
          <w:rFonts w:hint="eastAsia"/>
          <w:color w:val="000000" w:themeColor="text1"/>
          <w14:textFill>
            <w14:solidFill>
              <w14:schemeClr w14:val="tx1"/>
            </w14:solidFill>
          </w14:textFill>
        </w:rPr>
      </w:pPr>
    </w:p>
    <w:p w14:paraId="2AE70B1B">
      <w:pPr>
        <w:ind w:firstLine="480"/>
        <w:rPr>
          <w:rFonts w:hint="eastAsia"/>
          <w:color w:val="000000" w:themeColor="text1"/>
          <w14:textFill>
            <w14:solidFill>
              <w14:schemeClr w14:val="tx1"/>
            </w14:solidFill>
          </w14:textFill>
        </w:rPr>
      </w:pPr>
    </w:p>
    <w:p w14:paraId="7CA1D3DC">
      <w:pPr>
        <w:ind w:firstLine="480"/>
        <w:rPr>
          <w:rFonts w:hint="eastAsia"/>
          <w:color w:val="000000" w:themeColor="text1"/>
          <w14:textFill>
            <w14:solidFill>
              <w14:schemeClr w14:val="tx1"/>
            </w14:solidFill>
          </w14:textFill>
        </w:rPr>
      </w:pPr>
    </w:p>
    <w:p w14:paraId="6749A2F2">
      <w:pPr>
        <w:ind w:firstLine="480"/>
        <w:rPr>
          <w:rFonts w:hint="eastAsia"/>
          <w:color w:val="000000" w:themeColor="text1"/>
          <w14:textFill>
            <w14:solidFill>
              <w14:schemeClr w14:val="tx1"/>
            </w14:solidFill>
          </w14:textFill>
        </w:rPr>
      </w:pPr>
    </w:p>
    <w:p w14:paraId="0EFCF9DB">
      <w:pPr>
        <w:ind w:firstLine="480"/>
        <w:rPr>
          <w:rFonts w:hint="eastAsia"/>
          <w:color w:val="000000" w:themeColor="text1"/>
          <w14:textFill>
            <w14:solidFill>
              <w14:schemeClr w14:val="tx1"/>
            </w14:solidFill>
          </w14:textFill>
        </w:rPr>
      </w:pPr>
    </w:p>
    <w:p w14:paraId="1A09F52B">
      <w:pPr>
        <w:ind w:firstLine="480"/>
        <w:rPr>
          <w:rFonts w:hint="eastAsia"/>
          <w:color w:val="000000" w:themeColor="text1"/>
          <w14:textFill>
            <w14:solidFill>
              <w14:schemeClr w14:val="tx1"/>
            </w14:solidFill>
          </w14:textFill>
        </w:rPr>
      </w:pPr>
    </w:p>
    <w:p w14:paraId="0B0F255A">
      <w:pPr>
        <w:ind w:firstLine="480"/>
        <w:rPr>
          <w:rFonts w:hint="eastAsia"/>
          <w:color w:val="000000" w:themeColor="text1"/>
          <w14:textFill>
            <w14:solidFill>
              <w14:schemeClr w14:val="tx1"/>
            </w14:solidFill>
          </w14:textFill>
        </w:rPr>
      </w:pPr>
    </w:p>
    <w:tbl>
      <w:tblPr>
        <w:tblStyle w:val="51"/>
        <w:tblpPr w:leftFromText="180" w:rightFromText="180" w:vertAnchor="text" w:horzAnchor="page" w:tblpX="2058" w:tblpY="112"/>
        <w:tblOverlap w:val="never"/>
        <w:tblW w:w="82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3"/>
        <w:gridCol w:w="6285"/>
      </w:tblGrid>
      <w:tr w14:paraId="54DC6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963" w:type="dxa"/>
            <w:vAlign w:val="center"/>
          </w:tcPr>
          <w:p w14:paraId="5F18A00C">
            <w:pPr>
              <w:autoSpaceDE w:val="0"/>
              <w:autoSpaceDN w:val="0"/>
              <w:spacing w:before="4"/>
              <w:jc w:val="center"/>
              <w:rPr>
                <w:rFonts w:hint="eastAsia" w:ascii="仿宋" w:hAnsi="仿宋" w:eastAsia="仿宋" w:cs="黑体"/>
                <w:color w:val="000000" w:themeColor="text1"/>
                <w:sz w:val="28"/>
                <w:lang w:val="zh-CN" w:bidi="zh-CN"/>
                <w14:textFill>
                  <w14:solidFill>
                    <w14:schemeClr w14:val="tx1"/>
                  </w14:solidFill>
                </w14:textFill>
              </w:rPr>
            </w:pPr>
            <w:r>
              <w:rPr>
                <w:rFonts w:hint="eastAsia" w:ascii="仿宋" w:hAnsi="仿宋" w:eastAsia="仿宋" w:cs="黑体"/>
                <w:color w:val="000000" w:themeColor="text1"/>
                <w:sz w:val="28"/>
                <w:lang w:val="zh-CN" w:bidi="zh-CN"/>
                <w14:textFill>
                  <w14:solidFill>
                    <w14:schemeClr w14:val="tx1"/>
                  </w14:solidFill>
                </w14:textFill>
              </w:rPr>
              <w:t>编制</w:t>
            </w:r>
          </w:p>
        </w:tc>
        <w:tc>
          <w:tcPr>
            <w:tcW w:w="6285" w:type="dxa"/>
            <w:vAlign w:val="center"/>
          </w:tcPr>
          <w:p w14:paraId="4EC0C898">
            <w:pPr>
              <w:autoSpaceDE w:val="0"/>
              <w:autoSpaceDN w:val="0"/>
              <w:spacing w:before="4"/>
              <w:ind w:left="144" w:leftChars="60"/>
              <w:rPr>
                <w:rFonts w:hint="eastAsia" w:ascii="仿宋" w:hAnsi="仿宋" w:eastAsia="仿宋" w:cs="黑体"/>
                <w:color w:val="000000" w:themeColor="text1"/>
                <w:sz w:val="28"/>
                <w:lang w:bidi="zh-CN"/>
                <w14:textFill>
                  <w14:solidFill>
                    <w14:schemeClr w14:val="tx1"/>
                  </w14:solidFill>
                </w14:textFill>
              </w:rPr>
            </w:pPr>
            <w:r>
              <w:rPr>
                <w:rFonts w:ascii="仿宋" w:hAnsi="仿宋" w:eastAsia="仿宋" w:cs="黑体"/>
                <w:color w:val="000000" w:themeColor="text1"/>
                <w:sz w:val="28"/>
                <w:lang w:bidi="zh-CN"/>
                <w14:textFill>
                  <w14:solidFill>
                    <w14:schemeClr w14:val="tx1"/>
                  </w14:solidFill>
                </w14:textFill>
              </w:rPr>
              <w:t>北京微芯感知科技有限公司</w:t>
            </w:r>
          </w:p>
        </w:tc>
      </w:tr>
      <w:tr w14:paraId="776F8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963" w:type="dxa"/>
            <w:vAlign w:val="center"/>
          </w:tcPr>
          <w:p w14:paraId="255E0E6C">
            <w:pPr>
              <w:autoSpaceDE w:val="0"/>
              <w:autoSpaceDN w:val="0"/>
              <w:spacing w:before="4"/>
              <w:jc w:val="center"/>
              <w:rPr>
                <w:rFonts w:hint="eastAsia" w:ascii="仿宋" w:hAnsi="仿宋" w:eastAsia="仿宋" w:cs="黑体"/>
                <w:color w:val="000000" w:themeColor="text1"/>
                <w:sz w:val="28"/>
                <w:lang w:val="zh-CN" w:bidi="zh-CN"/>
                <w14:textFill>
                  <w14:solidFill>
                    <w14:schemeClr w14:val="tx1"/>
                  </w14:solidFill>
                </w14:textFill>
              </w:rPr>
            </w:pPr>
            <w:r>
              <w:rPr>
                <w:rFonts w:hint="eastAsia" w:ascii="仿宋" w:hAnsi="仿宋" w:eastAsia="仿宋" w:cs="黑体"/>
                <w:color w:val="000000" w:themeColor="text1"/>
                <w:sz w:val="28"/>
                <w:lang w:val="zh-CN" w:bidi="zh-CN"/>
                <w14:textFill>
                  <w14:solidFill>
                    <w14:schemeClr w14:val="tx1"/>
                  </w14:solidFill>
                </w14:textFill>
              </w:rPr>
              <w:t>版本号</w:t>
            </w:r>
          </w:p>
        </w:tc>
        <w:tc>
          <w:tcPr>
            <w:tcW w:w="6285" w:type="dxa"/>
            <w:vAlign w:val="center"/>
          </w:tcPr>
          <w:p w14:paraId="245BF916">
            <w:pPr>
              <w:autoSpaceDE w:val="0"/>
              <w:autoSpaceDN w:val="0"/>
              <w:spacing w:before="4"/>
              <w:ind w:left="144" w:leftChars="60"/>
              <w:rPr>
                <w:rFonts w:hint="eastAsia" w:ascii="仿宋" w:hAnsi="仿宋" w:eastAsia="仿宋" w:cs="黑体"/>
                <w:color w:val="000000" w:themeColor="text1"/>
                <w:sz w:val="28"/>
                <w:lang w:bidi="zh-CN"/>
                <w14:textFill>
                  <w14:solidFill>
                    <w14:schemeClr w14:val="tx1"/>
                  </w14:solidFill>
                </w14:textFill>
              </w:rPr>
            </w:pPr>
            <w:r>
              <w:rPr>
                <w:rFonts w:hint="eastAsia" w:ascii="仿宋" w:hAnsi="仿宋" w:eastAsia="仿宋" w:cs="黑体"/>
                <w:color w:val="000000" w:themeColor="text1"/>
                <w:sz w:val="28"/>
                <w:lang w:bidi="zh-CN"/>
                <w14:textFill>
                  <w14:solidFill>
                    <w14:schemeClr w14:val="tx1"/>
                  </w14:solidFill>
                </w14:textFill>
              </w:rPr>
              <w:t>V1</w:t>
            </w:r>
            <w:r>
              <w:rPr>
                <w:rFonts w:ascii="仿宋" w:hAnsi="仿宋" w:eastAsia="仿宋" w:cs="黑体"/>
                <w:color w:val="000000" w:themeColor="text1"/>
                <w:sz w:val="28"/>
                <w:lang w:bidi="zh-CN"/>
                <w14:textFill>
                  <w14:solidFill>
                    <w14:schemeClr w14:val="tx1"/>
                  </w14:solidFill>
                </w14:textFill>
              </w:rPr>
              <w:t>.</w:t>
            </w:r>
            <w:r>
              <w:rPr>
                <w:rFonts w:hint="eastAsia" w:ascii="仿宋" w:hAnsi="仿宋" w:eastAsia="仿宋" w:cs="黑体"/>
                <w:color w:val="000000" w:themeColor="text1"/>
                <w:sz w:val="28"/>
                <w:lang w:bidi="zh-CN"/>
                <w14:textFill>
                  <w14:solidFill>
                    <w14:schemeClr w14:val="tx1"/>
                  </w14:solidFill>
                </w14:textFill>
              </w:rPr>
              <w:t>0</w:t>
            </w:r>
          </w:p>
        </w:tc>
      </w:tr>
      <w:tr w14:paraId="7365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63" w:type="dxa"/>
            <w:vAlign w:val="center"/>
          </w:tcPr>
          <w:p w14:paraId="0DD3433B">
            <w:pPr>
              <w:autoSpaceDE w:val="0"/>
              <w:autoSpaceDN w:val="0"/>
              <w:spacing w:before="2"/>
              <w:jc w:val="center"/>
              <w:rPr>
                <w:rFonts w:hint="eastAsia" w:ascii="仿宋" w:hAnsi="仿宋" w:eastAsia="仿宋" w:cs="黑体"/>
                <w:color w:val="000000" w:themeColor="text1"/>
                <w:sz w:val="28"/>
                <w:lang w:val="zh-CN" w:bidi="zh-CN"/>
                <w14:textFill>
                  <w14:solidFill>
                    <w14:schemeClr w14:val="tx1"/>
                  </w14:solidFill>
                </w14:textFill>
              </w:rPr>
            </w:pPr>
            <w:r>
              <w:rPr>
                <w:rFonts w:hint="eastAsia" w:ascii="仿宋" w:hAnsi="仿宋" w:eastAsia="仿宋" w:cs="黑体"/>
                <w:color w:val="000000" w:themeColor="text1"/>
                <w:sz w:val="28"/>
                <w:lang w:val="zh-CN" w:bidi="zh-CN"/>
                <w14:textFill>
                  <w14:solidFill>
                    <w14:schemeClr w14:val="tx1"/>
                  </w14:solidFill>
                </w14:textFill>
              </w:rPr>
              <w:t>日期</w:t>
            </w:r>
          </w:p>
        </w:tc>
        <w:tc>
          <w:tcPr>
            <w:tcW w:w="6285" w:type="dxa"/>
            <w:vAlign w:val="center"/>
          </w:tcPr>
          <w:p w14:paraId="7CC6D851">
            <w:pPr>
              <w:widowControl w:val="0"/>
              <w:autoSpaceDE w:val="0"/>
              <w:autoSpaceDN w:val="0"/>
              <w:spacing w:before="2"/>
              <w:ind w:left="144" w:leftChars="60"/>
              <w:jc w:val="both"/>
              <w:rPr>
                <w:rFonts w:hint="eastAsia"/>
              </w:rPr>
            </w:pPr>
            <w:r>
              <w:rPr>
                <w:rFonts w:hint="eastAsia" w:ascii="Times New Roman" w:hAnsi="Times New Roman" w:eastAsia="仿宋" w:cs="Times New Roman"/>
                <w:color w:val="000000" w:themeColor="text1"/>
                <w:kern w:val="2"/>
                <w:sz w:val="28"/>
                <w:szCs w:val="20"/>
                <w:lang w:val="zh-CN" w:bidi="zh-CN"/>
                <w14:textFill>
                  <w14:solidFill>
                    <w14:schemeClr w14:val="tx1"/>
                  </w14:solidFill>
                </w14:textFill>
              </w:rPr>
              <w:t>2026年10月</w:t>
            </w:r>
          </w:p>
        </w:tc>
      </w:tr>
    </w:tbl>
    <w:p w14:paraId="1966FFF7">
      <w:pPr>
        <w:ind w:firstLine="480"/>
        <w:rPr>
          <w:rFonts w:hint="eastAsia"/>
          <w:color w:val="000000" w:themeColor="text1"/>
          <w14:textFill>
            <w14:solidFill>
              <w14:schemeClr w14:val="tx1"/>
            </w14:solidFill>
          </w14:textFill>
        </w:rPr>
      </w:pPr>
    </w:p>
    <w:p w14:paraId="1F765304">
      <w:pPr>
        <w:ind w:firstLine="480"/>
        <w:rPr>
          <w:rFonts w:hint="eastAsia"/>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851" w:footer="992" w:gutter="0"/>
          <w:cols w:space="425" w:num="1"/>
          <w:titlePg/>
          <w:docGrid w:type="lines" w:linePitch="326" w:charSpace="0"/>
        </w:sectPr>
      </w:pPr>
    </w:p>
    <w:p w14:paraId="195B8158">
      <w:pPr>
        <w:rPr>
          <w:rFonts w:hint="eastAsia" w:ascii="微软雅黑" w:hAnsi="微软雅黑" w:eastAsia="微软雅黑" w:cs="Times New Roman"/>
          <w:b/>
          <w:kern w:val="36"/>
        </w:rPr>
      </w:pPr>
      <w:r>
        <w:rPr>
          <w:rFonts w:hint="eastAsia" w:ascii="微软雅黑" w:hAnsi="微软雅黑" w:eastAsia="微软雅黑" w:cs="Times New Roman"/>
          <w:b/>
          <w:kern w:val="36"/>
        </w:rPr>
        <w:t>【版权声明】</w:t>
      </w:r>
    </w:p>
    <w:p w14:paraId="667DCBFB">
      <w:pPr>
        <w:rPr>
          <w:rFonts w:hint="eastAsia" w:ascii="微软雅黑" w:hAnsi="微软雅黑" w:eastAsia="微软雅黑" w:cs="Times New Roman"/>
          <w:b/>
        </w:rPr>
      </w:pPr>
      <w:r>
        <w:rPr>
          <w:rFonts w:hint="eastAsia" w:ascii="微软雅黑" w:hAnsi="微软雅黑" w:eastAsia="微软雅黑" w:cs="Times New Roman"/>
          <w:b/>
        </w:rPr>
        <w:t>北京微芯感知科技有限公司版权所有</w:t>
      </w:r>
    </w:p>
    <w:p w14:paraId="0307532C">
      <w:pPr>
        <w:rPr>
          <w:rFonts w:hint="eastAsia" w:ascii="微软雅黑" w:hAnsi="微软雅黑" w:eastAsia="微软雅黑" w:cs="Times New Roman"/>
        </w:rPr>
      </w:pPr>
      <w:r>
        <w:rPr>
          <w:rFonts w:hint="eastAsia" w:ascii="微软雅黑" w:hAnsi="微软雅黑" w:eastAsia="微软雅黑" w:cs="Times New Roman"/>
        </w:rPr>
        <w:t>本文档著作权归北京微芯感知科技有限公司单独所有，未经北京微芯感知科技有限公司事先书面许可，任何单位和个人不得擅自摘抄、复制、修改、抄袭、传播本文档内容的部分或全部内容。</w:t>
      </w:r>
    </w:p>
    <w:p w14:paraId="4B0E838B">
      <w:pPr>
        <w:widowControl w:val="0"/>
        <w:spacing w:line="360" w:lineRule="auto"/>
        <w:ind w:firstLine="424" w:firstLineChars="177"/>
        <w:rPr>
          <w:rFonts w:hint="eastAsia" w:cs="Times New Roman"/>
          <w:kern w:val="2"/>
        </w:rPr>
      </w:pPr>
      <w:r>
        <w:rPr>
          <w:rFonts w:hint="eastAsia" w:cs="Times New Roman"/>
          <w:kern w:val="2"/>
        </w:rPr>
        <w:t xml:space="preserve"> </w:t>
      </w:r>
    </w:p>
    <w:p w14:paraId="06D94D0F">
      <w:pPr>
        <w:rPr>
          <w:rFonts w:hint="eastAsia" w:ascii="微软雅黑" w:hAnsi="微软雅黑" w:eastAsia="微软雅黑" w:cs="Times New Roman"/>
          <w:b/>
          <w:kern w:val="36"/>
        </w:rPr>
      </w:pPr>
      <w:r>
        <w:rPr>
          <w:rFonts w:hint="eastAsia" w:ascii="微软雅黑" w:hAnsi="微软雅黑" w:eastAsia="微软雅黑" w:cs="Times New Roman"/>
          <w:b/>
          <w:kern w:val="36"/>
        </w:rPr>
        <w:t>【服务声明】</w:t>
      </w:r>
    </w:p>
    <w:p w14:paraId="596DEF98">
      <w:pPr>
        <w:rPr>
          <w:rFonts w:hint="eastAsia" w:ascii="微软雅黑" w:hAnsi="微软雅黑" w:eastAsia="微软雅黑" w:cs="Times New Roman"/>
        </w:rPr>
      </w:pPr>
      <w:r>
        <w:rPr>
          <w:rFonts w:hint="eastAsia" w:ascii="微软雅黑" w:hAnsi="微软雅黑" w:eastAsia="微软雅黑" w:cs="Times New Roman"/>
        </w:rPr>
        <w:t>本文档旨在向客户介绍北京微芯感知科技有限公司全部或部分产品、服务的当时的整体概况，部分产品、服务的内容可能有所调整。您所购买的北京微芯感知科技有限公司产品、服务的种类、服务标准等应由您和北京微芯感知科技有限公司之间的商业合同约定，除非双方另有约定，否则，北京微芯感知科技有限公司对本文档内容不做任何明示或默示的承诺或保证。</w:t>
      </w:r>
    </w:p>
    <w:p w14:paraId="698D8E6E">
      <w:pPr>
        <w:ind w:firstLine="480"/>
        <w:rPr>
          <w:rFonts w:hint="eastAsia"/>
          <w:color w:val="000000" w:themeColor="text1"/>
          <w14:textFill>
            <w14:solidFill>
              <w14:schemeClr w14:val="tx1"/>
            </w14:solidFill>
          </w14:textFill>
        </w:rPr>
        <w:sectPr>
          <w:pgSz w:w="16838" w:h="11906" w:orient="landscape"/>
          <w:pgMar w:top="1803" w:right="1440" w:bottom="1803" w:left="1440" w:header="851" w:footer="992" w:gutter="0"/>
          <w:cols w:space="425" w:num="1"/>
          <w:titlePg/>
          <w:docGrid w:type="lines" w:linePitch="326" w:charSpace="0"/>
        </w:sectPr>
      </w:pPr>
    </w:p>
    <w:sdt>
      <w:sdtPr>
        <w:rPr>
          <w:rFonts w:hint="eastAsia" w:ascii="宋体" w:hAnsi="宋体" w:cs="宋体"/>
          <w:kern w:val="0"/>
          <w:lang w:val="zh-CN"/>
        </w:rPr>
        <w:id w:val="147470733"/>
        <w:docPartObj>
          <w:docPartGallery w:val="Table of Contents"/>
          <w:docPartUnique/>
        </w:docPartObj>
      </w:sdtPr>
      <w:sdtEndPr>
        <w:rPr>
          <w:rFonts w:hint="eastAsia" w:ascii="宋体" w:hAnsi="宋体" w:cs="宋体"/>
          <w:b/>
          <w:bCs/>
          <w:kern w:val="0"/>
          <w:lang w:val="zh-CN"/>
        </w:rPr>
      </w:sdtEndPr>
      <w:sdtContent>
        <w:p w14:paraId="7F955A13">
          <w:pPr>
            <w:pStyle w:val="99"/>
            <w:ind w:firstLine="480"/>
            <w:jc w:val="center"/>
            <w:rPr>
              <w:rFonts w:hint="eastAsia" w:ascii="宋体" w:hAnsi="宋体" w:cs="宋体"/>
              <w:sz w:val="30"/>
              <w:szCs w:val="30"/>
            </w:rPr>
          </w:pPr>
          <w:r>
            <w:rPr>
              <w:rFonts w:hint="eastAsia" w:ascii="宋体" w:hAnsi="宋体" w:cs="宋体"/>
              <w:sz w:val="30"/>
              <w:szCs w:val="30"/>
              <w:lang w:val="zh-CN"/>
            </w:rPr>
            <w:t>目录</w:t>
          </w:r>
        </w:p>
        <w:p w14:paraId="52276083">
          <w:pPr>
            <w:pStyle w:val="36"/>
            <w:tabs>
              <w:tab w:val="left" w:pos="960"/>
              <w:tab w:val="right" w:leader="dot" w:pos="13948"/>
            </w:tabs>
            <w:ind w:firstLine="480"/>
            <w:rPr>
              <w:rFonts w:hint="eastAsia" w:eastAsiaTheme="minorEastAsia"/>
              <w:b w:val="0"/>
              <w:bCs w:val="0"/>
              <w:caps w:val="0"/>
              <w:sz w:val="22"/>
              <w:szCs w:val="24"/>
              <w14:ligatures w14:val="standardContextual"/>
            </w:rPr>
          </w:pPr>
          <w:r>
            <w:rPr>
              <w:rFonts w:hint="eastAsia" w:ascii="宋体" w:hAnsi="宋体" w:cs="宋体"/>
              <w:b w:val="0"/>
              <w:bCs w:val="0"/>
              <w:caps w:val="0"/>
            </w:rPr>
            <w:fldChar w:fldCharType="begin"/>
          </w:r>
          <w:r>
            <w:rPr>
              <w:rFonts w:hint="eastAsia" w:ascii="宋体" w:hAnsi="宋体" w:cs="宋体"/>
              <w:b w:val="0"/>
              <w:bCs w:val="0"/>
              <w:caps w:val="0"/>
            </w:rPr>
            <w:instrText xml:space="preserve"> TOC \o "1-2" \h \z \u </w:instrText>
          </w:r>
          <w:r>
            <w:rPr>
              <w:rFonts w:hint="eastAsia" w:ascii="宋体" w:hAnsi="宋体" w:cs="宋体"/>
              <w:b w:val="0"/>
              <w:bCs w:val="0"/>
              <w:caps w:val="0"/>
            </w:rPr>
            <w:fldChar w:fldCharType="separate"/>
          </w:r>
          <w:r>
            <w:fldChar w:fldCharType="begin"/>
          </w:r>
          <w:r>
            <w:instrText xml:space="preserve"> HYPERLINK \l "_Toc243568527" </w:instrText>
          </w:r>
          <w:r>
            <w:fldChar w:fldCharType="separate"/>
          </w:r>
          <w:r>
            <w:rPr>
              <w:rStyle w:val="57"/>
            </w:rPr>
            <w:t>1.</w:t>
          </w:r>
          <w:r>
            <w:rPr>
              <w:rFonts w:hint="eastAsia" w:eastAsiaTheme="minorEastAsia"/>
              <w:b w:val="0"/>
              <w:bCs w:val="0"/>
              <w:caps w:val="0"/>
              <w:sz w:val="22"/>
              <w:szCs w:val="24"/>
              <w14:ligatures w14:val="standardContextual"/>
            </w:rPr>
            <w:tab/>
          </w:r>
          <w:r>
            <w:rPr>
              <w:rStyle w:val="57"/>
            </w:rPr>
            <w:t>引言</w:t>
          </w:r>
          <w:r>
            <w:rPr>
              <w:rFonts w:hint="eastAsia"/>
            </w:rPr>
            <w:tab/>
          </w:r>
          <w:r>
            <w:rPr>
              <w:rFonts w:hint="eastAsia"/>
            </w:rPr>
            <w:fldChar w:fldCharType="begin"/>
          </w:r>
          <w:r>
            <w:rPr>
              <w:rFonts w:hint="eastAsia"/>
            </w:rPr>
            <w:instrText xml:space="preserve"> </w:instrText>
          </w:r>
          <w:r>
            <w:instrText xml:space="preserve">PAGEREF _Toc243568527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BAE5E94">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"_Toc243568528" </w:instrText>
          </w:r>
          <w:r>
            <w:fldChar w:fldCharType="separate"/>
          </w:r>
          <w:r>
            <w:rPr>
              <w:rStyle w:val="57"/>
            </w:rPr>
            <w:t>1.1.</w:t>
          </w:r>
          <w:r>
            <w:rPr>
              <w:rFonts w:hint="eastAsia" w:eastAsiaTheme="minorEastAsia"/>
              <w:smallCaps w:val="0"/>
              <w:sz w:val="22"/>
              <w:szCs w:val="24"/>
              <w14:ligatures w14:val="standardContextual"/>
            </w:rPr>
            <w:tab/>
          </w:r>
          <w:r>
            <w:rPr>
              <w:rStyle w:val="57"/>
            </w:rPr>
            <w:t>编写目的</w:t>
          </w:r>
          <w:r>
            <w:rPr>
              <w:rFonts w:hint="eastAsia"/>
            </w:rPr>
            <w:tab/>
          </w:r>
          <w:r>
            <w:rPr>
              <w:rFonts w:hint="eastAsia"/>
            </w:rPr>
            <w:fldChar w:fldCharType="begin"/>
          </w:r>
          <w:r>
            <w:rPr>
              <w:rFonts w:hint="eastAsia"/>
            </w:rPr>
            <w:instrText xml:space="preserve"> </w:instrText>
          </w:r>
          <w:r>
            <w:instrText xml:space="preserve">PAGEREF _Toc243568528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B6F22A9">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"_Toc243568529" </w:instrText>
          </w:r>
          <w:r>
            <w:fldChar w:fldCharType="separate"/>
          </w:r>
          <w:r>
            <w:rPr>
              <w:rStyle w:val="57"/>
            </w:rPr>
            <w:t>1.2.</w:t>
          </w:r>
          <w:r>
            <w:rPr>
              <w:rFonts w:hint="eastAsia" w:eastAsiaTheme="minorEastAsia"/>
              <w:smallCaps w:val="0"/>
              <w:sz w:val="22"/>
              <w:szCs w:val="24"/>
              <w14:ligatures w14:val="standardContextual"/>
            </w:rPr>
            <w:tab/>
          </w:r>
          <w:r>
            <w:rPr>
              <w:rStyle w:val="57"/>
            </w:rPr>
            <w:t>目标读者</w:t>
          </w:r>
          <w:r>
            <w:rPr>
              <w:rFonts w:hint="eastAsia"/>
            </w:rPr>
            <w:tab/>
          </w:r>
          <w:r>
            <w:rPr>
              <w:rFonts w:hint="eastAsia"/>
            </w:rPr>
            <w:fldChar w:fldCharType="begin"/>
          </w:r>
          <w:r>
            <w:rPr>
              <w:rFonts w:hint="eastAsia"/>
            </w:rPr>
            <w:instrText xml:space="preserve"> </w:instrText>
          </w:r>
          <w:r>
            <w:instrText xml:space="preserve">PAGEREF _Toc243568529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191B7DC">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"_Toc243568530" </w:instrText>
          </w:r>
          <w:r>
            <w:fldChar w:fldCharType="separate"/>
          </w:r>
          <w:r>
            <w:rPr>
              <w:rStyle w:val="57"/>
            </w:rPr>
            <w:t>1.3.</w:t>
          </w:r>
          <w:r>
            <w:rPr>
              <w:rFonts w:hint="eastAsia" w:eastAsiaTheme="minorEastAsia"/>
              <w:smallCaps w:val="0"/>
              <w:sz w:val="22"/>
              <w:szCs w:val="24"/>
              <w14:ligatures w14:val="standardContextual"/>
            </w:rPr>
            <w:tab/>
          </w:r>
          <w:r>
            <w:rPr>
              <w:rStyle w:val="57"/>
            </w:rPr>
            <w:t>术语与缩写</w:t>
          </w:r>
          <w:r>
            <w:rPr>
              <w:rFonts w:hint="eastAsia"/>
            </w:rPr>
            <w:tab/>
          </w:r>
          <w:r>
            <w:rPr>
              <w:rFonts w:hint="eastAsia"/>
            </w:rPr>
            <w:fldChar w:fldCharType="begin"/>
          </w:r>
          <w:r>
            <w:rPr>
              <w:rFonts w:hint="eastAsia"/>
            </w:rPr>
            <w:instrText xml:space="preserve"> </w:instrText>
          </w:r>
          <w:r>
            <w:instrText xml:space="preserve">PAGEREF _Toc243568530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E476688">
          <w:pPr>
            <w:pStyle w:val="36"/>
            <w:tabs>
              <w:tab w:val="left" w:pos="960"/>
              <w:tab w:val="right" w:leader="dot" w:pos="13948"/>
            </w:tabs>
            <w:ind w:firstLine="482"/>
            <w:rPr>
              <w:rFonts w:hint="eastAsia" w:eastAsiaTheme="minorEastAsia"/>
              <w:b w:val="0"/>
              <w:bCs w:val="0"/>
              <w:caps w:val="0"/>
              <w:sz w:val="22"/>
              <w:szCs w:val="24"/>
              <w14:ligatures w14:val="standardContextual"/>
            </w:rPr>
          </w:pPr>
          <w:r>
            <w:fldChar w:fldCharType="begin"/>
          </w:r>
          <w:r>
            <w:instrText xml:space="preserve"> HYPERLINK \l "_Toc243568531" </w:instrText>
          </w:r>
          <w:r>
            <w:fldChar w:fldCharType="separate"/>
          </w:r>
          <w:r>
            <w:rPr>
              <w:rStyle w:val="57"/>
            </w:rPr>
            <w:t>2.</w:t>
          </w:r>
          <w:r>
            <w:rPr>
              <w:rFonts w:hint="eastAsia" w:eastAsiaTheme="minorEastAsia"/>
              <w:b w:val="0"/>
              <w:bCs w:val="0"/>
              <w:caps w:val="0"/>
              <w:sz w:val="22"/>
              <w:szCs w:val="24"/>
              <w14:ligatures w14:val="standardContextual"/>
            </w:rPr>
            <w:tab/>
          </w:r>
          <w:r>
            <w:rPr>
              <w:rStyle w:val="57"/>
            </w:rPr>
            <w:t>测试方法</w:t>
          </w:r>
          <w:r>
            <w:rPr>
              <w:rFonts w:hint="eastAsia"/>
            </w:rPr>
            <w:tab/>
          </w:r>
          <w:r>
            <w:rPr>
              <w:rFonts w:hint="eastAsia"/>
            </w:rPr>
            <w:fldChar w:fldCharType="begin"/>
          </w:r>
          <w:r>
            <w:rPr>
              <w:rFonts w:hint="eastAsia"/>
            </w:rPr>
            <w:instrText xml:space="preserve"> </w:instrText>
          </w:r>
          <w:r>
            <w:instrText xml:space="preserve">PAGEREF _Toc243568531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4357A1A">
          <w:pPr>
            <w:pStyle w:val="36"/>
            <w:tabs>
              <w:tab w:val="left" w:pos="960"/>
              <w:tab w:val="right" w:leader="dot" w:pos="13948"/>
            </w:tabs>
            <w:ind w:firstLine="482"/>
            <w:rPr>
              <w:rFonts w:hint="eastAsia" w:eastAsiaTheme="minorEastAsia"/>
              <w:b w:val="0"/>
              <w:bCs w:val="0"/>
              <w:caps w:val="0"/>
              <w:sz w:val="22"/>
              <w:szCs w:val="24"/>
              <w14:ligatures w14:val="standardContextual"/>
            </w:rPr>
          </w:pPr>
          <w:r>
            <w:fldChar w:fldCharType="begin"/>
          </w:r>
          <w:r>
            <w:instrText xml:space="preserve"> HYPERLINK \l "_Toc243568532" </w:instrText>
          </w:r>
          <w:r>
            <w:fldChar w:fldCharType="separate"/>
          </w:r>
          <w:r>
            <w:rPr>
              <w:rStyle w:val="57"/>
            </w:rPr>
            <w:t>3.</w:t>
          </w:r>
          <w:r>
            <w:rPr>
              <w:rFonts w:hint="eastAsia" w:eastAsiaTheme="minorEastAsia"/>
              <w:b w:val="0"/>
              <w:bCs w:val="0"/>
              <w:caps w:val="0"/>
              <w:sz w:val="22"/>
              <w:szCs w:val="24"/>
              <w14:ligatures w14:val="standardContextual"/>
            </w:rPr>
            <w:tab/>
          </w:r>
          <w:r>
            <w:rPr>
              <w:rStyle w:val="57"/>
            </w:rPr>
            <w:t>测试环境</w:t>
          </w:r>
          <w:r>
            <w:rPr>
              <w:rFonts w:hint="eastAsia"/>
            </w:rPr>
            <w:tab/>
          </w:r>
          <w:r>
            <w:rPr>
              <w:rFonts w:hint="eastAsia"/>
            </w:rPr>
            <w:fldChar w:fldCharType="begin"/>
          </w:r>
          <w:r>
            <w:rPr>
              <w:rFonts w:hint="eastAsia"/>
            </w:rPr>
            <w:instrText xml:space="preserve"> </w:instrText>
          </w:r>
          <w:r>
            <w:instrText xml:space="preserve">PAGEREF _Toc243568532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299F350">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"_Toc243568533" </w:instrText>
          </w:r>
          <w:r>
            <w:fldChar w:fldCharType="separate"/>
          </w:r>
          <w:r>
            <w:rPr>
              <w:rStyle w:val="57"/>
            </w:rPr>
            <w:t>3.1.</w:t>
          </w:r>
          <w:r>
            <w:rPr>
              <w:rFonts w:hint="eastAsia" w:eastAsiaTheme="minorEastAsia"/>
              <w:smallCaps w:val="0"/>
              <w:sz w:val="22"/>
              <w:szCs w:val="24"/>
              <w14:ligatures w14:val="standardContextual"/>
            </w:rPr>
            <w:tab/>
          </w:r>
          <w:r>
            <w:rPr>
              <w:rStyle w:val="57"/>
            </w:rPr>
            <w:t>测试设备</w:t>
          </w:r>
          <w:r>
            <w:rPr>
              <w:rFonts w:hint="eastAsia"/>
            </w:rPr>
            <w:tab/>
          </w:r>
          <w:r>
            <w:rPr>
              <w:rFonts w:hint="eastAsia"/>
            </w:rPr>
            <w:fldChar w:fldCharType="begin"/>
          </w:r>
          <w:r>
            <w:rPr>
              <w:rFonts w:hint="eastAsia"/>
            </w:rPr>
            <w:instrText xml:space="preserve"> </w:instrText>
          </w:r>
          <w:r>
            <w:instrText xml:space="preserve">PAGEREF _Toc243568533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71822EC">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"_Toc243568534" </w:instrText>
          </w:r>
          <w:r>
            <w:fldChar w:fldCharType="separate"/>
          </w:r>
          <w:r>
            <w:rPr>
              <w:rStyle w:val="57"/>
            </w:rPr>
            <w:t>3.2.</w:t>
          </w:r>
          <w:r>
            <w:rPr>
              <w:rFonts w:hint="eastAsia" w:eastAsiaTheme="minorEastAsia"/>
              <w:smallCaps w:val="0"/>
              <w:sz w:val="22"/>
              <w:szCs w:val="24"/>
              <w14:ligatures w14:val="standardContextual"/>
            </w:rPr>
            <w:tab/>
          </w:r>
          <w:r>
            <w:rPr>
              <w:rStyle w:val="57"/>
            </w:rPr>
            <w:t>测试环境</w:t>
          </w:r>
          <w:r>
            <w:rPr>
              <w:rFonts w:hint="eastAsia"/>
            </w:rPr>
            <w:tab/>
          </w:r>
          <w:r>
            <w:rPr>
              <w:rFonts w:hint="eastAsia"/>
            </w:rPr>
            <w:fldChar w:fldCharType="begin"/>
          </w:r>
          <w:r>
            <w:rPr>
              <w:rFonts w:hint="eastAsia"/>
            </w:rPr>
            <w:instrText xml:space="preserve"> </w:instrText>
          </w:r>
          <w:r>
            <w:instrText xml:space="preserve">PAGEREF _Toc243568534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4008FEE">
          <w:pPr>
            <w:pStyle w:val="36"/>
            <w:tabs>
              <w:tab w:val="left" w:pos="960"/>
              <w:tab w:val="right" w:leader="dot" w:pos="13948"/>
            </w:tabs>
            <w:ind w:firstLine="482"/>
            <w:rPr>
              <w:rFonts w:hint="eastAsia" w:eastAsiaTheme="minorEastAsia"/>
              <w:b w:val="0"/>
              <w:bCs w:val="0"/>
              <w:caps w:val="0"/>
              <w:sz w:val="22"/>
              <w:szCs w:val="24"/>
              <w14:ligatures w14:val="standardContextual"/>
            </w:rPr>
          </w:pPr>
          <w:r>
            <w:fldChar w:fldCharType="begin"/>
          </w:r>
          <w:r>
            <w:instrText xml:space="preserve"> HYPERLINK \l "_Toc243568535" </w:instrText>
          </w:r>
          <w:r>
            <w:fldChar w:fldCharType="separate"/>
          </w:r>
          <w:r>
            <w:rPr>
              <w:rStyle w:val="57"/>
            </w:rPr>
            <w:t>4.</w:t>
          </w:r>
          <w:r>
            <w:rPr>
              <w:rFonts w:hint="eastAsia" w:eastAsiaTheme="minorEastAsia"/>
              <w:b w:val="0"/>
              <w:bCs w:val="0"/>
              <w:caps w:val="0"/>
              <w:sz w:val="22"/>
              <w:szCs w:val="24"/>
              <w14:ligatures w14:val="standardContextual"/>
            </w:rPr>
            <w:tab/>
          </w:r>
          <w:r>
            <w:rPr>
              <w:rStyle w:val="57"/>
              <w:rFonts w:ascii="Calibri" w:hAnsi="Calibri" w:cs="宋体"/>
            </w:rPr>
            <w:t>测试用例清单</w:t>
          </w:r>
          <w:r>
            <w:rPr>
              <w:rFonts w:hint="eastAsia"/>
            </w:rPr>
            <w:tab/>
          </w:r>
          <w:r>
            <w:rPr>
              <w:rFonts w:hint="eastAsia"/>
            </w:rPr>
            <w:fldChar w:fldCharType="begin"/>
          </w:r>
          <w:r>
            <w:rPr>
              <w:rFonts w:hint="eastAsia"/>
            </w:rPr>
            <w:instrText xml:space="preserve"> </w:instrText>
          </w:r>
          <w:r>
            <w:instrText xml:space="preserve">PAGEREF _Toc243568535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49E48EC">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"_Toc243568536" </w:instrText>
          </w:r>
          <w:r>
            <w:fldChar w:fldCharType="separate"/>
          </w:r>
          <w:r>
            <w:rPr>
              <w:rStyle w:val="57"/>
              <w:rFonts w:ascii="Arial" w:hAnsi="Arial" w:eastAsia="黑体" w:cs="黑体"/>
            </w:rPr>
            <w:t>4.1.</w:t>
          </w:r>
          <w:r>
            <w:rPr>
              <w:rFonts w:hint="eastAsia" w:eastAsiaTheme="minorEastAsia"/>
              <w:smallCaps w:val="0"/>
              <w:sz w:val="22"/>
              <w:szCs w:val="24"/>
              <w14:ligatures w14:val="standardContextual"/>
            </w:rPr>
            <w:tab/>
          </w:r>
          <w:r>
            <w:rPr>
              <w:rStyle w:val="57"/>
              <w:rFonts w:ascii="Arial" w:hAnsi="Arial" w:eastAsia="黑体" w:cs="黑体"/>
            </w:rPr>
            <w:t>数据产品大厅</w:t>
          </w:r>
          <w:r>
            <w:rPr>
              <w:rFonts w:hint="eastAsia"/>
            </w:rPr>
            <w:tab/>
          </w:r>
          <w:r>
            <w:rPr>
              <w:rFonts w:hint="eastAsia"/>
            </w:rPr>
            <w:fldChar w:fldCharType="begin"/>
          </w:r>
          <w:r>
            <w:rPr>
              <w:rFonts w:hint="eastAsia"/>
            </w:rPr>
            <w:instrText xml:space="preserve"> </w:instrText>
          </w:r>
          <w:r>
            <w:instrText xml:space="preserve">PAGEREF _Toc243568536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76046B2">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"_Toc243568537" </w:instrText>
          </w:r>
          <w:r>
            <w:fldChar w:fldCharType="separate"/>
          </w:r>
          <w:r>
            <w:rPr>
              <w:rStyle w:val="57"/>
              <w:rFonts w:ascii="Arial" w:hAnsi="Arial" w:eastAsia="黑体" w:cs="黑体"/>
            </w:rPr>
            <w:t>4.2.</w:t>
          </w:r>
          <w:r>
            <w:rPr>
              <w:rFonts w:hint="eastAsia" w:eastAsiaTheme="minorEastAsia"/>
              <w:smallCaps w:val="0"/>
              <w:sz w:val="22"/>
              <w:szCs w:val="24"/>
              <w14:ligatures w14:val="standardContextual"/>
            </w:rPr>
            <w:tab/>
          </w:r>
          <w:r>
            <w:rPr>
              <w:rStyle w:val="57"/>
              <w:rFonts w:ascii="Arial" w:hAnsi="Arial" w:eastAsia="黑体" w:cs="黑体"/>
            </w:rPr>
            <w:t>产品协议配置</w:t>
          </w:r>
          <w:r>
            <w:rPr>
              <w:rFonts w:hint="eastAsia"/>
            </w:rPr>
            <w:tab/>
          </w:r>
          <w:r>
            <w:rPr>
              <w:rFonts w:hint="eastAsia"/>
            </w:rPr>
            <w:fldChar w:fldCharType="begin"/>
          </w:r>
          <w:r>
            <w:rPr>
              <w:rFonts w:hint="eastAsia"/>
            </w:rPr>
            <w:instrText xml:space="preserve"> </w:instrText>
          </w:r>
          <w:r>
            <w:instrText xml:space="preserve">PAGEREF _Toc243568537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3850702">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"_Toc243568538" </w:instrText>
          </w:r>
          <w:r>
            <w:fldChar w:fldCharType="separate"/>
          </w:r>
          <w:r>
            <w:rPr>
              <w:rStyle w:val="57"/>
              <w:rFonts w:ascii="Arial" w:hAnsi="Arial" w:eastAsia="黑体" w:cs="黑体"/>
            </w:rPr>
            <w:t>4.3.</w:t>
          </w:r>
          <w:r>
            <w:rPr>
              <w:rFonts w:hint="eastAsia" w:eastAsiaTheme="minorEastAsia"/>
              <w:smallCaps w:val="0"/>
              <w:sz w:val="22"/>
              <w:szCs w:val="24"/>
              <w14:ligatures w14:val="standardContextual"/>
            </w:rPr>
            <w:tab/>
          </w:r>
          <w:r>
            <w:rPr>
              <w:rStyle w:val="57"/>
              <w:rFonts w:ascii="Arial" w:hAnsi="Arial" w:eastAsia="黑体" w:cs="黑体"/>
            </w:rPr>
            <w:t>产品策略配置</w:t>
          </w:r>
          <w:r>
            <w:rPr>
              <w:rFonts w:hint="eastAsia"/>
            </w:rPr>
            <w:tab/>
          </w:r>
          <w:r>
            <w:rPr>
              <w:rFonts w:hint="eastAsia"/>
            </w:rPr>
            <w:fldChar w:fldCharType="begin"/>
          </w:r>
          <w:r>
            <w:rPr>
              <w:rFonts w:hint="eastAsia"/>
            </w:rPr>
            <w:instrText xml:space="preserve"> </w:instrText>
          </w:r>
          <w:r>
            <w:instrText xml:space="preserve">PAGEREF _Toc243568538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16ACA97">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"_Toc243568539" </w:instrText>
          </w:r>
          <w:r>
            <w:fldChar w:fldCharType="separate"/>
          </w:r>
          <w:r>
            <w:rPr>
              <w:rStyle w:val="57"/>
              <w:rFonts w:ascii="Arial" w:hAnsi="Arial" w:eastAsia="黑体" w:cs="黑体"/>
            </w:rPr>
            <w:t>4.4.</w:t>
          </w:r>
          <w:r>
            <w:rPr>
              <w:rFonts w:hint="eastAsia" w:eastAsiaTheme="minorEastAsia"/>
              <w:smallCaps w:val="0"/>
              <w:sz w:val="22"/>
              <w:szCs w:val="24"/>
              <w14:ligatures w14:val="standardContextual"/>
            </w:rPr>
            <w:tab/>
          </w:r>
          <w:r>
            <w:rPr>
              <w:rStyle w:val="57"/>
              <w:rFonts w:ascii="Arial" w:hAnsi="Arial" w:eastAsia="黑体" w:cs="黑体"/>
            </w:rPr>
            <w:t>数据产品发布</w:t>
          </w:r>
          <w:r>
            <w:rPr>
              <w:rFonts w:hint="eastAsia"/>
            </w:rPr>
            <w:tab/>
          </w:r>
          <w:r>
            <w:rPr>
              <w:rFonts w:hint="eastAsia"/>
            </w:rPr>
            <w:fldChar w:fldCharType="begin"/>
          </w:r>
          <w:r>
            <w:rPr>
              <w:rFonts w:hint="eastAsia"/>
            </w:rPr>
            <w:instrText xml:space="preserve"> </w:instrText>
          </w:r>
          <w:r>
            <w:instrText xml:space="preserve">PAGEREF _Toc243568539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8EAEE3B">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"_Toc243568540" </w:instrText>
          </w:r>
          <w:r>
            <w:fldChar w:fldCharType="separate"/>
          </w:r>
          <w:r>
            <w:rPr>
              <w:rStyle w:val="57"/>
              <w:rFonts w:ascii="Arial" w:hAnsi="Arial" w:eastAsia="黑体" w:cs="黑体"/>
            </w:rPr>
            <w:t>4.5.</w:t>
          </w:r>
          <w:r>
            <w:rPr>
              <w:rFonts w:hint="eastAsia" w:eastAsiaTheme="minorEastAsia"/>
              <w:smallCaps w:val="0"/>
              <w:sz w:val="22"/>
              <w:szCs w:val="24"/>
              <w14:ligatures w14:val="standardContextual"/>
            </w:rPr>
            <w:tab/>
          </w:r>
          <w:r>
            <w:rPr>
              <w:rStyle w:val="57"/>
              <w:rFonts w:ascii="Arial" w:hAnsi="Arial" w:eastAsia="黑体" w:cs="黑体"/>
            </w:rPr>
            <w:t>申请审批管理</w:t>
          </w:r>
          <w:r>
            <w:rPr>
              <w:rFonts w:hint="eastAsia"/>
            </w:rPr>
            <w:tab/>
          </w:r>
          <w:r>
            <w:rPr>
              <w:rFonts w:hint="eastAsia"/>
            </w:rPr>
            <w:fldChar w:fldCharType="begin"/>
          </w:r>
          <w:r>
            <w:rPr>
              <w:rFonts w:hint="eastAsia"/>
            </w:rPr>
            <w:instrText xml:space="preserve"> </w:instrText>
          </w:r>
          <w:r>
            <w:instrText xml:space="preserve">PAGEREF _Toc243568540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7C20C13">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"_Toc243568541" </w:instrText>
          </w:r>
          <w:r>
            <w:fldChar w:fldCharType="separate"/>
          </w:r>
          <w:r>
            <w:rPr>
              <w:rStyle w:val="57"/>
              <w:rFonts w:ascii="Arial" w:hAnsi="Arial" w:eastAsia="黑体" w:cs="黑体"/>
            </w:rPr>
            <w:t>4.6.</w:t>
          </w:r>
          <w:r>
            <w:rPr>
              <w:rFonts w:hint="eastAsia" w:eastAsiaTheme="minorEastAsia"/>
              <w:smallCaps w:val="0"/>
              <w:sz w:val="22"/>
              <w:szCs w:val="24"/>
              <w14:ligatures w14:val="standardContextual"/>
            </w:rPr>
            <w:tab/>
          </w:r>
          <w:r>
            <w:rPr>
              <w:rStyle w:val="57"/>
              <w:rFonts w:ascii="Arial" w:hAnsi="Arial" w:eastAsia="黑体" w:cs="黑体"/>
            </w:rPr>
            <w:t>订单管理</w:t>
          </w:r>
          <w:r>
            <w:rPr>
              <w:rFonts w:hint="eastAsia"/>
            </w:rPr>
            <w:tab/>
          </w:r>
          <w:r>
            <w:rPr>
              <w:rFonts w:hint="eastAsia"/>
            </w:rPr>
            <w:fldChar w:fldCharType="begin"/>
          </w:r>
          <w:r>
            <w:rPr>
              <w:rFonts w:hint="eastAsia"/>
            </w:rPr>
            <w:instrText xml:space="preserve"> </w:instrText>
          </w:r>
          <w:r>
            <w:instrText xml:space="preserve">PAGEREF _Toc243568541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A56090C">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"_Toc243568542" </w:instrText>
          </w:r>
          <w:r>
            <w:fldChar w:fldCharType="separate"/>
          </w:r>
          <w:r>
            <w:rPr>
              <w:rStyle w:val="57"/>
              <w:rFonts w:ascii="Arial" w:hAnsi="Arial" w:eastAsia="黑体" w:cs="黑体"/>
            </w:rPr>
            <w:t>4.7.</w:t>
          </w:r>
          <w:r>
            <w:rPr>
              <w:rFonts w:hint="eastAsia" w:eastAsiaTheme="minorEastAsia"/>
              <w:smallCaps w:val="0"/>
              <w:sz w:val="22"/>
              <w:szCs w:val="24"/>
              <w14:ligatures w14:val="standardContextual"/>
            </w:rPr>
            <w:tab/>
          </w:r>
          <w:r>
            <w:rPr>
              <w:rStyle w:val="57"/>
              <w:rFonts w:ascii="Arial" w:hAnsi="Arial" w:eastAsia="黑体" w:cs="黑体"/>
            </w:rPr>
            <w:t>交付管理</w:t>
          </w:r>
          <w:r>
            <w:rPr>
              <w:rFonts w:hint="eastAsia"/>
            </w:rPr>
            <w:tab/>
          </w:r>
          <w:r>
            <w:rPr>
              <w:rFonts w:hint="eastAsia"/>
            </w:rPr>
            <w:fldChar w:fldCharType="begin"/>
          </w:r>
          <w:r>
            <w:rPr>
              <w:rFonts w:hint="eastAsia"/>
            </w:rPr>
            <w:instrText xml:space="preserve"> </w:instrText>
          </w:r>
          <w:r>
            <w:instrText xml:space="preserve">PAGEREF _Toc243568542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1A5EA86">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"_Toc243568543" </w:instrText>
          </w:r>
          <w:r>
            <w:fldChar w:fldCharType="separate"/>
          </w:r>
          <w:r>
            <w:rPr>
              <w:rStyle w:val="57"/>
              <w:rFonts w:ascii="Arial" w:hAnsi="Arial" w:eastAsia="黑体" w:cs="黑体"/>
            </w:rPr>
            <w:t>4.8.</w:t>
          </w:r>
          <w:r>
            <w:rPr>
              <w:rFonts w:hint="eastAsia" w:eastAsiaTheme="minorEastAsia"/>
              <w:smallCaps w:val="0"/>
              <w:sz w:val="22"/>
              <w:szCs w:val="24"/>
              <w14:ligatures w14:val="standardContextual"/>
            </w:rPr>
            <w:tab/>
          </w:r>
          <w:r>
            <w:rPr>
              <w:rStyle w:val="57"/>
              <w:rFonts w:ascii="Arial" w:hAnsi="Arial" w:eastAsia="黑体" w:cs="黑体"/>
            </w:rPr>
            <w:t>授权书管理</w:t>
          </w:r>
          <w:r>
            <w:rPr>
              <w:rFonts w:hint="eastAsia"/>
            </w:rPr>
            <w:tab/>
          </w:r>
          <w:r>
            <w:rPr>
              <w:rFonts w:hint="eastAsia"/>
            </w:rPr>
            <w:fldChar w:fldCharType="begin"/>
          </w:r>
          <w:r>
            <w:rPr>
              <w:rFonts w:hint="eastAsia"/>
            </w:rPr>
            <w:instrText xml:space="preserve"> </w:instrText>
          </w:r>
          <w:r>
            <w:instrText xml:space="preserve">PAGEREF _Toc243568543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522F65E">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"_Toc243568544" </w:instrText>
          </w:r>
          <w:r>
            <w:fldChar w:fldCharType="separate"/>
          </w:r>
          <w:r>
            <w:rPr>
              <w:rStyle w:val="57"/>
              <w:rFonts w:ascii="Arial" w:hAnsi="Arial" w:eastAsia="黑体" w:cs="黑体"/>
            </w:rPr>
            <w:t>4.9.</w:t>
          </w:r>
          <w:r>
            <w:rPr>
              <w:rFonts w:hint="eastAsia" w:eastAsiaTheme="minorEastAsia"/>
              <w:smallCaps w:val="0"/>
              <w:sz w:val="22"/>
              <w:szCs w:val="24"/>
              <w14:ligatures w14:val="standardContextual"/>
            </w:rPr>
            <w:tab/>
          </w:r>
          <w:r>
            <w:rPr>
              <w:rStyle w:val="57"/>
              <w:rFonts w:ascii="Arial" w:hAnsi="Arial" w:eastAsia="黑体" w:cs="黑体"/>
            </w:rPr>
            <w:t>财务管理</w:t>
          </w:r>
          <w:r>
            <w:rPr>
              <w:rFonts w:hint="eastAsia"/>
            </w:rPr>
            <w:tab/>
          </w:r>
          <w:r>
            <w:rPr>
              <w:rFonts w:hint="eastAsia"/>
            </w:rPr>
            <w:fldChar w:fldCharType="begin"/>
          </w:r>
          <w:r>
            <w:rPr>
              <w:rFonts w:hint="eastAsia"/>
            </w:rPr>
            <w:instrText xml:space="preserve"> </w:instrText>
          </w:r>
          <w:r>
            <w:instrText xml:space="preserve">PAGEREF _Toc243568544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95225E6">
          <w:pPr>
            <w:pStyle w:val="42"/>
            <w:tabs>
              <w:tab w:val="left" w:pos="168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"_Toc243568545" </w:instrText>
          </w:r>
          <w:r>
            <w:fldChar w:fldCharType="separate"/>
          </w:r>
          <w:r>
            <w:rPr>
              <w:rStyle w:val="57"/>
              <w:rFonts w:ascii="Arial" w:hAnsi="Arial" w:eastAsia="黑体" w:cs="黑体"/>
            </w:rPr>
            <w:t>4.10.</w:t>
          </w:r>
          <w:r>
            <w:rPr>
              <w:rFonts w:hint="eastAsia" w:eastAsiaTheme="minorEastAsia"/>
              <w:smallCaps w:val="0"/>
              <w:sz w:val="22"/>
              <w:szCs w:val="24"/>
              <w14:ligatures w14:val="standardContextual"/>
            </w:rPr>
            <w:tab/>
          </w:r>
          <w:r>
            <w:rPr>
              <w:rStyle w:val="57"/>
              <w:rFonts w:ascii="Arial" w:hAnsi="Arial" w:eastAsia="黑体" w:cs="黑体"/>
            </w:rPr>
            <w:t>应用管理</w:t>
          </w:r>
          <w:r>
            <w:rPr>
              <w:rFonts w:hint="eastAsia"/>
            </w:rPr>
            <w:tab/>
          </w:r>
          <w:r>
            <w:rPr>
              <w:rFonts w:hint="eastAsia"/>
            </w:rPr>
            <w:fldChar w:fldCharType="begin"/>
          </w:r>
          <w:r>
            <w:rPr>
              <w:rFonts w:hint="eastAsia"/>
            </w:rPr>
            <w:instrText xml:space="preserve"> </w:instrText>
          </w:r>
          <w:r>
            <w:instrText xml:space="preserve">PAGEREF _Toc243568545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F84D9C5">
          <w:pPr>
            <w:pStyle w:val="42"/>
            <w:tabs>
              <w:tab w:val="left" w:pos="168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"_Toc243568546" </w:instrText>
          </w:r>
          <w:r>
            <w:fldChar w:fldCharType="separate"/>
          </w:r>
          <w:r>
            <w:rPr>
              <w:rStyle w:val="57"/>
              <w:rFonts w:ascii="Arial" w:hAnsi="Arial" w:eastAsia="黑体" w:cs="黑体"/>
            </w:rPr>
            <w:t>4.11.</w:t>
          </w:r>
          <w:r>
            <w:rPr>
              <w:rFonts w:hint="eastAsia" w:eastAsiaTheme="minorEastAsia"/>
              <w:smallCaps w:val="0"/>
              <w:sz w:val="22"/>
              <w:szCs w:val="24"/>
              <w14:ligatures w14:val="standardContextual"/>
            </w:rPr>
            <w:tab/>
          </w:r>
          <w:r>
            <w:rPr>
              <w:rStyle w:val="57"/>
              <w:rFonts w:ascii="Arial" w:hAnsi="Arial" w:eastAsia="黑体" w:cs="黑体"/>
            </w:rPr>
            <w:t>适配器管理</w:t>
          </w:r>
          <w:r>
            <w:rPr>
              <w:rFonts w:hint="eastAsia"/>
            </w:rPr>
            <w:tab/>
          </w:r>
          <w:r>
            <w:rPr>
              <w:rFonts w:hint="eastAsia"/>
            </w:rPr>
            <w:fldChar w:fldCharType="begin"/>
          </w:r>
          <w:r>
            <w:rPr>
              <w:rFonts w:hint="eastAsia"/>
            </w:rPr>
            <w:instrText xml:space="preserve"> </w:instrText>
          </w:r>
          <w:r>
            <w:instrText xml:space="preserve">PAGEREF _Toc243568546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6A34618">
          <w:pPr>
            <w:pStyle w:val="36"/>
            <w:tabs>
              <w:tab w:val="left" w:pos="960"/>
              <w:tab w:val="right" w:leader="dot" w:pos="13948"/>
            </w:tabs>
            <w:ind w:firstLine="482"/>
            <w:rPr>
              <w:rFonts w:hint="eastAsia" w:eastAsiaTheme="minorEastAsia"/>
              <w:b w:val="0"/>
              <w:bCs w:val="0"/>
              <w:caps w:val="0"/>
              <w:sz w:val="22"/>
              <w:szCs w:val="24"/>
              <w14:ligatures w14:val="standardContextual"/>
            </w:rPr>
          </w:pPr>
          <w:r>
            <w:fldChar w:fldCharType="begin"/>
          </w:r>
          <w:r>
            <w:instrText xml:space="preserve"> HYPERLINK \l "_Toc243568547" </w:instrText>
          </w:r>
          <w:r>
            <w:fldChar w:fldCharType="separate"/>
          </w:r>
          <w:r>
            <w:rPr>
              <w:rStyle w:val="57"/>
              <w:rFonts w:ascii="Calibri" w:hAnsi="Calibri" w:cs="宋体"/>
            </w:rPr>
            <w:t>5.</w:t>
          </w:r>
          <w:r>
            <w:rPr>
              <w:rFonts w:hint="eastAsia" w:eastAsiaTheme="minorEastAsia"/>
              <w:b w:val="0"/>
              <w:bCs w:val="0"/>
              <w:caps w:val="0"/>
              <w:sz w:val="22"/>
              <w:szCs w:val="24"/>
              <w14:ligatures w14:val="standardContextual"/>
            </w:rPr>
            <w:tab/>
          </w:r>
          <w:r>
            <w:rPr>
              <w:rStyle w:val="57"/>
              <w:rFonts w:ascii="Calibri" w:hAnsi="Calibri" w:cs="宋体"/>
            </w:rPr>
            <w:t>测试结论</w:t>
          </w:r>
          <w:r>
            <w:rPr>
              <w:rFonts w:hint="eastAsia"/>
            </w:rPr>
            <w:tab/>
          </w:r>
          <w:r>
            <w:rPr>
              <w:rFonts w:hint="eastAsia"/>
            </w:rPr>
            <w:fldChar w:fldCharType="begin"/>
          </w:r>
          <w:r>
            <w:rPr>
              <w:rFonts w:hint="eastAsia"/>
            </w:rPr>
            <w:instrText xml:space="preserve"> </w:instrText>
          </w:r>
          <w:r>
            <w:instrText xml:space="preserve">PAGEREF _Toc243568547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0C4ACEF">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"_Toc243568548" </w:instrText>
          </w:r>
          <w:r>
            <w:fldChar w:fldCharType="separate"/>
          </w:r>
          <w:r>
            <w:rPr>
              <w:rStyle w:val="57"/>
              <w:rFonts w:ascii="Arial" w:hAnsi="Arial" w:eastAsia="黑体" w:cs="黑体"/>
            </w:rPr>
            <w:t>5.1.</w:t>
          </w:r>
          <w:r>
            <w:rPr>
              <w:rFonts w:hint="eastAsia" w:eastAsiaTheme="minorEastAsia"/>
              <w:smallCaps w:val="0"/>
              <w:sz w:val="22"/>
              <w:szCs w:val="24"/>
              <w14:ligatures w14:val="standardContextual"/>
            </w:rPr>
            <w:tab/>
          </w:r>
          <w:r>
            <w:rPr>
              <w:rStyle w:val="57"/>
              <w:rFonts w:ascii="Arial" w:hAnsi="Arial" w:eastAsia="黑体" w:cs="黑体"/>
            </w:rPr>
            <w:t>兼容性测试结果</w:t>
          </w:r>
          <w:r>
            <w:rPr>
              <w:rFonts w:hint="eastAsia"/>
            </w:rPr>
            <w:tab/>
          </w:r>
          <w:r>
            <w:rPr>
              <w:rFonts w:hint="eastAsia"/>
            </w:rPr>
            <w:fldChar w:fldCharType="begin"/>
          </w:r>
          <w:r>
            <w:rPr>
              <w:rFonts w:hint="eastAsia"/>
            </w:rPr>
            <w:instrText xml:space="preserve"> </w:instrText>
          </w:r>
          <w:r>
            <w:instrText xml:space="preserve">PAGEREF _Toc243568548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42B18BA">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"_Toc243568549" </w:instrText>
          </w:r>
          <w:r>
            <w:fldChar w:fldCharType="separate"/>
          </w:r>
          <w:r>
            <w:rPr>
              <w:rStyle w:val="57"/>
              <w:rFonts w:ascii="Arial" w:hAnsi="Arial" w:eastAsia="黑体" w:cs="黑体"/>
            </w:rPr>
            <w:t>5.2.</w:t>
          </w:r>
          <w:r>
            <w:rPr>
              <w:rFonts w:hint="eastAsia" w:eastAsiaTheme="minorEastAsia"/>
              <w:smallCaps w:val="0"/>
              <w:sz w:val="22"/>
              <w:szCs w:val="24"/>
              <w14:ligatures w14:val="standardContextual"/>
            </w:rPr>
            <w:tab/>
          </w:r>
          <w:r>
            <w:rPr>
              <w:rStyle w:val="57"/>
              <w:rFonts w:ascii="Arial" w:hAnsi="Arial" w:eastAsia="黑体" w:cs="黑体"/>
            </w:rPr>
            <w:t>测试用例执行结果统计</w:t>
          </w:r>
          <w:r>
            <w:rPr>
              <w:rFonts w:hint="eastAsia"/>
            </w:rPr>
            <w:tab/>
          </w:r>
          <w:r>
            <w:rPr>
              <w:rFonts w:hint="eastAsia"/>
            </w:rPr>
            <w:fldChar w:fldCharType="begin"/>
          </w:r>
          <w:r>
            <w:rPr>
              <w:rFonts w:hint="eastAsia"/>
            </w:rPr>
            <w:instrText xml:space="preserve"> </w:instrText>
          </w:r>
          <w:r>
            <w:instrText xml:space="preserve">PAGEREF _Toc243568549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460717D">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"_Toc243568550" </w:instrText>
          </w:r>
          <w:r>
            <w:fldChar w:fldCharType="separate"/>
          </w:r>
          <w:r>
            <w:rPr>
              <w:rStyle w:val="57"/>
              <w:rFonts w:ascii="Arial" w:hAnsi="Arial" w:eastAsia="黑体" w:cs="黑体"/>
            </w:rPr>
            <w:t>5.3.</w:t>
          </w:r>
          <w:r>
            <w:rPr>
              <w:rFonts w:hint="eastAsia" w:eastAsiaTheme="minorEastAsia"/>
              <w:smallCaps w:val="0"/>
              <w:sz w:val="22"/>
              <w:szCs w:val="24"/>
              <w14:ligatures w14:val="standardContextual"/>
            </w:rPr>
            <w:tab/>
          </w:r>
          <w:r>
            <w:rPr>
              <w:rStyle w:val="57"/>
              <w:rFonts w:ascii="Arial" w:hAnsi="Arial" w:eastAsia="黑体" w:cs="黑体"/>
            </w:rPr>
            <w:t>测试总体结论</w:t>
          </w:r>
          <w:r>
            <w:rPr>
              <w:rFonts w:hint="eastAsia"/>
            </w:rPr>
            <w:tab/>
          </w:r>
          <w:r>
            <w:rPr>
              <w:rFonts w:hint="eastAsia"/>
            </w:rPr>
            <w:fldChar w:fldCharType="begin"/>
          </w:r>
          <w:r>
            <w:rPr>
              <w:rFonts w:hint="eastAsia"/>
            </w:rPr>
            <w:instrText xml:space="preserve"> </w:instrText>
          </w:r>
          <w:r>
            <w:instrText xml:space="preserve">PAGEREF _Toc243568550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2EE7AB0">
          <w:pPr>
            <w:pStyle w:val="36"/>
            <w:tabs>
              <w:tab w:val="left" w:pos="960"/>
              <w:tab w:val="right" w:leader="dot" w:pos="13948"/>
            </w:tabs>
            <w:ind w:firstLine="482"/>
            <w:rPr>
              <w:rFonts w:hint="eastAsia" w:eastAsiaTheme="minorEastAsia"/>
              <w:b w:val="0"/>
              <w:bCs w:val="0"/>
              <w:caps w:val="0"/>
              <w:sz w:val="22"/>
              <w:szCs w:val="24"/>
              <w14:ligatures w14:val="standardContextual"/>
            </w:rPr>
          </w:pPr>
          <w:r>
            <w:fldChar w:fldCharType="begin"/>
          </w:r>
          <w:r>
            <w:instrText xml:space="preserve"> HYPERLINK \l "_Toc243568551" </w:instrText>
          </w:r>
          <w:r>
            <w:fldChar w:fldCharType="separate"/>
          </w:r>
          <w:r>
            <w:rPr>
              <w:rStyle w:val="57"/>
            </w:rPr>
            <w:t>6.</w:t>
          </w:r>
          <w:r>
            <w:rPr>
              <w:rFonts w:hint="eastAsia" w:eastAsiaTheme="minorEastAsia"/>
              <w:b w:val="0"/>
              <w:bCs w:val="0"/>
              <w:caps w:val="0"/>
              <w:sz w:val="22"/>
              <w:szCs w:val="24"/>
              <w14:ligatures w14:val="standardContextual"/>
            </w:rPr>
            <w:tab/>
          </w:r>
          <w:r>
            <w:rPr>
              <w:rStyle w:val="57"/>
              <w:rFonts w:ascii="Calibri" w:hAnsi="Calibri" w:cs="宋体"/>
            </w:rPr>
            <w:t>功能测试记录</w:t>
          </w:r>
          <w:r>
            <w:rPr>
              <w:rFonts w:hint="eastAsia"/>
            </w:rPr>
            <w:tab/>
          </w:r>
          <w:r>
            <w:rPr>
              <w:rFonts w:hint="eastAsia"/>
            </w:rPr>
            <w:fldChar w:fldCharType="begin"/>
          </w:r>
          <w:r>
            <w:rPr>
              <w:rFonts w:hint="eastAsia"/>
            </w:rPr>
            <w:instrText xml:space="preserve"> </w:instrText>
          </w:r>
          <w:r>
            <w:instrText xml:space="preserve">PAGEREF _Toc243568551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1E58735">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"_Toc243568552" </w:instrText>
          </w:r>
          <w:r>
            <w:fldChar w:fldCharType="separate"/>
          </w:r>
          <w:r>
            <w:rPr>
              <w:rStyle w:val="57"/>
              <w:rFonts w:ascii="Arial" w:hAnsi="Arial" w:eastAsia="黑体" w:cs="黑体"/>
            </w:rPr>
            <w:t>6.1.</w:t>
          </w:r>
          <w:r>
            <w:rPr>
              <w:rFonts w:hint="eastAsia" w:eastAsiaTheme="minorEastAsia"/>
              <w:smallCaps w:val="0"/>
              <w:sz w:val="22"/>
              <w:szCs w:val="24"/>
              <w14:ligatures w14:val="standardContextual"/>
            </w:rPr>
            <w:tab/>
          </w:r>
          <w:r>
            <w:rPr>
              <w:rStyle w:val="57"/>
              <w:rFonts w:ascii="Arial" w:hAnsi="Arial" w:eastAsia="黑体" w:cs="黑体"/>
            </w:rPr>
            <w:t>数据产品大厅</w:t>
          </w:r>
          <w:r>
            <w:rPr>
              <w:rFonts w:hint="eastAsia"/>
            </w:rPr>
            <w:tab/>
          </w:r>
          <w:r>
            <w:rPr>
              <w:rFonts w:hint="eastAsia"/>
            </w:rPr>
            <w:fldChar w:fldCharType="begin"/>
          </w:r>
          <w:r>
            <w:rPr>
              <w:rFonts w:hint="eastAsia"/>
            </w:rPr>
            <w:instrText xml:space="preserve"> </w:instrText>
          </w:r>
          <w:r>
            <w:instrText xml:space="preserve">PAGEREF _Toc243568552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D80CADA">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"_Toc243568553" </w:instrText>
          </w:r>
          <w:r>
            <w:fldChar w:fldCharType="separate"/>
          </w:r>
          <w:r>
            <w:rPr>
              <w:rStyle w:val="57"/>
              <w:rFonts w:ascii="Arial" w:hAnsi="Arial" w:eastAsia="黑体" w:cs="黑体"/>
            </w:rPr>
            <w:t>6.2.</w:t>
          </w:r>
          <w:r>
            <w:rPr>
              <w:rFonts w:hint="eastAsia" w:eastAsiaTheme="minorEastAsia"/>
              <w:smallCaps w:val="0"/>
              <w:sz w:val="22"/>
              <w:szCs w:val="24"/>
              <w14:ligatures w14:val="standardContextual"/>
            </w:rPr>
            <w:tab/>
          </w:r>
          <w:r>
            <w:rPr>
              <w:rStyle w:val="57"/>
              <w:rFonts w:ascii="Arial" w:hAnsi="Arial" w:eastAsia="黑体" w:cs="黑体"/>
            </w:rPr>
            <w:t>产品协议配置</w:t>
          </w:r>
          <w:r>
            <w:rPr>
              <w:rFonts w:hint="eastAsia"/>
            </w:rPr>
            <w:tab/>
          </w:r>
          <w:r>
            <w:rPr>
              <w:rFonts w:hint="eastAsia"/>
            </w:rPr>
            <w:fldChar w:fldCharType="begin"/>
          </w:r>
          <w:r>
            <w:rPr>
              <w:rFonts w:hint="eastAsia"/>
            </w:rPr>
            <w:instrText xml:space="preserve"> </w:instrText>
          </w:r>
          <w:r>
            <w:instrText xml:space="preserve">PAGEREF _Toc243568553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0F2FBCA">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"_Toc243568554" </w:instrText>
          </w:r>
          <w:r>
            <w:fldChar w:fldCharType="separate"/>
          </w:r>
          <w:r>
            <w:rPr>
              <w:rStyle w:val="57"/>
              <w:rFonts w:ascii="Arial" w:hAnsi="Arial" w:eastAsia="黑体" w:cs="黑体"/>
            </w:rPr>
            <w:t>6.3.</w:t>
          </w:r>
          <w:r>
            <w:rPr>
              <w:rFonts w:hint="eastAsia" w:eastAsiaTheme="minorEastAsia"/>
              <w:smallCaps w:val="0"/>
              <w:sz w:val="22"/>
              <w:szCs w:val="24"/>
              <w14:ligatures w14:val="standardContextual"/>
            </w:rPr>
            <w:tab/>
          </w:r>
          <w:r>
            <w:rPr>
              <w:rStyle w:val="57"/>
              <w:rFonts w:ascii="Arial" w:hAnsi="Arial" w:eastAsia="黑体" w:cs="黑体"/>
            </w:rPr>
            <w:t>产品策略配置</w:t>
          </w:r>
          <w:r>
            <w:rPr>
              <w:rFonts w:hint="eastAsia"/>
            </w:rPr>
            <w:tab/>
          </w:r>
          <w:r>
            <w:rPr>
              <w:rFonts w:hint="eastAsia"/>
            </w:rPr>
            <w:fldChar w:fldCharType="begin"/>
          </w:r>
          <w:r>
            <w:rPr>
              <w:rFonts w:hint="eastAsia"/>
            </w:rPr>
            <w:instrText xml:space="preserve"> </w:instrText>
          </w:r>
          <w:r>
            <w:instrText xml:space="preserve">PAGEREF _Toc243568554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14B2521F">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"_Toc243568555" </w:instrText>
          </w:r>
          <w:r>
            <w:fldChar w:fldCharType="separate"/>
          </w:r>
          <w:r>
            <w:rPr>
              <w:rStyle w:val="57"/>
              <w:rFonts w:ascii="Arial" w:hAnsi="Arial" w:eastAsia="黑体" w:cs="黑体"/>
            </w:rPr>
            <w:t>6.4.</w:t>
          </w:r>
          <w:r>
            <w:rPr>
              <w:rFonts w:hint="eastAsia" w:eastAsiaTheme="minorEastAsia"/>
              <w:smallCaps w:val="0"/>
              <w:sz w:val="22"/>
              <w:szCs w:val="24"/>
              <w14:ligatures w14:val="standardContextual"/>
            </w:rPr>
            <w:tab/>
          </w:r>
          <w:r>
            <w:rPr>
              <w:rStyle w:val="57"/>
              <w:rFonts w:ascii="Arial" w:hAnsi="Arial" w:eastAsia="黑体" w:cs="黑体"/>
            </w:rPr>
            <w:t>数据产品发布</w:t>
          </w:r>
          <w:r>
            <w:rPr>
              <w:rFonts w:hint="eastAsia"/>
            </w:rPr>
            <w:tab/>
          </w:r>
          <w:r>
            <w:rPr>
              <w:rFonts w:hint="eastAsia"/>
            </w:rPr>
            <w:fldChar w:fldCharType="begin"/>
          </w:r>
          <w:r>
            <w:rPr>
              <w:rFonts w:hint="eastAsia"/>
            </w:rPr>
            <w:instrText xml:space="preserve"> </w:instrText>
          </w:r>
          <w:r>
            <w:instrText xml:space="preserve">PAGEREF _Toc243568555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18052BA8">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"_Toc243568556" </w:instrText>
          </w:r>
          <w:r>
            <w:fldChar w:fldCharType="separate"/>
          </w:r>
          <w:r>
            <w:rPr>
              <w:rStyle w:val="57"/>
              <w:rFonts w:ascii="Arial" w:hAnsi="Arial" w:eastAsia="黑体" w:cs="黑体"/>
            </w:rPr>
            <w:t>6.5.</w:t>
          </w:r>
          <w:r>
            <w:rPr>
              <w:rFonts w:hint="eastAsia" w:eastAsiaTheme="minorEastAsia"/>
              <w:smallCaps w:val="0"/>
              <w:sz w:val="22"/>
              <w:szCs w:val="24"/>
              <w14:ligatures w14:val="standardContextual"/>
            </w:rPr>
            <w:tab/>
          </w:r>
          <w:r>
            <w:rPr>
              <w:rStyle w:val="57"/>
              <w:rFonts w:ascii="Arial" w:hAnsi="Arial" w:eastAsia="黑体" w:cs="黑体"/>
            </w:rPr>
            <w:t>申请审批管理</w:t>
          </w:r>
          <w:r>
            <w:rPr>
              <w:rFonts w:hint="eastAsia"/>
            </w:rPr>
            <w:tab/>
          </w:r>
          <w:r>
            <w:rPr>
              <w:rFonts w:hint="eastAsia"/>
            </w:rPr>
            <w:fldChar w:fldCharType="begin"/>
          </w:r>
          <w:r>
            <w:rPr>
              <w:rFonts w:hint="eastAsia"/>
            </w:rPr>
            <w:instrText xml:space="preserve"> </w:instrText>
          </w:r>
          <w:r>
            <w:instrText xml:space="preserve">PAGEREF _Toc243568556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19688EF2">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"_Toc243568557" </w:instrText>
          </w:r>
          <w:r>
            <w:fldChar w:fldCharType="separate"/>
          </w:r>
          <w:r>
            <w:rPr>
              <w:rStyle w:val="57"/>
              <w:rFonts w:ascii="Arial" w:hAnsi="Arial" w:eastAsia="黑体" w:cs="黑体"/>
            </w:rPr>
            <w:t>6.6.</w:t>
          </w:r>
          <w:r>
            <w:rPr>
              <w:rFonts w:hint="eastAsia" w:eastAsiaTheme="minorEastAsia"/>
              <w:smallCaps w:val="0"/>
              <w:sz w:val="22"/>
              <w:szCs w:val="24"/>
              <w14:ligatures w14:val="standardContextual"/>
            </w:rPr>
            <w:tab/>
          </w:r>
          <w:r>
            <w:rPr>
              <w:rStyle w:val="57"/>
              <w:rFonts w:ascii="Arial" w:hAnsi="Arial" w:eastAsia="黑体" w:cs="黑体"/>
            </w:rPr>
            <w:t>订单管理</w:t>
          </w:r>
          <w:r>
            <w:rPr>
              <w:rFonts w:hint="eastAsia"/>
            </w:rPr>
            <w:tab/>
          </w:r>
          <w:r>
            <w:rPr>
              <w:rFonts w:hint="eastAsia"/>
            </w:rPr>
            <w:fldChar w:fldCharType="begin"/>
          </w:r>
          <w:r>
            <w:rPr>
              <w:rFonts w:hint="eastAsia"/>
            </w:rPr>
            <w:instrText xml:space="preserve"> </w:instrText>
          </w:r>
          <w:r>
            <w:instrText xml:space="preserve">PAGEREF _Toc243568557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B409542">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"_Toc243568558" </w:instrText>
          </w:r>
          <w:r>
            <w:fldChar w:fldCharType="separate"/>
          </w:r>
          <w:r>
            <w:rPr>
              <w:rStyle w:val="57"/>
              <w:rFonts w:ascii="Arial" w:hAnsi="Arial" w:eastAsia="黑体" w:cs="黑体"/>
            </w:rPr>
            <w:t>6.7.</w:t>
          </w:r>
          <w:r>
            <w:rPr>
              <w:rFonts w:hint="eastAsia" w:eastAsiaTheme="minorEastAsia"/>
              <w:smallCaps w:val="0"/>
              <w:sz w:val="22"/>
              <w:szCs w:val="24"/>
              <w14:ligatures w14:val="standardContextual"/>
            </w:rPr>
            <w:tab/>
          </w:r>
          <w:r>
            <w:rPr>
              <w:rStyle w:val="57"/>
              <w:rFonts w:ascii="Arial" w:hAnsi="Arial" w:eastAsia="黑体" w:cs="黑体"/>
            </w:rPr>
            <w:t>交付管理</w:t>
          </w:r>
          <w:r>
            <w:rPr>
              <w:rFonts w:hint="eastAsia"/>
            </w:rPr>
            <w:tab/>
          </w:r>
          <w:r>
            <w:rPr>
              <w:rFonts w:hint="eastAsia"/>
            </w:rPr>
            <w:fldChar w:fldCharType="begin"/>
          </w:r>
          <w:r>
            <w:rPr>
              <w:rFonts w:hint="eastAsia"/>
            </w:rPr>
            <w:instrText xml:space="preserve"> </w:instrText>
          </w:r>
          <w:r>
            <w:instrText xml:space="preserve">PAGEREF _Toc243568558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57AAD96B">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"_Toc243568559" </w:instrText>
          </w:r>
          <w:r>
            <w:fldChar w:fldCharType="separate"/>
          </w:r>
          <w:r>
            <w:rPr>
              <w:rStyle w:val="57"/>
              <w:rFonts w:ascii="Arial" w:hAnsi="Arial" w:eastAsia="黑体" w:cs="黑体"/>
            </w:rPr>
            <w:t>6.8.</w:t>
          </w:r>
          <w:r>
            <w:rPr>
              <w:rFonts w:hint="eastAsia" w:eastAsiaTheme="minorEastAsia"/>
              <w:smallCaps w:val="0"/>
              <w:sz w:val="22"/>
              <w:szCs w:val="24"/>
              <w14:ligatures w14:val="standardContextual"/>
            </w:rPr>
            <w:tab/>
          </w:r>
          <w:r>
            <w:rPr>
              <w:rStyle w:val="57"/>
              <w:rFonts w:ascii="Arial" w:hAnsi="Arial" w:eastAsia="黑体" w:cs="黑体"/>
            </w:rPr>
            <w:t>授权书管理</w:t>
          </w:r>
          <w:r>
            <w:rPr>
              <w:rFonts w:hint="eastAsia"/>
            </w:rPr>
            <w:tab/>
          </w:r>
          <w:r>
            <w:rPr>
              <w:rFonts w:hint="eastAsia"/>
            </w:rPr>
            <w:fldChar w:fldCharType="begin"/>
          </w:r>
          <w:r>
            <w:rPr>
              <w:rFonts w:hint="eastAsia"/>
            </w:rPr>
            <w:instrText xml:space="preserve"> </w:instrText>
          </w:r>
          <w:r>
            <w:instrText xml:space="preserve">PAGEREF _Toc243568559 \h</w:instrText>
          </w:r>
          <w:r>
            <w:rPr>
              <w:rFonts w:hint="eastAsia"/>
            </w:rPr>
            <w:instrText xml:space="preserve"> </w:instrText>
          </w:r>
          <w:r>
            <w:rPr>
              <w:rFonts w:hint="eastAsia"/>
            </w:rPr>
            <w:fldChar w:fldCharType="separate"/>
          </w:r>
          <w:r>
            <w:t>123</w:t>
          </w:r>
          <w:r>
            <w:rPr>
              <w:rFonts w:hint="eastAsia"/>
            </w:rPr>
            <w:fldChar w:fldCharType="end"/>
          </w:r>
          <w:r>
            <w:rPr>
              <w:rFonts w:hint="eastAsia"/>
            </w:rPr>
            <w:fldChar w:fldCharType="end"/>
          </w:r>
        </w:p>
        <w:p w14:paraId="5063D2E9">
          <w:pPr>
            <w:pStyle w:val="42"/>
            <w:tabs>
              <w:tab w:val="left" w:pos="144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"_Toc243568560" </w:instrText>
          </w:r>
          <w:r>
            <w:fldChar w:fldCharType="separate"/>
          </w:r>
          <w:r>
            <w:rPr>
              <w:rStyle w:val="57"/>
              <w:rFonts w:ascii="Arial" w:hAnsi="Arial" w:eastAsia="黑体" w:cs="黑体"/>
            </w:rPr>
            <w:t>6.9.</w:t>
          </w:r>
          <w:r>
            <w:rPr>
              <w:rFonts w:hint="eastAsia" w:eastAsiaTheme="minorEastAsia"/>
              <w:smallCaps w:val="0"/>
              <w:sz w:val="22"/>
              <w:szCs w:val="24"/>
              <w14:ligatures w14:val="standardContextual"/>
            </w:rPr>
            <w:tab/>
          </w:r>
          <w:r>
            <w:rPr>
              <w:rStyle w:val="57"/>
              <w:rFonts w:ascii="Arial" w:hAnsi="Arial" w:eastAsia="黑体" w:cs="黑体"/>
            </w:rPr>
            <w:t>财务管理</w:t>
          </w:r>
          <w:r>
            <w:rPr>
              <w:rFonts w:hint="eastAsia"/>
            </w:rPr>
            <w:tab/>
          </w:r>
          <w:r>
            <w:rPr>
              <w:rFonts w:hint="eastAsia"/>
            </w:rPr>
            <w:fldChar w:fldCharType="begin"/>
          </w:r>
          <w:r>
            <w:rPr>
              <w:rFonts w:hint="eastAsia"/>
            </w:rPr>
            <w:instrText xml:space="preserve"> </w:instrText>
          </w:r>
          <w:r>
            <w:instrText xml:space="preserve">PAGEREF _Toc243568560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209F03D9">
          <w:pPr>
            <w:pStyle w:val="42"/>
            <w:tabs>
              <w:tab w:val="left" w:pos="168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"_Toc243568561" </w:instrText>
          </w:r>
          <w:r>
            <w:fldChar w:fldCharType="separate"/>
          </w:r>
          <w:r>
            <w:rPr>
              <w:rStyle w:val="57"/>
              <w:rFonts w:ascii="Arial" w:hAnsi="Arial" w:eastAsia="黑体" w:cs="黑体"/>
            </w:rPr>
            <w:t>6.10.</w:t>
          </w:r>
          <w:r>
            <w:rPr>
              <w:rFonts w:hint="eastAsia" w:eastAsiaTheme="minorEastAsia"/>
              <w:smallCaps w:val="0"/>
              <w:sz w:val="22"/>
              <w:szCs w:val="24"/>
              <w14:ligatures w14:val="standardContextual"/>
            </w:rPr>
            <w:tab/>
          </w:r>
          <w:r>
            <w:rPr>
              <w:rStyle w:val="57"/>
              <w:rFonts w:ascii="Arial" w:hAnsi="Arial" w:eastAsia="黑体" w:cs="黑体"/>
            </w:rPr>
            <w:t>应用管理</w:t>
          </w:r>
          <w:r>
            <w:rPr>
              <w:rFonts w:hint="eastAsia"/>
            </w:rPr>
            <w:tab/>
          </w:r>
          <w:r>
            <w:rPr>
              <w:rFonts w:hint="eastAsia"/>
            </w:rPr>
            <w:fldChar w:fldCharType="begin"/>
          </w:r>
          <w:r>
            <w:rPr>
              <w:rFonts w:hint="eastAsia"/>
            </w:rPr>
            <w:instrText xml:space="preserve"> </w:instrText>
          </w:r>
          <w:r>
            <w:instrText xml:space="preserve">PAGEREF _Toc243568561 \h</w:instrText>
          </w:r>
          <w:r>
            <w:rPr>
              <w:rFonts w:hint="eastAsia"/>
            </w:rPr>
            <w:instrText xml:space="preserve"> </w:instrText>
          </w:r>
          <w:r>
            <w:rPr>
              <w:rFonts w:hint="eastAsia"/>
            </w:rPr>
            <w:fldChar w:fldCharType="separate"/>
          </w:r>
          <w:r>
            <w:t>141</w:t>
          </w:r>
          <w:r>
            <w:rPr>
              <w:rFonts w:hint="eastAsia"/>
            </w:rPr>
            <w:fldChar w:fldCharType="end"/>
          </w:r>
          <w:r>
            <w:rPr>
              <w:rFonts w:hint="eastAsia"/>
            </w:rPr>
            <w:fldChar w:fldCharType="end"/>
          </w:r>
        </w:p>
        <w:p w14:paraId="0F634F16">
          <w:pPr>
            <w:pStyle w:val="42"/>
            <w:tabs>
              <w:tab w:val="left" w:pos="1680"/>
              <w:tab w:val="right" w:leader="dot" w:pos="13948"/>
            </w:tabs>
            <w:ind w:firstLine="480"/>
            <w:rPr>
              <w:rFonts w:hint="eastAsia" w:eastAsiaTheme="minorEastAsia"/>
              <w:smallCaps w:val="0"/>
              <w:sz w:val="22"/>
              <w:szCs w:val="24"/>
              <w14:ligatures w14:val="standardContextual"/>
            </w:rPr>
          </w:pPr>
          <w:r>
            <w:fldChar w:fldCharType="begin"/>
          </w:r>
          <w:r>
            <w:instrText xml:space="preserve"> HYPERLINK \l "_Toc243568562" </w:instrText>
          </w:r>
          <w:r>
            <w:fldChar w:fldCharType="separate"/>
          </w:r>
          <w:r>
            <w:rPr>
              <w:rStyle w:val="57"/>
              <w:rFonts w:ascii="Arial" w:hAnsi="Arial" w:eastAsia="黑体" w:cs="黑体"/>
            </w:rPr>
            <w:t>6.11.</w:t>
          </w:r>
          <w:r>
            <w:rPr>
              <w:rFonts w:hint="eastAsia" w:eastAsiaTheme="minorEastAsia"/>
              <w:smallCaps w:val="0"/>
              <w:sz w:val="22"/>
              <w:szCs w:val="24"/>
              <w14:ligatures w14:val="standardContextual"/>
            </w:rPr>
            <w:tab/>
          </w:r>
          <w:r>
            <w:rPr>
              <w:rStyle w:val="57"/>
              <w:rFonts w:ascii="Arial" w:hAnsi="Arial" w:eastAsia="黑体" w:cs="黑体"/>
            </w:rPr>
            <w:t>适配器管理</w:t>
          </w:r>
          <w:r>
            <w:rPr>
              <w:rFonts w:hint="eastAsia"/>
            </w:rPr>
            <w:tab/>
          </w:r>
          <w:r>
            <w:rPr>
              <w:rFonts w:hint="eastAsia"/>
            </w:rPr>
            <w:fldChar w:fldCharType="begin"/>
          </w:r>
          <w:r>
            <w:rPr>
              <w:rFonts w:hint="eastAsia"/>
            </w:rPr>
            <w:instrText xml:space="preserve"> </w:instrText>
          </w:r>
          <w:r>
            <w:instrText xml:space="preserve">PAGEREF _Toc243568562 \h</w:instrText>
          </w:r>
          <w:r>
            <w:rPr>
              <w:rFonts w:hint="eastAsia"/>
            </w:rPr>
            <w:instrText xml:space="preserve"> </w:instrText>
          </w:r>
          <w:r>
            <w:rPr>
              <w:rFonts w:hint="eastAsia"/>
            </w:rPr>
            <w:fldChar w:fldCharType="separate"/>
          </w:r>
          <w:r>
            <w:t>146</w:t>
          </w:r>
          <w:r>
            <w:rPr>
              <w:rFonts w:hint="eastAsia"/>
            </w:rPr>
            <w:fldChar w:fldCharType="end"/>
          </w:r>
          <w:r>
            <w:rPr>
              <w:rFonts w:hint="eastAsia"/>
            </w:rPr>
            <w:fldChar w:fldCharType="end"/>
          </w:r>
        </w:p>
        <w:p w14:paraId="691C06A0">
          <w:pPr>
            <w:rPr>
              <w:rFonts w:hint="eastAsia"/>
            </w:rPr>
            <w:sectPr>
              <w:headerReference r:id="rId9" w:type="default"/>
              <w:footerReference r:id="rId10" w:type="default"/>
              <w:pgSz w:w="16838" w:h="11906" w:orient="landscape"/>
              <w:pgMar w:top="1803" w:right="1440" w:bottom="1803" w:left="1440" w:header="737" w:footer="799" w:gutter="0"/>
              <w:cols w:space="720" w:num="1"/>
              <w:docGrid w:linePitch="326" w:charSpace="0"/>
            </w:sectPr>
          </w:pPr>
          <w:r>
            <w:rPr>
              <w:rFonts w:hint="eastAsia"/>
              <w:bCs/>
              <w:caps/>
              <w:kern w:val="2"/>
              <w:szCs w:val="20"/>
            </w:rPr>
            <w:fldChar w:fldCharType="end"/>
          </w:r>
        </w:p>
      </w:sdtContent>
    </w:sdt>
    <w:p w14:paraId="1E043DB0">
      <w:pPr>
        <w:pStyle w:val="186"/>
        <w:rPr>
          <w:rFonts w:hint="eastAsia"/>
        </w:rPr>
      </w:pPr>
      <w:bookmarkStart w:id="0" w:name="_Toc1080474063"/>
      <w:bookmarkEnd w:id="0"/>
      <w:bookmarkStart w:id="1" w:name="_bookmark1"/>
      <w:bookmarkEnd w:id="1"/>
      <w:bookmarkStart w:id="2" w:name="_Toc360"/>
      <w:bookmarkStart w:id="3" w:name="_Toc11550"/>
      <w:bookmarkStart w:id="4" w:name="_Toc27371"/>
      <w:bookmarkStart w:id="5" w:name="_Toc8635"/>
      <w:bookmarkStart w:id="6" w:name="_Toc32374"/>
      <w:bookmarkStart w:id="7" w:name="_Toc21128"/>
      <w:bookmarkStart w:id="8" w:name="_Toc34300172"/>
      <w:bookmarkStart w:id="9" w:name="_Toc749170795_WPSOffice_Level2"/>
      <w:bookmarkStart w:id="10" w:name="_Toc1595688830"/>
      <w:bookmarkStart w:id="11" w:name="_Toc103015190"/>
      <w:bookmarkStart w:id="12" w:name="_Toc243568528"/>
      <w:bookmarkStart w:id="13" w:name="_Toc954879664"/>
      <w:bookmarkStart w:id="14" w:name="_Toc810368127_WPSOffice_Level2"/>
      <w:bookmarkStart w:id="15" w:name="_Toc103084115"/>
      <w:bookmarkStart w:id="16" w:name="_Toc1575005517"/>
      <w:bookmarkStart w:id="17" w:name="_Toc103015507"/>
      <w:bookmarkStart w:id="18" w:name="_Toc1252097677"/>
      <w:bookmarkStart w:id="19" w:name="_Toc103015901"/>
      <w:bookmarkStart w:id="20" w:name="_Toc1586362408_WPSOffice_Level1"/>
      <w:bookmarkStart w:id="21" w:name="_Toc112253440"/>
      <w:bookmarkStart w:id="22" w:name="_Toc1434119655"/>
      <w:bookmarkStart w:id="23" w:name="_Toc340856903"/>
      <w:bookmarkStart w:id="24" w:name="_Toc1036763644"/>
      <w:bookmarkStart w:id="25" w:name="_Toc324438198"/>
      <w:bookmarkStart w:id="26" w:name="_Toc128319988"/>
      <w:bookmarkStart w:id="27" w:name="_Toc405857809"/>
      <w:bookmarkStart w:id="28" w:name="_Toc118502694"/>
      <w:bookmarkStart w:id="29" w:name="_Toc490168737"/>
      <w:r>
        <w:t>概述</w:t>
      </w:r>
      <w:bookmarkEnd w:id="2"/>
      <w:bookmarkEnd w:id="3"/>
      <w:bookmarkEnd w:id="4"/>
      <w:bookmarkEnd w:id="5"/>
      <w:bookmarkEnd w:id="6"/>
      <w:bookmarkEnd w:id="7"/>
    </w:p>
    <w:p w14:paraId="23C2CAD5">
      <w:pPr>
        <w:pStyle w:val="4"/>
        <w:numPr>
          <w:ilvl w:val="1"/>
          <w:numId w:val="6"/>
        </w:numPr>
      </w:pPr>
      <w:r>
        <w:rPr>
          <w:rFonts w:hint="eastAsia"/>
          <w:lang w:val="en-US" w:eastAsia="zh-CN"/>
        </w:rPr>
        <w:t>文档</w:t>
      </w:r>
      <w:r>
        <w:t>目的</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t xml:space="preserve"> </w:t>
      </w:r>
    </w:p>
    <w:p w14:paraId="02EC055B">
      <w:pPr>
        <w:spacing w:line="360" w:lineRule="auto"/>
        <w:ind w:firstLine="480" w:firstLineChars="200"/>
        <w:rPr>
          <w:rFonts w:hint="eastAsia"/>
          <w:lang w:bidi="ar"/>
        </w:rPr>
      </w:pPr>
      <w:bookmarkStart w:id="30" w:name="_bookmark2"/>
      <w:bookmarkEnd w:id="30"/>
      <w:bookmarkStart w:id="31" w:name="_Toc112253441"/>
      <w:bookmarkStart w:id="32" w:name="_Toc128319989"/>
      <w:r>
        <w:rPr>
          <w:rFonts w:hint="eastAsia"/>
          <w:lang w:bidi="ar"/>
        </w:rPr>
        <w:t>本文档是数据要素流通平台</w:t>
      </w:r>
      <w:r>
        <w:rPr>
          <w:rFonts w:hint="eastAsia"/>
          <w:lang w:val="en-US" w:eastAsia="zh-CN" w:bidi="ar"/>
        </w:rPr>
        <w:t>的</w:t>
      </w:r>
      <w:r>
        <w:rPr>
          <w:rFonts w:hint="eastAsia"/>
          <w:lang w:bidi="ar"/>
        </w:rPr>
        <w:t>功能测试报告，编写目的是对本产品的测试方法、测试环境、测试用例进行说明，记录测试阶段的测试情况，提供测试结论，为评价系统是否满足需求提供依据。</w:t>
      </w:r>
    </w:p>
    <w:p w14:paraId="33961B79">
      <w:pPr>
        <w:pStyle w:val="4"/>
        <w:numPr>
          <w:ilvl w:val="1"/>
          <w:numId w:val="6"/>
        </w:numPr>
        <w:tabs>
          <w:tab w:val="left" w:pos="432"/>
          <w:tab w:val="left" w:pos="576"/>
        </w:tabs>
      </w:pPr>
      <w:bookmarkStart w:id="33" w:name="_Toc13718"/>
      <w:bookmarkStart w:id="34" w:name="_Toc2207"/>
      <w:bookmarkStart w:id="35" w:name="_Toc243568529"/>
      <w:bookmarkStart w:id="36" w:name="_Toc31874"/>
      <w:r>
        <w:t>目标读者</w:t>
      </w:r>
      <w:bookmarkEnd w:id="33"/>
      <w:bookmarkEnd w:id="34"/>
      <w:bookmarkEnd w:id="35"/>
      <w:bookmarkEnd w:id="36"/>
    </w:p>
    <w:p w14:paraId="20A8B944">
      <w:pPr>
        <w:spacing w:line="360" w:lineRule="auto"/>
        <w:ind w:firstLine="480" w:firstLineChars="200"/>
        <w:rPr>
          <w:rFonts w:hint="eastAsia"/>
          <w:lang w:bidi="ar"/>
        </w:rPr>
      </w:pPr>
      <w:r>
        <w:rPr>
          <w:rFonts w:hint="eastAsia"/>
          <w:lang w:bidi="ar"/>
        </w:rPr>
        <w:t>本文档主要适用于以下读者：</w:t>
      </w:r>
    </w:p>
    <w:p w14:paraId="03D83B0D">
      <w:pPr>
        <w:numPr>
          <w:ilvl w:val="0"/>
          <w:numId w:val="7"/>
        </w:numPr>
        <w:spacing w:line="360" w:lineRule="auto"/>
        <w:ind w:firstLine="480" w:firstLineChars="200"/>
        <w:rPr>
          <w:rFonts w:hint="eastAsia"/>
          <w:szCs w:val="21"/>
        </w:rPr>
      </w:pPr>
      <w:r>
        <w:rPr>
          <w:rFonts w:hint="eastAsia"/>
          <w:szCs w:val="21"/>
        </w:rPr>
        <w:t>平台操作人员</w:t>
      </w:r>
    </w:p>
    <w:p w14:paraId="195E10EE">
      <w:pPr>
        <w:numPr>
          <w:ilvl w:val="0"/>
          <w:numId w:val="7"/>
        </w:numPr>
        <w:spacing w:line="360" w:lineRule="auto"/>
        <w:ind w:firstLine="480" w:firstLineChars="200"/>
        <w:rPr>
          <w:rFonts w:hint="eastAsia"/>
          <w:szCs w:val="21"/>
        </w:rPr>
      </w:pPr>
      <w:r>
        <w:rPr>
          <w:rFonts w:hint="eastAsia"/>
          <w:szCs w:val="21"/>
        </w:rPr>
        <w:t>平台测试人员</w:t>
      </w:r>
    </w:p>
    <w:p w14:paraId="48BC3E92">
      <w:pPr>
        <w:numPr>
          <w:ilvl w:val="0"/>
          <w:numId w:val="7"/>
        </w:numPr>
        <w:spacing w:line="360" w:lineRule="auto"/>
        <w:ind w:firstLine="480" w:firstLineChars="200"/>
        <w:rPr>
          <w:rFonts w:hint="eastAsia"/>
          <w:szCs w:val="21"/>
        </w:rPr>
      </w:pPr>
      <w:r>
        <w:rPr>
          <w:rFonts w:hint="eastAsia"/>
          <w:szCs w:val="21"/>
        </w:rPr>
        <w:t>平台管理员</w:t>
      </w:r>
    </w:p>
    <w:p w14:paraId="78B94525">
      <w:pPr>
        <w:numPr>
          <w:ilvl w:val="0"/>
          <w:numId w:val="7"/>
        </w:numPr>
        <w:spacing w:line="360" w:lineRule="auto"/>
        <w:ind w:firstLine="480" w:firstLineChars="200"/>
        <w:rPr>
          <w:rFonts w:hint="eastAsia"/>
          <w:szCs w:val="21"/>
        </w:rPr>
      </w:pPr>
      <w:r>
        <w:rPr>
          <w:rFonts w:hint="eastAsia"/>
          <w:szCs w:val="21"/>
        </w:rPr>
        <w:t>相关产品设计、开发、运维等人员</w:t>
      </w:r>
    </w:p>
    <w:p w14:paraId="769EA209">
      <w:pPr>
        <w:spacing w:line="360" w:lineRule="auto"/>
        <w:ind w:firstLine="480" w:firstLineChars="200"/>
        <w:rPr>
          <w:rFonts w:hint="eastAsia"/>
          <w:lang w:bidi="ar"/>
        </w:rPr>
      </w:pPr>
    </w:p>
    <w:bookmarkEnd w:id="31"/>
    <w:bookmarkEnd w:id="32"/>
    <w:p w14:paraId="3EBB2E61">
      <w:pPr>
        <w:pStyle w:val="4"/>
        <w:numPr>
          <w:ilvl w:val="1"/>
          <w:numId w:val="6"/>
        </w:numPr>
      </w:pPr>
      <w:bookmarkStart w:id="37" w:name="_bookmark5"/>
      <w:bookmarkEnd w:id="37"/>
      <w:bookmarkStart w:id="38" w:name="_Toc171964777"/>
      <w:bookmarkEnd w:id="38"/>
      <w:bookmarkStart w:id="39" w:name="_Toc171964779"/>
      <w:bookmarkEnd w:id="39"/>
      <w:bookmarkStart w:id="40" w:name="_Toc171964778"/>
      <w:bookmarkEnd w:id="40"/>
      <w:bookmarkStart w:id="41" w:name="_bookmark3"/>
      <w:bookmarkEnd w:id="41"/>
      <w:bookmarkStart w:id="42" w:name="_Toc128319991"/>
      <w:bookmarkStart w:id="43" w:name="_Toc112253443"/>
      <w:bookmarkStart w:id="44" w:name="_Toc243568530"/>
      <w:r>
        <w:rPr>
          <w:rFonts w:hint="eastAsia"/>
        </w:rPr>
        <w:t>术语</w:t>
      </w:r>
      <w:bookmarkEnd w:id="42"/>
      <w:bookmarkEnd w:id="43"/>
      <w:bookmarkEnd w:id="44"/>
      <w:r>
        <w:t>和缩略语</w:t>
      </w:r>
    </w:p>
    <w:tbl>
      <w:tblPr>
        <w:tblStyle w:val="5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3102"/>
        <w:gridCol w:w="9426"/>
      </w:tblGrid>
      <w:tr w14:paraId="6D12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9" w:type="pct"/>
            <w:shd w:val="clear" w:color="auto" w:fill="BFBFBF"/>
            <w:vAlign w:val="center"/>
          </w:tcPr>
          <w:p w14:paraId="2DEF0380">
            <w:pPr>
              <w:widowControl w:val="0"/>
              <w:adjustRightInd w:val="0"/>
              <w:snapToGrid w:val="0"/>
              <w:spacing w:line="276"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序号</w:t>
            </w:r>
          </w:p>
        </w:tc>
        <w:tc>
          <w:tcPr>
            <w:tcW w:w="1112" w:type="pct"/>
            <w:shd w:val="clear" w:color="auto" w:fill="BFBFBF"/>
            <w:vAlign w:val="center"/>
          </w:tcPr>
          <w:p w14:paraId="45660B2F">
            <w:pPr>
              <w:widowControl w:val="0"/>
              <w:adjustRightInd w:val="0"/>
              <w:snapToGrid w:val="0"/>
              <w:spacing w:line="276"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名词</w:t>
            </w:r>
          </w:p>
        </w:tc>
        <w:tc>
          <w:tcPr>
            <w:tcW w:w="3379" w:type="pct"/>
            <w:shd w:val="clear" w:color="auto" w:fill="BFBFBF"/>
            <w:vAlign w:val="center"/>
          </w:tcPr>
          <w:p w14:paraId="76C7E110">
            <w:pPr>
              <w:widowControl w:val="0"/>
              <w:adjustRightInd w:val="0"/>
              <w:snapToGrid w:val="0"/>
              <w:spacing w:line="276"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相关解释</w:t>
            </w:r>
          </w:p>
        </w:tc>
      </w:tr>
      <w:tr w14:paraId="21F1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6B2C89C1">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1</w:t>
            </w:r>
          </w:p>
        </w:tc>
        <w:tc>
          <w:tcPr>
            <w:tcW w:w="1112" w:type="pct"/>
            <w:vAlign w:val="center"/>
          </w:tcPr>
          <w:p w14:paraId="26AD978B">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测试用例</w:t>
            </w:r>
          </w:p>
        </w:tc>
        <w:tc>
          <w:tcPr>
            <w:tcW w:w="3379" w:type="pct"/>
            <w:vAlign w:val="center"/>
          </w:tcPr>
          <w:p w14:paraId="6C9B6EA9">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指对一项特定的产品进行测试任务描述</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kern w:val="2"/>
                <w14:textFill>
                  <w14:solidFill>
                    <w14:schemeClr w14:val="tx1"/>
                  </w14:solidFill>
                </w14:textFill>
              </w:rPr>
              <w:t>体现测试方案、方法、技术和策略</w:t>
            </w:r>
            <w:r>
              <w:rPr>
                <w:rFonts w:ascii="Times New Roman" w:hAnsi="Times New Roman" w:cs="Times New Roman"/>
                <w:color w:val="000000" w:themeColor="text1"/>
                <w14:textFill>
                  <w14:solidFill>
                    <w14:schemeClr w14:val="tx1"/>
                  </w14:solidFill>
                </w14:textFill>
              </w:rPr>
              <w:t>。</w:t>
            </w:r>
          </w:p>
        </w:tc>
      </w:tr>
      <w:tr w14:paraId="290C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3B969E79">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2</w:t>
            </w:r>
          </w:p>
        </w:tc>
        <w:tc>
          <w:tcPr>
            <w:tcW w:w="1112" w:type="pct"/>
            <w:vAlign w:val="center"/>
          </w:tcPr>
          <w:p w14:paraId="1C4A51D7">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黑盒测试</w:t>
            </w:r>
          </w:p>
        </w:tc>
        <w:tc>
          <w:tcPr>
            <w:tcW w:w="3379" w:type="pct"/>
            <w:vAlign w:val="center"/>
          </w:tcPr>
          <w:p w14:paraId="6A325C53">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指不基于内部设计和代码的任何知识</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kern w:val="2"/>
                <w14:textFill>
                  <w14:solidFill>
                    <w14:schemeClr w14:val="tx1"/>
                  </w14:solidFill>
                </w14:textFill>
              </w:rPr>
              <w:t>而基于需求和功能性的测试</w:t>
            </w:r>
            <w:r>
              <w:rPr>
                <w:rFonts w:ascii="Times New Roman" w:hAnsi="Times New Roman" w:cs="Times New Roman"/>
                <w:color w:val="000000" w:themeColor="text1"/>
                <w14:textFill>
                  <w14:solidFill>
                    <w14:schemeClr w14:val="tx1"/>
                  </w14:solidFill>
                </w14:textFill>
              </w:rPr>
              <w:t>。</w:t>
            </w:r>
          </w:p>
        </w:tc>
      </w:tr>
      <w:tr w14:paraId="554A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6CADC965">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3</w:t>
            </w:r>
          </w:p>
        </w:tc>
        <w:tc>
          <w:tcPr>
            <w:tcW w:w="1112" w:type="pct"/>
            <w:vAlign w:val="center"/>
          </w:tcPr>
          <w:p w14:paraId="621408A6">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数据上链</w:t>
            </w:r>
          </w:p>
        </w:tc>
        <w:tc>
          <w:tcPr>
            <w:tcW w:w="3379" w:type="pct"/>
            <w:vAlign w:val="center"/>
          </w:tcPr>
          <w:p w14:paraId="359CA3F1">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指将数据保存到区块链中</w:t>
            </w:r>
            <w:r>
              <w:rPr>
                <w:rFonts w:ascii="Times New Roman" w:hAnsi="Times New Roman" w:cs="Times New Roman"/>
                <w:color w:val="000000" w:themeColor="text1"/>
                <w14:textFill>
                  <w14:solidFill>
                    <w14:schemeClr w14:val="tx1"/>
                  </w14:solidFill>
                </w14:textFill>
              </w:rPr>
              <w:t>。</w:t>
            </w:r>
          </w:p>
        </w:tc>
      </w:tr>
      <w:tr w14:paraId="6A2D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1ABA1A4E">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4</w:t>
            </w:r>
          </w:p>
        </w:tc>
        <w:tc>
          <w:tcPr>
            <w:tcW w:w="1112" w:type="pct"/>
            <w:vAlign w:val="center"/>
          </w:tcPr>
          <w:p w14:paraId="708FD330">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智能合约</w:t>
            </w:r>
          </w:p>
        </w:tc>
        <w:tc>
          <w:tcPr>
            <w:tcW w:w="3379" w:type="pct"/>
            <w:vAlign w:val="center"/>
          </w:tcPr>
          <w:p w14:paraId="58A5C2C2">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ascii="Times New Roman" w:hAnsi="Times New Roman" w:cs="Times New Roman"/>
                <w:color w:val="000000" w:themeColor="text1"/>
                <w:kern w:val="2"/>
                <w14:textFill>
                  <w14:solidFill>
                    <w14:schemeClr w14:val="tx1"/>
                  </w14:solidFill>
                </w14:textFill>
              </w:rPr>
              <w:t>在区块链中能够自动执行的代码</w:t>
            </w:r>
            <w:r>
              <w:rPr>
                <w:rFonts w:ascii="Times New Roman" w:hAnsi="Times New Roman" w:cs="Times New Roman"/>
                <w:color w:val="000000" w:themeColor="text1"/>
                <w14:textFill>
                  <w14:solidFill>
                    <w14:schemeClr w14:val="tx1"/>
                  </w14:solidFill>
                </w14:textFill>
              </w:rPr>
              <w:t>。</w:t>
            </w:r>
          </w:p>
        </w:tc>
      </w:tr>
      <w:tr w14:paraId="0F75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6F0AD16F">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5</w:t>
            </w:r>
          </w:p>
        </w:tc>
        <w:tc>
          <w:tcPr>
            <w:tcW w:w="1112" w:type="pct"/>
            <w:vAlign w:val="center"/>
          </w:tcPr>
          <w:p w14:paraId="0D11857D">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数据申请</w:t>
            </w:r>
          </w:p>
        </w:tc>
        <w:tc>
          <w:tcPr>
            <w:tcW w:w="3379" w:type="pct"/>
            <w:vAlign w:val="center"/>
          </w:tcPr>
          <w:p w14:paraId="743AD11E">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数据需求方通过申请来获取产品的使用权。</w:t>
            </w:r>
          </w:p>
        </w:tc>
      </w:tr>
      <w:tr w14:paraId="37D4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243FEFF5">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6</w:t>
            </w:r>
          </w:p>
        </w:tc>
        <w:tc>
          <w:tcPr>
            <w:tcW w:w="1112" w:type="pct"/>
            <w:vAlign w:val="center"/>
          </w:tcPr>
          <w:p w14:paraId="43E561AC">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数据审批</w:t>
            </w:r>
          </w:p>
        </w:tc>
        <w:tc>
          <w:tcPr>
            <w:tcW w:w="3379" w:type="pct"/>
            <w:vAlign w:val="center"/>
          </w:tcPr>
          <w:p w14:paraId="51E0CAE4">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数据提供方通过审批来确定需求方是否能获取产品的使用权。</w:t>
            </w:r>
          </w:p>
        </w:tc>
      </w:tr>
      <w:tr w14:paraId="3C3D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6B0BD8F0">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7</w:t>
            </w:r>
          </w:p>
        </w:tc>
        <w:tc>
          <w:tcPr>
            <w:tcW w:w="1112" w:type="pct"/>
            <w:vAlign w:val="center"/>
          </w:tcPr>
          <w:p w14:paraId="408E5457">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数据需方交付</w:t>
            </w:r>
          </w:p>
        </w:tc>
        <w:tc>
          <w:tcPr>
            <w:tcW w:w="3379" w:type="pct"/>
            <w:vAlign w:val="center"/>
          </w:tcPr>
          <w:p w14:paraId="2F466FD6">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数据需求方对已经获得使用权的产品进行使用并查看明细。</w:t>
            </w:r>
          </w:p>
        </w:tc>
      </w:tr>
      <w:tr w14:paraId="43BA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 w:type="pct"/>
            <w:vAlign w:val="center"/>
          </w:tcPr>
          <w:p w14:paraId="15574324">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8</w:t>
            </w:r>
          </w:p>
        </w:tc>
        <w:tc>
          <w:tcPr>
            <w:tcW w:w="1112" w:type="pct"/>
            <w:vAlign w:val="center"/>
          </w:tcPr>
          <w:p w14:paraId="4FB76789">
            <w:pPr>
              <w:widowControl w:val="0"/>
              <w:adjustRightInd w:val="0"/>
              <w:snapToGrid w:val="0"/>
              <w:spacing w:line="360" w:lineRule="auto"/>
              <w:jc w:val="center"/>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数据供方交付</w:t>
            </w:r>
          </w:p>
        </w:tc>
        <w:tc>
          <w:tcPr>
            <w:tcW w:w="3379" w:type="pct"/>
            <w:vAlign w:val="center"/>
          </w:tcPr>
          <w:p w14:paraId="4A0BDA18">
            <w:pPr>
              <w:widowControl w:val="0"/>
              <w:adjustRightInd w:val="0"/>
              <w:snapToGrid w:val="0"/>
              <w:spacing w:line="360" w:lineRule="auto"/>
              <w:jc w:val="both"/>
              <w:rPr>
                <w:rFonts w:ascii="Times New Roman" w:hAnsi="Times New Roman" w:cs="Times New Roman"/>
                <w:color w:val="000000" w:themeColor="text1"/>
                <w:kern w:val="2"/>
                <w14:textFill>
                  <w14:solidFill>
                    <w14:schemeClr w14:val="tx1"/>
                  </w14:solidFill>
                </w14:textFill>
              </w:rPr>
            </w:pPr>
            <w:r>
              <w:rPr>
                <w:rFonts w:hint="eastAsia" w:ascii="Times New Roman" w:hAnsi="Times New Roman" w:cs="Times New Roman"/>
                <w:color w:val="000000" w:themeColor="text1"/>
                <w:kern w:val="2"/>
                <w14:textFill>
                  <w14:solidFill>
                    <w14:schemeClr w14:val="tx1"/>
                  </w14:solidFill>
                </w14:textFill>
              </w:rPr>
              <w:t>数据提供方对提供的产品使用情况进行查看和统计。</w:t>
            </w:r>
          </w:p>
        </w:tc>
      </w:tr>
    </w:tbl>
    <w:p w14:paraId="6D0DD3AD">
      <w:pPr>
        <w:ind w:firstLine="480"/>
        <w:rPr>
          <w:rFonts w:hint="eastAsia"/>
          <w:color w:val="000000" w:themeColor="text1"/>
          <w14:textFill>
            <w14:solidFill>
              <w14:schemeClr w14:val="tx1"/>
            </w14:solidFill>
          </w14:textFill>
        </w:rPr>
      </w:pPr>
    </w:p>
    <w:p w14:paraId="467E7F25">
      <w:pPr>
        <w:rPr>
          <w:rFonts w:hint="eastAsia"/>
        </w:rPr>
      </w:pPr>
      <w:bookmarkStart w:id="45" w:name="_bookmark6"/>
      <w:bookmarkEnd w:id="45"/>
      <w:bookmarkStart w:id="46" w:name="_Toc128319992"/>
      <w:bookmarkStart w:id="47" w:name="_Toc112253444"/>
    </w:p>
    <w:p w14:paraId="7DE08C79">
      <w:pPr>
        <w:rPr>
          <w:rFonts w:hint="eastAsia"/>
        </w:rPr>
      </w:pPr>
    </w:p>
    <w:bookmarkEnd w:id="46"/>
    <w:bookmarkEnd w:id="47"/>
    <w:p w14:paraId="2A79FC96">
      <w:pPr>
        <w:pStyle w:val="3"/>
        <w:numPr>
          <w:ilvl w:val="0"/>
          <w:numId w:val="6"/>
        </w:numPr>
      </w:pPr>
      <w:bookmarkStart w:id="48" w:name="_bookmark7"/>
      <w:bookmarkEnd w:id="48"/>
      <w:bookmarkStart w:id="49" w:name="_Toc112253447"/>
      <w:bookmarkStart w:id="50" w:name="_Toc243568531"/>
      <w:bookmarkStart w:id="51" w:name="_Toc128319995"/>
      <w:r>
        <w:t>测试方法</w:t>
      </w:r>
      <w:bookmarkEnd w:id="49"/>
      <w:bookmarkEnd w:id="50"/>
      <w:bookmarkEnd w:id="51"/>
    </w:p>
    <w:p w14:paraId="24DBDF6F">
      <w:pPr>
        <w:spacing w:line="360" w:lineRule="auto"/>
        <w:ind w:firstLine="48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主要采用黑盒用例设计方法，包括等价类划分法、边界值分析法、错误推测法、正交法、场景法。</w:t>
      </w:r>
    </w:p>
    <w:p w14:paraId="2217701B">
      <w:pPr>
        <w:spacing w:line="360" w:lineRule="auto"/>
        <w:ind w:firstLine="48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功能测试：确保测试对象的功能正常，其中包括业务流程、数据处理和边界值等功能。</w:t>
      </w:r>
    </w:p>
    <w:p w14:paraId="783479EC">
      <w:pPr>
        <w:spacing w:line="360" w:lineRule="auto"/>
        <w:ind w:firstLine="48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流程测试：根据实际业务流程在系统中的完整正确实现、确保各业务流程内部数据流转及流程之间接口数据的正确，确保角色权限对流程操作的限制正确性。</w:t>
      </w:r>
    </w:p>
    <w:p w14:paraId="103642D5">
      <w:pPr>
        <w:spacing w:line="360" w:lineRule="auto"/>
        <w:ind w:firstLine="480" w:firstLineChars="200"/>
        <w:rPr>
          <w:rFonts w:hint="eastAsia"/>
          <w:lang w:bidi="ar"/>
        </w:rPr>
      </w:pPr>
      <w:r>
        <w:rPr>
          <w:rFonts w:hint="eastAsia"/>
          <w:lang w:bidi="ar"/>
        </w:rPr>
        <w:t>兼容性测试：确保系统在各种不同版本不同类型浏览器下均能正常实现其功能。</w:t>
      </w:r>
    </w:p>
    <w:p w14:paraId="0CAE8EAB">
      <w:pPr>
        <w:rPr>
          <w:rFonts w:hint="eastAsia"/>
        </w:rPr>
      </w:pPr>
    </w:p>
    <w:p w14:paraId="1FA3ECD2">
      <w:pPr>
        <w:rPr>
          <w:rFonts w:hint="eastAsia"/>
          <w:highlight w:val="yellow"/>
        </w:rPr>
      </w:pPr>
      <w:bookmarkStart w:id="52" w:name="_Toc102136752"/>
    </w:p>
    <w:p w14:paraId="6EC0FEB1">
      <w:pPr>
        <w:rPr>
          <w:rFonts w:hint="eastAsia"/>
          <w:highlight w:val="yellow"/>
        </w:rPr>
      </w:pPr>
    </w:p>
    <w:p w14:paraId="5CC6C08C">
      <w:pPr>
        <w:pStyle w:val="3"/>
        <w:numPr>
          <w:ilvl w:val="0"/>
          <w:numId w:val="6"/>
        </w:numPr>
        <w:rPr>
          <w:rFonts w:hint="eastAsia" w:eastAsia="宋体"/>
          <w:lang w:eastAsia="zh-CN"/>
        </w:rPr>
      </w:pPr>
      <w:bookmarkStart w:id="53" w:name="_Toc243568532"/>
      <w:r>
        <w:rPr>
          <w:rFonts w:hint="eastAsia"/>
        </w:rPr>
        <w:t>测试环境</w:t>
      </w:r>
      <w:bookmarkEnd w:id="53"/>
      <w:r>
        <w:rPr>
          <w:rFonts w:hint="eastAsia"/>
        </w:rPr>
        <w:t xml:space="preserve"> </w:t>
      </w:r>
    </w:p>
    <w:p w14:paraId="4FD5B07F">
      <w:pPr>
        <w:pStyle w:val="4"/>
        <w:numPr>
          <w:ilvl w:val="1"/>
          <w:numId w:val="6"/>
        </w:numPr>
      </w:pPr>
      <w:bookmarkStart w:id="54" w:name="_Toc243568533"/>
      <w:r>
        <w:rPr>
          <w:rFonts w:hint="eastAsia"/>
        </w:rPr>
        <w:t>测试设备</w:t>
      </w:r>
      <w:bookmarkEnd w:id="54"/>
    </w:p>
    <w:p w14:paraId="3A382BE9"/>
    <w:tbl>
      <w:tblPr>
        <w:tblStyle w:val="51"/>
        <w:tblW w:w="49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5"/>
        <w:gridCol w:w="3187"/>
        <w:gridCol w:w="4614"/>
        <w:gridCol w:w="2299"/>
      </w:tblGrid>
      <w:tr w14:paraId="1029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0" w:type="pct"/>
            <w:shd w:val="clear" w:color="auto" w:fill="BFBFBF"/>
            <w:vAlign w:val="center"/>
          </w:tcPr>
          <w:p w14:paraId="53E0D8B8">
            <w:pPr>
              <w:spacing w:line="276" w:lineRule="auto"/>
              <w:jc w:val="center"/>
              <w:rPr>
                <w:rFonts w:ascii="Times New Roman" w:hAnsi="Times New Roman" w:cs="Times New Roman"/>
              </w:rPr>
            </w:pPr>
            <w:r>
              <w:rPr>
                <w:rFonts w:ascii="Times New Roman" w:hAnsi="Times New Roman" w:cs="Times New Roman"/>
              </w:rPr>
              <w:t>操作系统</w:t>
            </w:r>
          </w:p>
        </w:tc>
        <w:tc>
          <w:tcPr>
            <w:tcW w:w="1148" w:type="pct"/>
            <w:shd w:val="clear" w:color="auto" w:fill="BFBFBF"/>
            <w:vAlign w:val="center"/>
          </w:tcPr>
          <w:p w14:paraId="73E6E9DA">
            <w:pPr>
              <w:spacing w:line="276" w:lineRule="auto"/>
              <w:jc w:val="center"/>
              <w:rPr>
                <w:rFonts w:ascii="Times New Roman" w:hAnsi="Times New Roman" w:cs="Times New Roman"/>
              </w:rPr>
            </w:pPr>
            <w:r>
              <w:rPr>
                <w:rFonts w:ascii="Times New Roman" w:hAnsi="Times New Roman" w:cs="Times New Roman"/>
              </w:rPr>
              <w:t>硬件配置</w:t>
            </w:r>
          </w:p>
        </w:tc>
        <w:tc>
          <w:tcPr>
            <w:tcW w:w="1662" w:type="pct"/>
            <w:shd w:val="clear" w:color="auto" w:fill="BFBFBF"/>
            <w:vAlign w:val="center"/>
          </w:tcPr>
          <w:p w14:paraId="7CA63652">
            <w:pPr>
              <w:spacing w:line="276" w:lineRule="auto"/>
              <w:jc w:val="center"/>
              <w:rPr>
                <w:rFonts w:ascii="Times New Roman" w:hAnsi="Times New Roman" w:cs="Times New Roman"/>
              </w:rPr>
            </w:pPr>
            <w:r>
              <w:rPr>
                <w:rFonts w:ascii="Times New Roman" w:hAnsi="Times New Roman" w:cs="Times New Roman"/>
              </w:rPr>
              <w:t>软件配置</w:t>
            </w:r>
          </w:p>
        </w:tc>
        <w:tc>
          <w:tcPr>
            <w:tcW w:w="828" w:type="pct"/>
            <w:shd w:val="clear" w:color="auto" w:fill="BFBFBF"/>
            <w:vAlign w:val="center"/>
          </w:tcPr>
          <w:p w14:paraId="0F7ED7CF">
            <w:pPr>
              <w:spacing w:line="276" w:lineRule="auto"/>
              <w:jc w:val="center"/>
              <w:rPr>
                <w:rFonts w:ascii="Times New Roman" w:hAnsi="Times New Roman" w:cs="Times New Roman"/>
              </w:rPr>
            </w:pPr>
            <w:r>
              <w:rPr>
                <w:rFonts w:ascii="Times New Roman" w:hAnsi="Times New Roman" w:cs="Times New Roman"/>
              </w:rPr>
              <w:t>数量</w:t>
            </w:r>
          </w:p>
        </w:tc>
      </w:tr>
      <w:tr w14:paraId="1BCB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pct"/>
            <w:vAlign w:val="center"/>
          </w:tcPr>
          <w:p w14:paraId="32DAC0CB">
            <w:pPr>
              <w:spacing w:line="360" w:lineRule="auto"/>
              <w:jc w:val="center"/>
              <w:rPr>
                <w:rFonts w:ascii="Times New Roman" w:hAnsi="Times New Roman" w:cs="Times New Roman"/>
              </w:rPr>
            </w:pPr>
            <w:r>
              <w:rPr>
                <w:rFonts w:hint="eastAsia" w:ascii="Times New Roman" w:hAnsi="Times New Roman" w:cs="Times New Roman"/>
              </w:rPr>
              <w:t>Windows 11</w:t>
            </w:r>
          </w:p>
        </w:tc>
        <w:tc>
          <w:tcPr>
            <w:tcW w:w="1148" w:type="pct"/>
            <w:vAlign w:val="center"/>
          </w:tcPr>
          <w:p w14:paraId="0D22F1A8">
            <w:pPr>
              <w:spacing w:line="360" w:lineRule="auto"/>
              <w:jc w:val="center"/>
              <w:rPr>
                <w:rFonts w:ascii="Times New Roman" w:hAnsi="Times New Roman" w:cs="Times New Roman"/>
              </w:rPr>
            </w:pPr>
            <w:r>
              <w:rPr>
                <w:rFonts w:ascii="Times New Roman" w:hAnsi="Times New Roman" w:cs="Times New Roman"/>
              </w:rPr>
              <w:t>处理器</w:t>
            </w:r>
            <w:r>
              <w:rPr>
                <w:rFonts w:ascii="Times New Roman" w:hAnsi="Times New Roman" w:cs="Times New Roman"/>
                <w:color w:val="171A1D"/>
                <w:shd w:val="clear" w:color="auto" w:fill="FFFFFF"/>
              </w:rPr>
              <w:t>：</w:t>
            </w:r>
            <w:r>
              <w:rPr>
                <w:rFonts w:hint="eastAsia" w:ascii="Times New Roman" w:hAnsi="Times New Roman" w:cs="Times New Roman"/>
              </w:rPr>
              <w:t>8</w:t>
            </w:r>
            <w:r>
              <w:rPr>
                <w:rFonts w:ascii="Times New Roman" w:hAnsi="Times New Roman" w:cs="Times New Roman"/>
              </w:rPr>
              <w:t xml:space="preserve">核 </w:t>
            </w:r>
          </w:p>
          <w:p w14:paraId="109D7F91">
            <w:pPr>
              <w:spacing w:line="360" w:lineRule="auto"/>
              <w:jc w:val="center"/>
              <w:rPr>
                <w:rFonts w:ascii="Times New Roman" w:hAnsi="Times New Roman" w:cs="Times New Roman"/>
              </w:rPr>
            </w:pPr>
            <w:r>
              <w:rPr>
                <w:rFonts w:ascii="Times New Roman" w:hAnsi="Times New Roman" w:cs="Times New Roman"/>
              </w:rPr>
              <w:t>内存</w:t>
            </w:r>
            <w:r>
              <w:rPr>
                <w:rFonts w:ascii="Times New Roman" w:hAnsi="Times New Roman" w:cs="Times New Roman"/>
                <w:color w:val="171A1D"/>
                <w:shd w:val="clear" w:color="auto" w:fill="FFFFFF"/>
              </w:rPr>
              <w:t>：</w:t>
            </w:r>
            <w:r>
              <w:rPr>
                <w:rFonts w:hint="eastAsia" w:ascii="Times New Roman" w:hAnsi="Times New Roman" w:cs="Times New Roman"/>
              </w:rPr>
              <w:t>32</w:t>
            </w:r>
            <w:r>
              <w:rPr>
                <w:rFonts w:ascii="Times New Roman" w:hAnsi="Times New Roman" w:cs="Times New Roman"/>
              </w:rPr>
              <w:t>GB</w:t>
            </w:r>
          </w:p>
        </w:tc>
        <w:tc>
          <w:tcPr>
            <w:tcW w:w="1662" w:type="pct"/>
            <w:vAlign w:val="center"/>
          </w:tcPr>
          <w:p w14:paraId="2E976034">
            <w:pPr>
              <w:spacing w:line="360" w:lineRule="auto"/>
              <w:rPr>
                <w:rFonts w:hint="eastAsia" w:ascii="Times New Roman" w:hAnsi="Times New Roman" w:cs="Times New Roman"/>
                <w:lang w:val="en-US" w:eastAsia="zh-CN"/>
              </w:rPr>
            </w:pPr>
            <w:ins w:id="0" w:author="影" w:date="2026-10-22T15:08:06Z">
              <w:r>
                <w:rPr>
                  <w:rFonts w:hint="eastAsia"/>
                </w:rPr>
                <w:t>Microsoft Edge</w:t>
              </w:r>
            </w:ins>
            <w:del w:id="1" w:author="影" w:date="2026-10-22T15:08:06Z">
              <w:r>
                <w:rPr>
                  <w:rFonts w:hint="eastAsia" w:ascii="Times New Roman" w:hAnsi="Times New Roman" w:cs="Times New Roman"/>
                </w:rPr>
                <w:delText>Edge</w:delText>
              </w:r>
            </w:del>
            <w:r>
              <w:rPr>
                <w:rFonts w:hint="eastAsia" w:ascii="Times New Roman" w:hAnsi="Times New Roman" w:cs="Times New Roman"/>
                <w:lang w:val="en-US" w:eastAsia="zh-CN"/>
              </w:rPr>
              <w:t xml:space="preserve"> </w:t>
            </w:r>
            <w:r>
              <w:rPr>
                <w:rFonts w:hint="eastAsia" w:ascii="Times New Roman" w:hAnsi="Times New Roman" w:cs="Times New Roman"/>
              </w:rPr>
              <w:t>155.0.4283.62</w:t>
            </w:r>
          </w:p>
          <w:p w14:paraId="0533A6BC">
            <w:pPr>
              <w:spacing w:line="360" w:lineRule="auto"/>
              <w:rPr>
                <w:rFonts w:hint="eastAsia" w:ascii="Times New Roman" w:hAnsi="Times New Roman" w:eastAsia="宋体" w:cs="Times New Roman"/>
                <w:lang w:val="en-US" w:eastAsia="zh-CN"/>
              </w:rPr>
            </w:pPr>
            <w:r>
              <w:rPr>
                <w:rFonts w:hint="eastAsia" w:ascii="Times New Roman" w:hAnsi="Times New Roman" w:cs="Times New Roman"/>
              </w:rPr>
              <w:t>Chrome</w:t>
            </w:r>
            <w:r>
              <w:rPr>
                <w:rFonts w:hint="eastAsia" w:ascii="Times New Roman" w:hAnsi="Times New Roman" w:cs="Times New Roman"/>
                <w:lang w:val="en-US" w:eastAsia="zh-CN"/>
              </w:rPr>
              <w:t xml:space="preserve"> </w:t>
            </w:r>
            <w:r>
              <w:rPr>
                <w:rFonts w:hint="eastAsia" w:ascii="Times New Roman" w:hAnsi="Times New Roman" w:cs="Times New Roman"/>
              </w:rPr>
              <w:t>155.0.8059.80</w:t>
            </w:r>
          </w:p>
        </w:tc>
        <w:tc>
          <w:tcPr>
            <w:tcW w:w="828" w:type="pct"/>
            <w:vAlign w:val="center"/>
          </w:tcPr>
          <w:p w14:paraId="29903198">
            <w:pPr>
              <w:spacing w:line="360" w:lineRule="auto"/>
              <w:jc w:val="center"/>
              <w:rPr>
                <w:rFonts w:ascii="Times New Roman" w:hAnsi="Times New Roman" w:cs="Times New Roman"/>
              </w:rPr>
            </w:pPr>
            <w:r>
              <w:rPr>
                <w:rFonts w:ascii="Times New Roman" w:hAnsi="Times New Roman" w:cs="Times New Roman"/>
              </w:rPr>
              <w:t>1</w:t>
            </w:r>
          </w:p>
        </w:tc>
      </w:tr>
    </w:tbl>
    <w:p w14:paraId="6694C3C2">
      <w:pPr>
        <w:rPr>
          <w:rFonts w:hint="eastAsia"/>
        </w:rPr>
      </w:pPr>
    </w:p>
    <w:p w14:paraId="7426CACE">
      <w:pPr>
        <w:pStyle w:val="4"/>
        <w:numPr>
          <w:ilvl w:val="1"/>
          <w:numId w:val="6"/>
        </w:numPr>
      </w:pPr>
      <w:bookmarkStart w:id="55" w:name="_Toc243568534"/>
      <w:r>
        <w:rPr>
          <w:rFonts w:hint="eastAsia"/>
        </w:rPr>
        <w:t>测试环境</w:t>
      </w:r>
      <w:bookmarkEnd w:id="55"/>
    </w:p>
    <w:p w14:paraId="086711B1">
      <w:pPr>
        <w:pStyle w:val="160"/>
        <w:rPr>
          <w:ins w:id="2" w:author="影" w:date="2026-10-22T15:01:54Z"/>
          <w:shd w:val="clear" w:color="auto" w:fill="FFFFFF"/>
        </w:rPr>
      </w:pPr>
      <w:r>
        <w:rPr>
          <w:shd w:val="clear" w:color="auto" w:fill="FFFFFF"/>
        </w:rPr>
        <w:t>测试环境包括两套服务器</w:t>
      </w:r>
      <w:r>
        <w:rPr>
          <w:rFonts w:hint="eastAsia"/>
          <w:shd w:val="clear" w:color="auto" w:fill="FFFFFF"/>
          <w:lang w:eastAsia="zh-CN"/>
        </w:rPr>
        <w:t>，</w:t>
      </w:r>
      <w:r>
        <w:rPr>
          <w:shd w:val="clear" w:color="auto" w:fill="FFFFFF"/>
        </w:rPr>
        <w:t>分别由租户A、B使用。</w:t>
      </w:r>
    </w:p>
    <w:p w14:paraId="15B499CF">
      <w:pPr>
        <w:pStyle w:val="160"/>
        <w:rPr>
          <w:rFonts w:hint="default" w:eastAsia="宋体"/>
          <w:highlight w:val="yellow"/>
          <w:shd w:val="clear" w:color="auto" w:fill="FFFFFF"/>
          <w:lang w:val="en-US" w:eastAsia="zh-CN"/>
          <w:rPrChange w:id="3" w:author="影" w:date="2026-10-22T15:02:21Z">
            <w:rPr>
              <w:rFonts w:hint="default" w:eastAsia="宋体"/>
              <w:shd w:val="clear" w:color="auto" w:fill="FFFFFF"/>
              <w:lang w:val="en-US" w:eastAsia="zh-CN"/>
            </w:rPr>
          </w:rPrChange>
        </w:rPr>
      </w:pPr>
      <w:ins w:id="4" w:author="影" w:date="2026-10-22T15:01:56Z">
        <w:r>
          <w:rPr>
            <w:rFonts w:hint="eastAsia"/>
            <w:highlight w:val="yellow"/>
            <w:shd w:val="clear" w:color="auto" w:fill="FFFFFF"/>
            <w:lang w:val="en-US" w:eastAsia="zh-CN"/>
            <w:rPrChange w:id="5" w:author="影" w:date="2026-10-22T15:02:21Z">
              <w:rPr>
                <w:rFonts w:hint="eastAsia"/>
                <w:shd w:val="clear" w:color="auto" w:fill="FFFFFF"/>
                <w:lang w:val="en-US" w:eastAsia="zh-CN"/>
              </w:rPr>
            </w:rPrChange>
          </w:rPr>
          <w:t>缺</w:t>
        </w:r>
      </w:ins>
      <w:ins w:id="6" w:author="影" w:date="2026-10-22T15:01:58Z">
        <w:r>
          <w:rPr>
            <w:rFonts w:hint="eastAsia"/>
            <w:highlight w:val="yellow"/>
            <w:shd w:val="clear" w:color="auto" w:fill="FFFFFF"/>
            <w:lang w:val="en-US" w:eastAsia="zh-CN"/>
            <w:rPrChange w:id="7" w:author="影" w:date="2026-10-22T15:02:21Z">
              <w:rPr>
                <w:rFonts w:hint="eastAsia"/>
                <w:shd w:val="clear" w:color="auto" w:fill="FFFFFF"/>
                <w:lang w:val="en-US" w:eastAsia="zh-CN"/>
              </w:rPr>
            </w:rPrChange>
          </w:rPr>
          <w:t>部署</w:t>
        </w:r>
      </w:ins>
      <w:ins w:id="8" w:author="影" w:date="2026-10-22T15:01:59Z">
        <w:r>
          <w:rPr>
            <w:rFonts w:hint="eastAsia"/>
            <w:highlight w:val="yellow"/>
            <w:shd w:val="clear" w:color="auto" w:fill="FFFFFF"/>
            <w:lang w:val="en-US" w:eastAsia="zh-CN"/>
            <w:rPrChange w:id="9" w:author="影" w:date="2026-10-22T15:02:21Z">
              <w:rPr>
                <w:rFonts w:hint="eastAsia"/>
                <w:shd w:val="clear" w:color="auto" w:fill="FFFFFF"/>
                <w:lang w:val="en-US" w:eastAsia="zh-CN"/>
              </w:rPr>
            </w:rPrChange>
          </w:rPr>
          <w:t>图</w:t>
        </w:r>
      </w:ins>
      <w:ins w:id="10" w:author="影" w:date="2026-10-22T15:02:00Z">
        <w:r>
          <w:rPr>
            <w:rFonts w:hint="eastAsia"/>
            <w:highlight w:val="yellow"/>
            <w:shd w:val="clear" w:color="auto" w:fill="FFFFFF"/>
            <w:lang w:val="en-US" w:eastAsia="zh-CN"/>
            <w:rPrChange w:id="11" w:author="影" w:date="2026-10-22T15:02:21Z">
              <w:rPr>
                <w:rFonts w:hint="eastAsia"/>
                <w:shd w:val="clear" w:color="auto" w:fill="FFFFFF"/>
                <w:lang w:val="en-US" w:eastAsia="zh-CN"/>
              </w:rPr>
            </w:rPrChange>
          </w:rPr>
          <w:t>，</w:t>
        </w:r>
      </w:ins>
      <w:ins w:id="12" w:author="影" w:date="2026-10-22T15:02:01Z">
        <w:r>
          <w:rPr>
            <w:rFonts w:hint="eastAsia"/>
            <w:highlight w:val="yellow"/>
            <w:shd w:val="clear" w:color="auto" w:fill="FFFFFF"/>
            <w:lang w:val="en-US" w:eastAsia="zh-CN"/>
            <w:rPrChange w:id="13" w:author="影" w:date="2026-10-22T15:02:21Z">
              <w:rPr>
                <w:rFonts w:hint="eastAsia"/>
                <w:shd w:val="clear" w:color="auto" w:fill="FFFFFF"/>
                <w:lang w:val="en-US" w:eastAsia="zh-CN"/>
              </w:rPr>
            </w:rPrChange>
          </w:rPr>
          <w:t>后续</w:t>
        </w:r>
      </w:ins>
      <w:ins w:id="14" w:author="影" w:date="2026-10-22T15:02:02Z">
        <w:r>
          <w:rPr>
            <w:rFonts w:hint="eastAsia"/>
            <w:highlight w:val="yellow"/>
            <w:shd w:val="clear" w:color="auto" w:fill="FFFFFF"/>
            <w:lang w:val="en-US" w:eastAsia="zh-CN"/>
            <w:rPrChange w:id="15" w:author="影" w:date="2026-10-22T15:02:21Z">
              <w:rPr>
                <w:rFonts w:hint="eastAsia"/>
                <w:shd w:val="clear" w:color="auto" w:fill="FFFFFF"/>
                <w:lang w:val="en-US" w:eastAsia="zh-CN"/>
              </w:rPr>
            </w:rPrChange>
          </w:rPr>
          <w:t>补</w:t>
        </w:r>
      </w:ins>
    </w:p>
    <w:p w14:paraId="751E6832">
      <w:pPr>
        <w:pStyle w:val="5"/>
        <w:widowControl/>
        <w:numPr>
          <w:ilvl w:val="2"/>
          <w:numId w:val="6"/>
        </w:numPr>
        <w:rPr>
          <w:rFonts w:hint="eastAsia" w:cs="Times New Roman"/>
        </w:rPr>
      </w:pPr>
      <w:del w:id="16" w:author="影" w:date="2026-10-22T15:03:04Z">
        <w:r>
          <w:rPr>
            <w:rFonts w:hint="default" w:cs="Times New Roman"/>
            <w:lang w:val="en-US"/>
          </w:rPr>
          <w:delText>平台</w:delText>
        </w:r>
      </w:del>
      <w:ins w:id="17" w:author="影" w:date="2026-10-22T15:03:04Z">
        <w:r>
          <w:rPr>
            <w:rFonts w:hint="eastAsia" w:cs="Times New Roman"/>
            <w:lang w:val="en-US" w:eastAsia="zh-CN"/>
          </w:rPr>
          <w:t>服务器</w:t>
        </w:r>
      </w:ins>
      <w:r>
        <w:rPr>
          <w:rFonts w:hint="eastAsia" w:cs="Times New Roman"/>
        </w:rPr>
        <w:t>节点</w:t>
      </w:r>
    </w:p>
    <w:p w14:paraId="794A0AC2"/>
    <w:tbl>
      <w:tblPr>
        <w:tblStyle w:val="51"/>
        <w:tblW w:w="48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5302"/>
        <w:gridCol w:w="2643"/>
        <w:gridCol w:w="1997"/>
        <w:gridCol w:w="2052"/>
      </w:tblGrid>
      <w:tr w14:paraId="0BAF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552" w:type="pct"/>
            <w:shd w:val="clear" w:color="auto" w:fill="BEBEBE" w:themeFill="background1" w:themeFillShade="BF"/>
            <w:noWrap/>
            <w:vAlign w:val="center"/>
          </w:tcPr>
          <w:p w14:paraId="51AFDB0E">
            <w:pPr>
              <w:spacing w:line="276" w:lineRule="auto"/>
              <w:jc w:val="center"/>
              <w:rPr>
                <w:rFonts w:ascii="Times New Roman" w:hAnsi="Times New Roman" w:cs="Times New Roman"/>
              </w:rPr>
            </w:pPr>
            <w:r>
              <w:rPr>
                <w:rFonts w:hint="eastAsia" w:ascii="Times New Roman" w:hAnsi="Times New Roman" w:cs="Times New Roman"/>
              </w:rPr>
              <w:t>参与方</w:t>
            </w:r>
          </w:p>
        </w:tc>
        <w:tc>
          <w:tcPr>
            <w:tcW w:w="1965" w:type="pct"/>
            <w:shd w:val="clear" w:color="auto" w:fill="BEBEBE" w:themeFill="background1" w:themeFillShade="BF"/>
            <w:noWrap/>
            <w:vAlign w:val="center"/>
          </w:tcPr>
          <w:p w14:paraId="538C099A">
            <w:pPr>
              <w:spacing w:line="276" w:lineRule="auto"/>
              <w:jc w:val="center"/>
              <w:rPr>
                <w:rFonts w:ascii="Times New Roman" w:hAnsi="Times New Roman" w:cs="Times New Roman"/>
              </w:rPr>
            </w:pPr>
            <w:r>
              <w:rPr>
                <w:rFonts w:hint="eastAsia" w:ascii="Times New Roman" w:hAnsi="Times New Roman" w:cs="Times New Roman"/>
              </w:rPr>
              <w:t>系统版本</w:t>
            </w:r>
          </w:p>
        </w:tc>
        <w:tc>
          <w:tcPr>
            <w:tcW w:w="979" w:type="pct"/>
            <w:shd w:val="clear" w:color="auto" w:fill="BEBEBE" w:themeFill="background1" w:themeFillShade="BF"/>
            <w:noWrap/>
            <w:vAlign w:val="center"/>
          </w:tcPr>
          <w:p w14:paraId="40C71E1B">
            <w:pPr>
              <w:spacing w:line="276" w:lineRule="auto"/>
              <w:jc w:val="center"/>
              <w:rPr>
                <w:rFonts w:ascii="Times New Roman" w:hAnsi="Times New Roman" w:cs="Times New Roman"/>
              </w:rPr>
            </w:pPr>
            <w:r>
              <w:rPr>
                <w:rFonts w:ascii="Times New Roman" w:hAnsi="Times New Roman" w:cs="Times New Roman"/>
              </w:rPr>
              <w:t>CPU</w:t>
            </w:r>
            <w:r>
              <w:rPr>
                <w:rFonts w:hint="eastAsia" w:ascii="Times New Roman" w:hAnsi="Times New Roman" w:cs="Times New Roman"/>
              </w:rPr>
              <w:t>核数</w:t>
            </w:r>
          </w:p>
        </w:tc>
        <w:tc>
          <w:tcPr>
            <w:tcW w:w="740" w:type="pct"/>
            <w:shd w:val="clear" w:color="auto" w:fill="BEBEBE" w:themeFill="background1" w:themeFillShade="BF"/>
            <w:noWrap/>
            <w:vAlign w:val="center"/>
          </w:tcPr>
          <w:p w14:paraId="42467CD2">
            <w:pPr>
              <w:spacing w:line="276" w:lineRule="auto"/>
              <w:jc w:val="center"/>
              <w:rPr>
                <w:rFonts w:ascii="Times New Roman" w:hAnsi="Times New Roman" w:cs="Times New Roman"/>
              </w:rPr>
            </w:pPr>
            <w:r>
              <w:rPr>
                <w:rFonts w:hint="eastAsia" w:ascii="Times New Roman" w:hAnsi="Times New Roman" w:cs="Times New Roman"/>
              </w:rPr>
              <w:t>内存</w:t>
            </w:r>
          </w:p>
        </w:tc>
        <w:tc>
          <w:tcPr>
            <w:tcW w:w="760" w:type="pct"/>
            <w:shd w:val="clear" w:color="auto" w:fill="BEBEBE" w:themeFill="background1" w:themeFillShade="BF"/>
            <w:noWrap/>
            <w:vAlign w:val="center"/>
          </w:tcPr>
          <w:p w14:paraId="379DF664">
            <w:pPr>
              <w:spacing w:line="276" w:lineRule="auto"/>
              <w:jc w:val="center"/>
              <w:rPr>
                <w:rFonts w:ascii="Times New Roman" w:hAnsi="Times New Roman" w:cs="Times New Roman"/>
              </w:rPr>
            </w:pPr>
            <w:r>
              <w:rPr>
                <w:rFonts w:hint="eastAsia" w:ascii="Times New Roman" w:hAnsi="Times New Roman" w:cs="Times New Roman"/>
              </w:rPr>
              <w:t>是否带卡</w:t>
            </w:r>
          </w:p>
        </w:tc>
      </w:tr>
      <w:tr w14:paraId="7563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52" w:type="pct"/>
            <w:noWrap/>
            <w:vAlign w:val="center"/>
          </w:tcPr>
          <w:p w14:paraId="00C7BDFC">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A</w:t>
            </w:r>
          </w:p>
        </w:tc>
        <w:tc>
          <w:tcPr>
            <w:tcW w:w="1965" w:type="pct"/>
            <w:noWrap/>
            <w:vAlign w:val="center"/>
          </w:tcPr>
          <w:p w14:paraId="4CD697AF">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CentOS Linux release 7.8.2003 (Core)</w:t>
            </w:r>
          </w:p>
        </w:tc>
        <w:tc>
          <w:tcPr>
            <w:tcW w:w="979" w:type="pct"/>
            <w:noWrap/>
            <w:vAlign w:val="center"/>
          </w:tcPr>
          <w:p w14:paraId="05AA1AC5">
            <w:pPr>
              <w:jc w:val="center"/>
              <w:rPr>
                <w:color w:val="333333"/>
                <w:kern w:val="0"/>
                <w:sz w:val="24"/>
                <w:szCs w:val="24"/>
                <w:shd w:val="clear" w:color="auto" w:fill="FFFFFF"/>
                <w:lang w:bidi="ar"/>
              </w:rPr>
            </w:pPr>
            <w:r>
              <w:rPr>
                <w:color w:val="333333"/>
                <w:kern w:val="0"/>
                <w:sz w:val="24"/>
                <w:szCs w:val="24"/>
                <w:shd w:val="clear" w:color="auto" w:fill="FFFFFF"/>
                <w:lang w:bidi="ar"/>
              </w:rPr>
              <w:t>8</w:t>
            </w:r>
          </w:p>
        </w:tc>
        <w:tc>
          <w:tcPr>
            <w:tcW w:w="740" w:type="pct"/>
            <w:noWrap/>
            <w:vAlign w:val="center"/>
          </w:tcPr>
          <w:p w14:paraId="2E34552A">
            <w:pPr>
              <w:jc w:val="center"/>
              <w:rPr>
                <w:color w:val="333333"/>
                <w:kern w:val="0"/>
                <w:sz w:val="24"/>
                <w:szCs w:val="24"/>
                <w:shd w:val="clear" w:color="auto" w:fill="FFFFFF"/>
                <w:lang w:bidi="ar"/>
              </w:rPr>
            </w:pPr>
            <w:r>
              <w:rPr>
                <w:rFonts w:hint="eastAsia"/>
                <w:color w:val="333333"/>
                <w:kern w:val="0"/>
                <w:sz w:val="24"/>
                <w:szCs w:val="24"/>
                <w:shd w:val="clear" w:color="auto" w:fill="FFFFFF"/>
                <w:lang w:val="en-US" w:eastAsia="zh-CN" w:bidi="ar"/>
              </w:rPr>
              <w:t>8</w:t>
            </w:r>
            <w:r>
              <w:rPr>
                <w:color w:val="333333"/>
                <w:kern w:val="0"/>
                <w:sz w:val="24"/>
                <w:szCs w:val="24"/>
                <w:shd w:val="clear" w:color="auto" w:fill="FFFFFF"/>
                <w:lang w:bidi="ar"/>
              </w:rPr>
              <w:t>G</w:t>
            </w:r>
          </w:p>
        </w:tc>
        <w:tc>
          <w:tcPr>
            <w:tcW w:w="760" w:type="pct"/>
            <w:noWrap/>
            <w:vAlign w:val="center"/>
          </w:tcPr>
          <w:p w14:paraId="3E9EC476">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否</w:t>
            </w:r>
          </w:p>
        </w:tc>
      </w:tr>
      <w:tr w14:paraId="1F00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52" w:type="pct"/>
            <w:noWrap/>
            <w:vAlign w:val="center"/>
          </w:tcPr>
          <w:p w14:paraId="12423083">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B</w:t>
            </w:r>
          </w:p>
        </w:tc>
        <w:tc>
          <w:tcPr>
            <w:tcW w:w="1965" w:type="pct"/>
            <w:noWrap/>
            <w:vAlign w:val="center"/>
          </w:tcPr>
          <w:p w14:paraId="656B0A45">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CentOS Linux release 7.8.2003 (Core)</w:t>
            </w:r>
          </w:p>
        </w:tc>
        <w:tc>
          <w:tcPr>
            <w:tcW w:w="979" w:type="pct"/>
            <w:noWrap/>
            <w:vAlign w:val="center"/>
          </w:tcPr>
          <w:p w14:paraId="17AB5B32">
            <w:pPr>
              <w:jc w:val="center"/>
              <w:rPr>
                <w:color w:val="333333"/>
                <w:kern w:val="0"/>
                <w:sz w:val="24"/>
                <w:szCs w:val="24"/>
                <w:shd w:val="clear" w:color="auto" w:fill="FFFFFF"/>
                <w:lang w:bidi="ar"/>
              </w:rPr>
            </w:pPr>
            <w:r>
              <w:rPr>
                <w:color w:val="333333"/>
                <w:kern w:val="0"/>
                <w:sz w:val="24"/>
                <w:szCs w:val="24"/>
                <w:shd w:val="clear" w:color="auto" w:fill="FFFFFF"/>
                <w:lang w:bidi="ar"/>
              </w:rPr>
              <w:t>8</w:t>
            </w:r>
          </w:p>
        </w:tc>
        <w:tc>
          <w:tcPr>
            <w:tcW w:w="740" w:type="pct"/>
            <w:noWrap/>
            <w:vAlign w:val="center"/>
          </w:tcPr>
          <w:p w14:paraId="175E9AD9">
            <w:pPr>
              <w:jc w:val="center"/>
              <w:rPr>
                <w:color w:val="333333"/>
                <w:kern w:val="0"/>
                <w:sz w:val="24"/>
                <w:szCs w:val="24"/>
                <w:shd w:val="clear" w:color="auto" w:fill="FFFFFF"/>
                <w:lang w:bidi="ar"/>
              </w:rPr>
            </w:pPr>
            <w:r>
              <w:rPr>
                <w:rFonts w:hint="eastAsia"/>
                <w:color w:val="333333"/>
                <w:kern w:val="0"/>
                <w:sz w:val="24"/>
                <w:szCs w:val="24"/>
                <w:shd w:val="clear" w:color="auto" w:fill="FFFFFF"/>
                <w:lang w:val="en-US" w:eastAsia="zh-CN" w:bidi="ar"/>
              </w:rPr>
              <w:t>8</w:t>
            </w:r>
            <w:r>
              <w:rPr>
                <w:color w:val="333333"/>
                <w:kern w:val="0"/>
                <w:sz w:val="24"/>
                <w:szCs w:val="24"/>
                <w:shd w:val="clear" w:color="auto" w:fill="FFFFFF"/>
                <w:lang w:bidi="ar"/>
              </w:rPr>
              <w:t>G</w:t>
            </w:r>
          </w:p>
        </w:tc>
        <w:tc>
          <w:tcPr>
            <w:tcW w:w="760" w:type="pct"/>
            <w:noWrap/>
            <w:vAlign w:val="center"/>
          </w:tcPr>
          <w:p w14:paraId="7B02DA4E">
            <w:pPr>
              <w:jc w:val="center"/>
              <w:rPr>
                <w:color w:val="333333"/>
                <w:kern w:val="0"/>
                <w:sz w:val="24"/>
                <w:szCs w:val="24"/>
                <w:shd w:val="clear" w:color="auto" w:fill="FFFFFF"/>
                <w:lang w:bidi="ar"/>
              </w:rPr>
            </w:pPr>
            <w:r>
              <w:rPr>
                <w:rFonts w:hint="eastAsia"/>
                <w:color w:val="333333"/>
                <w:kern w:val="0"/>
                <w:sz w:val="24"/>
                <w:szCs w:val="24"/>
                <w:shd w:val="clear" w:color="auto" w:fill="FFFFFF"/>
                <w:lang w:bidi="ar"/>
              </w:rPr>
              <w:t>否</w:t>
            </w:r>
          </w:p>
        </w:tc>
      </w:tr>
    </w:tbl>
    <w:p w14:paraId="2822EFEC">
      <w:pPr>
        <w:rPr>
          <w:rFonts w:hint="eastAsia"/>
          <w:highlight w:val="yellow"/>
        </w:rPr>
      </w:pPr>
    </w:p>
    <w:p w14:paraId="11084513">
      <w:pPr>
        <w:pStyle w:val="5"/>
        <w:widowControl/>
        <w:numPr>
          <w:ilvl w:val="2"/>
          <w:numId w:val="6"/>
        </w:numPr>
        <w:rPr>
          <w:rFonts w:cs="Times New Roman"/>
        </w:rPr>
      </w:pPr>
      <w:bookmarkStart w:id="56" w:name="_Toc2852"/>
      <w:bookmarkStart w:id="57" w:name="_Toc1331"/>
      <w:bookmarkStart w:id="58" w:name="_Toc27895"/>
      <w:bookmarkStart w:id="59" w:name="_Toc9032"/>
      <w:bookmarkStart w:id="60" w:name="_Toc11251"/>
      <w:bookmarkStart w:id="61" w:name="_Toc17438"/>
      <w:r>
        <w:rPr>
          <w:rFonts w:hint="eastAsia" w:cs="Times New Roman"/>
        </w:rPr>
        <w:t>区块链</w:t>
      </w:r>
      <w:bookmarkEnd w:id="56"/>
      <w:bookmarkEnd w:id="57"/>
      <w:bookmarkEnd w:id="58"/>
    </w:p>
    <w:tbl>
      <w:tblPr>
        <w:tblStyle w:val="5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9"/>
        <w:gridCol w:w="3119"/>
        <w:gridCol w:w="1947"/>
        <w:gridCol w:w="1947"/>
      </w:tblGrid>
      <w:tr w14:paraId="29A7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2484" w:type="pct"/>
            <w:shd w:val="clear" w:color="auto" w:fill="BEBEBE" w:themeFill="background1" w:themeFillShade="BF"/>
            <w:noWrap/>
            <w:vAlign w:val="center"/>
          </w:tcPr>
          <w:p w14:paraId="054E967D">
            <w:pPr>
              <w:spacing w:line="360" w:lineRule="auto"/>
              <w:jc w:val="center"/>
              <w:rPr>
                <w:rFonts w:hint="eastAsia"/>
              </w:rPr>
            </w:pPr>
            <w:r>
              <w:rPr>
                <w:rFonts w:hint="eastAsia"/>
              </w:rPr>
              <w:t>系统版本</w:t>
            </w:r>
          </w:p>
        </w:tc>
        <w:tc>
          <w:tcPr>
            <w:tcW w:w="1118" w:type="pct"/>
            <w:shd w:val="clear" w:color="auto" w:fill="BEBEBE" w:themeFill="background1" w:themeFillShade="BF"/>
            <w:noWrap/>
            <w:vAlign w:val="center"/>
          </w:tcPr>
          <w:p w14:paraId="32EFEFCF">
            <w:pPr>
              <w:spacing w:line="360" w:lineRule="auto"/>
              <w:jc w:val="center"/>
              <w:rPr>
                <w:rFonts w:hint="eastAsia"/>
              </w:rPr>
            </w:pPr>
            <w:r>
              <w:rPr>
                <w:rFonts w:hint="eastAsia"/>
              </w:rPr>
              <w:t>CPU核数</w:t>
            </w:r>
          </w:p>
        </w:tc>
        <w:tc>
          <w:tcPr>
            <w:tcW w:w="698" w:type="pct"/>
            <w:shd w:val="clear" w:color="auto" w:fill="BEBEBE" w:themeFill="background1" w:themeFillShade="BF"/>
            <w:noWrap/>
            <w:vAlign w:val="center"/>
          </w:tcPr>
          <w:p w14:paraId="39CFAD18">
            <w:pPr>
              <w:spacing w:line="360" w:lineRule="auto"/>
              <w:jc w:val="center"/>
              <w:rPr>
                <w:rFonts w:hint="eastAsia"/>
              </w:rPr>
            </w:pPr>
            <w:r>
              <w:rPr>
                <w:rFonts w:hint="eastAsia"/>
              </w:rPr>
              <w:t>内存</w:t>
            </w:r>
          </w:p>
        </w:tc>
        <w:tc>
          <w:tcPr>
            <w:tcW w:w="698" w:type="pct"/>
            <w:shd w:val="clear" w:color="auto" w:fill="BEBEBE" w:themeFill="background1" w:themeFillShade="BF"/>
            <w:noWrap/>
            <w:vAlign w:val="center"/>
          </w:tcPr>
          <w:p w14:paraId="6F3043D6">
            <w:pPr>
              <w:spacing w:line="360" w:lineRule="auto"/>
              <w:jc w:val="center"/>
              <w:rPr>
                <w:rFonts w:hint="eastAsia"/>
              </w:rPr>
            </w:pPr>
            <w:r>
              <w:rPr>
                <w:rFonts w:hint="eastAsia"/>
              </w:rPr>
              <w:t>是否带卡</w:t>
            </w:r>
          </w:p>
        </w:tc>
      </w:tr>
      <w:tr w14:paraId="7B81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84" w:type="pct"/>
            <w:noWrap/>
            <w:vAlign w:val="center"/>
          </w:tcPr>
          <w:p w14:paraId="16E4D87E">
            <w:pPr>
              <w:spacing w:line="360" w:lineRule="auto"/>
              <w:jc w:val="center"/>
              <w:rPr>
                <w:rFonts w:hint="eastAsia"/>
              </w:rPr>
            </w:pPr>
            <w:r>
              <w:rPr>
                <w:rFonts w:hint="eastAsia"/>
              </w:rPr>
              <w:t>CentOS Linux release 7.8.2003 (Core)</w:t>
            </w:r>
          </w:p>
        </w:tc>
        <w:tc>
          <w:tcPr>
            <w:tcW w:w="1118" w:type="pct"/>
            <w:noWrap/>
            <w:vAlign w:val="center"/>
          </w:tcPr>
          <w:p w14:paraId="64520860">
            <w:pPr>
              <w:spacing w:line="360" w:lineRule="auto"/>
              <w:jc w:val="center"/>
              <w:rPr>
                <w:rFonts w:hint="eastAsia" w:eastAsia="宋体"/>
                <w:lang w:eastAsia="zh-CN"/>
              </w:rPr>
            </w:pPr>
            <w:r>
              <w:rPr>
                <w:rFonts w:hint="eastAsia"/>
                <w:lang w:val="en-US" w:eastAsia="zh-CN"/>
              </w:rPr>
              <w:t>8</w:t>
            </w:r>
          </w:p>
        </w:tc>
        <w:tc>
          <w:tcPr>
            <w:tcW w:w="698" w:type="pct"/>
            <w:noWrap/>
            <w:vAlign w:val="center"/>
          </w:tcPr>
          <w:p w14:paraId="3A184A54">
            <w:pPr>
              <w:spacing w:line="360" w:lineRule="auto"/>
              <w:jc w:val="center"/>
              <w:rPr>
                <w:rFonts w:hint="eastAsia"/>
              </w:rPr>
            </w:pPr>
            <w:r>
              <w:rPr>
                <w:rFonts w:hint="eastAsia"/>
                <w:lang w:val="en-US" w:eastAsia="zh-CN"/>
              </w:rPr>
              <w:t>16</w:t>
            </w:r>
            <w:r>
              <w:rPr>
                <w:rFonts w:hint="eastAsia"/>
              </w:rPr>
              <w:t>G</w:t>
            </w:r>
          </w:p>
        </w:tc>
        <w:tc>
          <w:tcPr>
            <w:tcW w:w="698" w:type="pct"/>
            <w:noWrap/>
            <w:vAlign w:val="center"/>
          </w:tcPr>
          <w:p w14:paraId="50E8513B">
            <w:pPr>
              <w:spacing w:line="360" w:lineRule="auto"/>
              <w:jc w:val="center"/>
              <w:rPr>
                <w:rFonts w:hint="eastAsia"/>
              </w:rPr>
            </w:pPr>
            <w:r>
              <w:rPr>
                <w:rFonts w:hint="eastAsia"/>
              </w:rPr>
              <w:t>否</w:t>
            </w:r>
          </w:p>
        </w:tc>
      </w:tr>
    </w:tbl>
    <w:p w14:paraId="23CF30F7">
      <w:pPr>
        <w:spacing w:line="360" w:lineRule="auto"/>
        <w:jc w:val="both"/>
        <w:rPr>
          <w:rFonts w:hint="eastAsia" w:eastAsia="宋体"/>
          <w:lang w:val="en-US" w:eastAsia="zh-CN"/>
        </w:rPr>
      </w:pPr>
      <w:r>
        <w:rPr>
          <w:rFonts w:hint="eastAsia"/>
        </w:rPr>
        <w:t>依赖的区块链版本为：V2.3.</w:t>
      </w:r>
      <w:bookmarkEnd w:id="59"/>
      <w:bookmarkEnd w:id="60"/>
      <w:bookmarkEnd w:id="61"/>
      <w:r>
        <w:rPr>
          <w:rFonts w:hint="eastAsia"/>
          <w:lang w:val="en-US" w:eastAsia="zh-CN"/>
        </w:rPr>
        <w:t>7</w:t>
      </w:r>
    </w:p>
    <w:p w14:paraId="5E963C7C">
      <w:pPr>
        <w:rPr>
          <w:rFonts w:hint="eastAsia"/>
          <w:highlight w:val="yellow"/>
        </w:rPr>
      </w:pPr>
    </w:p>
    <w:p w14:paraId="449B4932">
      <w:pPr>
        <w:rPr>
          <w:rFonts w:hint="eastAsia"/>
          <w:highlight w:val="yellow"/>
        </w:rPr>
      </w:pPr>
    </w:p>
    <w:p w14:paraId="1453EF70">
      <w:pPr>
        <w:rPr>
          <w:rFonts w:hint="eastAsia"/>
          <w:highlight w:val="yellow"/>
        </w:rPr>
      </w:pPr>
    </w:p>
    <w:p w14:paraId="73156138">
      <w:pPr>
        <w:rPr>
          <w:rFonts w:hint="eastAsia"/>
          <w:highlight w:val="yellow"/>
        </w:rPr>
        <w:sectPr>
          <w:headerReference r:id="rId11" w:type="default"/>
          <w:footerReference r:id="rId12" w:type="default"/>
          <w:pgSz w:w="16838" w:h="11906" w:orient="landscape"/>
          <w:pgMar w:top="1803" w:right="1440" w:bottom="1803" w:left="1440" w:header="737" w:footer="799" w:gutter="0"/>
          <w:pgNumType w:start="1"/>
          <w:cols w:space="720" w:num="1"/>
          <w:docGrid w:linePitch="326" w:charSpace="0"/>
        </w:sectPr>
      </w:pPr>
    </w:p>
    <w:bookmarkEnd w:id="52"/>
    <w:p w14:paraId="163F90C4">
      <w:pPr>
        <w:pStyle w:val="3"/>
        <w:widowControl/>
        <w:numPr>
          <w:ilvl w:val="0"/>
          <w:numId w:val="6"/>
        </w:numPr>
      </w:pPr>
      <w:bookmarkStart w:id="62" w:name="_Toc243568535"/>
      <w:r>
        <w:rPr>
          <w:rFonts w:hint="eastAsia" w:ascii="Calibri" w:hAnsi="Calibri" w:cs="宋体"/>
        </w:rPr>
        <w:t>测试用例清单</w:t>
      </w:r>
      <w:bookmarkEnd w:id="62"/>
    </w:p>
    <w:p w14:paraId="1FA16694">
      <w:pPr>
        <w:pStyle w:val="4"/>
        <w:widowControl/>
        <w:numPr>
          <w:ilvl w:val="1"/>
          <w:numId w:val="6"/>
        </w:numPr>
        <w:rPr>
          <w:rFonts w:ascii="Arial" w:hAnsi="Arial" w:eastAsia="黑体" w:cs="黑体"/>
        </w:rPr>
      </w:pPr>
      <w:bookmarkStart w:id="63" w:name="_Toc243568536"/>
      <w:r>
        <w:rPr>
          <w:rFonts w:hint="eastAsia" w:ascii="Arial" w:hAnsi="Arial" w:eastAsia="黑体" w:cs="黑体"/>
        </w:rPr>
        <w:t>数据产品大厅</w:t>
      </w:r>
      <w:bookmarkEnd w:id="63"/>
      <w:ins w:id="18" w:author="影" w:date="2026-10-23T09:58:17Z">
        <w:r>
          <w:rPr>
            <w:rFonts w:hint="eastAsia" w:ascii="Arial" w:hAnsi="Arial" w:eastAsia="黑体" w:cs="黑体"/>
            <w:lang w:val="en-US" w:eastAsia="zh-CN"/>
          </w:rPr>
          <w:t>(</w:t>
        </w:r>
      </w:ins>
      <w:ins w:id="19" w:author="影" w:date="2026-10-23T09:58:22Z">
        <w:r>
          <w:rPr>
            <w:rFonts w:hint="eastAsia" w:ascii="Arial" w:hAnsi="Arial" w:eastAsia="黑体" w:cs="黑体"/>
            <w:lang w:val="en-US" w:eastAsia="zh-CN"/>
          </w:rPr>
          <w:t>绪丽</w:t>
        </w:r>
      </w:ins>
      <w:ins w:id="20" w:author="影" w:date="2026-10-23T09:58:17Z">
        <w:r>
          <w:rPr>
            <w:rFonts w:hint="eastAsia" w:ascii="Arial" w:hAnsi="Arial" w:eastAsia="黑体" w:cs="黑体"/>
            <w:lang w:val="en-US" w:eastAsia="zh-CN"/>
          </w:rPr>
          <w:t>)</w:t>
        </w:r>
      </w:ins>
    </w:p>
    <w:p w14:paraId="3D84FFCE">
      <w:pPr>
        <w:pStyle w:val="5"/>
        <w:widowControl/>
        <w:numPr>
          <w:ilvl w:val="2"/>
          <w:numId w:val="6"/>
        </w:numPr>
      </w:pPr>
      <w:r>
        <w:rPr>
          <w:rFonts w:hint="eastAsia" w:ascii="Calibri" w:hAnsi="Calibri" w:cs="宋体"/>
        </w:rPr>
        <w:t>数据产品大厅</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512951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3256638B">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7359FF1">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1F45AF3A">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4F601345">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33D017AF">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0C33B4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9225C5C">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763E0285">
            <w:pPr>
              <w:widowControl w:val="0"/>
              <w:jc w:val="both"/>
              <w:rPr>
                <w:rFonts w:hint="eastAsia"/>
                <w:color w:val="333333"/>
                <w:shd w:val="clear" w:color="auto" w:fill="FFFFFF"/>
                <w:lang w:bidi="ar"/>
              </w:rPr>
            </w:pPr>
            <w:r>
              <w:rPr>
                <w:rFonts w:hint="eastAsia"/>
                <w:color w:val="333333"/>
                <w:kern w:val="2"/>
                <w:shd w:val="clear" w:color="auto" w:fill="FFFFFF"/>
                <w:lang w:bidi="ar"/>
              </w:rPr>
              <w:t>数据产品大厅</w:t>
            </w:r>
          </w:p>
        </w:tc>
        <w:tc>
          <w:tcPr>
            <w:tcW w:w="1280" w:type="pct"/>
            <w:vMerge w:val="restart"/>
            <w:tcBorders>
              <w:top w:val="single" w:color="auto" w:sz="8" w:space="0"/>
              <w:left w:val="single" w:color="auto" w:sz="8" w:space="0"/>
              <w:right w:val="single" w:color="auto" w:sz="8" w:space="0"/>
            </w:tcBorders>
            <w:noWrap/>
            <w:vAlign w:val="center"/>
          </w:tcPr>
          <w:p w14:paraId="43F3A4FF">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数据产品列表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750DAE10">
            <w:pPr>
              <w:widowControl w:val="0"/>
              <w:jc w:val="both"/>
              <w:rPr>
                <w:rFonts w:hint="eastAsia"/>
                <w:color w:val="333333"/>
                <w:shd w:val="clear" w:color="auto" w:fill="FFFFFF"/>
                <w:lang w:bidi="ar"/>
              </w:rPr>
            </w:pPr>
            <w:r>
              <w:rPr>
                <w:rFonts w:hint="eastAsia"/>
                <w:color w:val="333333"/>
                <w:kern w:val="2"/>
                <w:shd w:val="clear" w:color="auto" w:fill="FFFFFF"/>
                <w:lang w:bidi="ar"/>
              </w:rPr>
              <w:t>DPM_SJCPLB_001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8DB9D71">
            <w:pPr>
              <w:widowControl w:val="0"/>
              <w:jc w:val="both"/>
              <w:rPr>
                <w:rFonts w:hint="eastAsia"/>
                <w:color w:val="333333"/>
                <w:shd w:val="clear" w:color="auto" w:fill="FFFFFF"/>
                <w:lang w:bidi="ar"/>
              </w:rPr>
            </w:pPr>
            <w:r>
              <w:rPr>
                <w:rFonts w:hint="eastAsia"/>
                <w:color w:val="333333"/>
                <w:kern w:val="2"/>
                <w:shd w:val="clear" w:color="auto" w:fill="FFFFFF"/>
                <w:lang w:bidi="ar"/>
              </w:rPr>
              <w:t>验证数据产品大厅列表展示</w:t>
            </w:r>
          </w:p>
        </w:tc>
      </w:tr>
      <w:tr w14:paraId="276C8B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6AC9BAE">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6DD2F5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E6CE66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2CEFAAA">
            <w:pPr>
              <w:widowControl w:val="0"/>
              <w:jc w:val="both"/>
              <w:rPr>
                <w:rFonts w:hint="eastAsia"/>
                <w:color w:val="333333"/>
                <w:shd w:val="clear" w:color="auto" w:fill="FFFFFF"/>
                <w:lang w:bidi="ar"/>
              </w:rPr>
            </w:pPr>
            <w:r>
              <w:rPr>
                <w:rFonts w:hint="eastAsia"/>
                <w:color w:val="333333"/>
                <w:kern w:val="2"/>
                <w:shd w:val="clear" w:color="auto" w:fill="FFFFFF"/>
                <w:lang w:bidi="ar"/>
              </w:rPr>
              <w:t>DPM_SJCPLB_002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09734D63">
            <w:pPr>
              <w:widowControl w:val="0"/>
              <w:jc w:val="both"/>
              <w:rPr>
                <w:rFonts w:hint="eastAsia"/>
                <w:color w:val="333333"/>
                <w:shd w:val="clear" w:color="auto" w:fill="FFFFFF"/>
                <w:lang w:bidi="ar"/>
              </w:rPr>
            </w:pPr>
            <w:r>
              <w:rPr>
                <w:rFonts w:hint="eastAsia"/>
                <w:color w:val="333333"/>
                <w:kern w:val="2"/>
                <w:shd w:val="clear" w:color="auto" w:fill="FFFFFF"/>
                <w:lang w:bidi="ar"/>
              </w:rPr>
              <w:t>验证数据产品大厅卡片视图展示</w:t>
            </w:r>
          </w:p>
        </w:tc>
      </w:tr>
      <w:tr w14:paraId="1E29A8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396AB1">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7BEAF0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94DE8F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CEE95B5">
            <w:pPr>
              <w:widowControl w:val="0"/>
              <w:jc w:val="both"/>
              <w:rPr>
                <w:rFonts w:hint="eastAsia"/>
                <w:color w:val="333333"/>
                <w:shd w:val="clear" w:color="auto" w:fill="FFFFFF"/>
                <w:lang w:bidi="ar"/>
              </w:rPr>
            </w:pPr>
            <w:r>
              <w:rPr>
                <w:rFonts w:hint="eastAsia"/>
                <w:color w:val="333333"/>
                <w:kern w:val="2"/>
                <w:shd w:val="clear" w:color="auto" w:fill="FFFFFF"/>
                <w:lang w:bidi="ar"/>
              </w:rPr>
              <w:t>DPM_SJCPLB_003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7F21C03">
            <w:pPr>
              <w:widowControl w:val="0"/>
              <w:jc w:val="both"/>
              <w:rPr>
                <w:rFonts w:hint="eastAsia"/>
                <w:color w:val="333333"/>
                <w:shd w:val="clear" w:color="auto" w:fill="FFFFFF"/>
                <w:lang w:bidi="ar"/>
              </w:rPr>
            </w:pPr>
            <w:r>
              <w:rPr>
                <w:rFonts w:hint="eastAsia"/>
                <w:color w:val="333333"/>
                <w:kern w:val="2"/>
                <w:shd w:val="clear" w:color="auto" w:fill="FFFFFF"/>
                <w:lang w:bidi="ar"/>
              </w:rPr>
              <w:t>验证列表分页与每页条数切换</w:t>
            </w:r>
          </w:p>
        </w:tc>
      </w:tr>
      <w:tr w14:paraId="65915C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F2F8237">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CA3544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0E592B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2397B26">
            <w:pPr>
              <w:widowControl w:val="0"/>
              <w:jc w:val="both"/>
              <w:rPr>
                <w:rFonts w:hint="eastAsia"/>
                <w:color w:val="333333"/>
                <w:shd w:val="clear" w:color="auto" w:fill="FFFFFF"/>
                <w:lang w:bidi="ar"/>
              </w:rPr>
            </w:pPr>
            <w:r>
              <w:rPr>
                <w:rFonts w:hint="eastAsia"/>
                <w:color w:val="333333"/>
                <w:kern w:val="2"/>
                <w:shd w:val="clear" w:color="auto" w:fill="FFFFFF"/>
                <w:lang w:bidi="ar"/>
              </w:rPr>
              <w:t>DPM_SJCPLB_004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2363B65">
            <w:pPr>
              <w:widowControl w:val="0"/>
              <w:jc w:val="both"/>
              <w:rPr>
                <w:rFonts w:hint="eastAsia"/>
                <w:color w:val="333333"/>
                <w:shd w:val="clear" w:color="auto" w:fill="FFFFFF"/>
                <w:lang w:bidi="ar"/>
              </w:rPr>
            </w:pPr>
            <w:r>
              <w:rPr>
                <w:rFonts w:hint="eastAsia"/>
                <w:color w:val="333333"/>
                <w:kern w:val="2"/>
                <w:shd w:val="clear" w:color="auto" w:fill="FFFFFF"/>
                <w:lang w:bidi="ar"/>
              </w:rPr>
              <w:t>验证列表仅展示已上架产品</w:t>
            </w:r>
          </w:p>
        </w:tc>
      </w:tr>
      <w:tr w14:paraId="6298A9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48F8C56">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2076AD9">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19AFC18">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数据产品查询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41C608D3">
            <w:pPr>
              <w:widowControl w:val="0"/>
              <w:jc w:val="both"/>
              <w:rPr>
                <w:rFonts w:hint="eastAsia"/>
                <w:color w:val="333333"/>
                <w:shd w:val="clear" w:color="auto" w:fill="FFFFFF"/>
                <w:lang w:bidi="ar"/>
              </w:rPr>
            </w:pPr>
            <w:r>
              <w:rPr>
                <w:rFonts w:hint="eastAsia"/>
                <w:color w:val="333333"/>
                <w:kern w:val="2"/>
                <w:shd w:val="clear" w:color="auto" w:fill="FFFFFF"/>
                <w:lang w:bidi="ar"/>
              </w:rPr>
              <w:t>DPM_SJCPCX_001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54D53E7">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34C67E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9ED82D">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9D7EC0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B85719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62E960">
            <w:pPr>
              <w:widowControl w:val="0"/>
              <w:jc w:val="both"/>
              <w:rPr>
                <w:rFonts w:hint="eastAsia"/>
                <w:color w:val="333333"/>
                <w:shd w:val="clear" w:color="auto" w:fill="FFFFFF"/>
                <w:lang w:bidi="ar"/>
              </w:rPr>
            </w:pPr>
            <w:r>
              <w:rPr>
                <w:rFonts w:hint="eastAsia"/>
                <w:color w:val="333333"/>
                <w:kern w:val="2"/>
                <w:shd w:val="clear" w:color="auto" w:fill="FFFFFF"/>
                <w:lang w:bidi="ar"/>
              </w:rPr>
              <w:t>DPM_SJCPCX_002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29FBA9A">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验证按产品类型+行业分类组合查询</w:t>
            </w:r>
          </w:p>
        </w:tc>
      </w:tr>
      <w:tr w14:paraId="743E90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F5F5A2">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FDD125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F150F7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FFE242">
            <w:pPr>
              <w:widowControl w:val="0"/>
              <w:jc w:val="both"/>
              <w:rPr>
                <w:rFonts w:hint="eastAsia"/>
                <w:color w:val="333333"/>
                <w:shd w:val="clear" w:color="auto" w:fill="FFFFFF"/>
                <w:lang w:bidi="ar"/>
              </w:rPr>
            </w:pPr>
            <w:r>
              <w:rPr>
                <w:rFonts w:hint="eastAsia"/>
                <w:color w:val="333333"/>
                <w:kern w:val="2"/>
                <w:shd w:val="clear" w:color="auto" w:fill="FFFFFF"/>
                <w:lang w:bidi="ar"/>
              </w:rPr>
              <w:t>DPM_SJCPCX_003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497F27E">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7FEBB0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F3C8E0D">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12242F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A6EF68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DF5B214">
            <w:pPr>
              <w:widowControl w:val="0"/>
              <w:jc w:val="both"/>
              <w:rPr>
                <w:rFonts w:hint="eastAsia"/>
                <w:color w:val="333333"/>
                <w:shd w:val="clear" w:color="auto" w:fill="FFFFFF"/>
                <w:lang w:bidi="ar"/>
              </w:rPr>
            </w:pPr>
            <w:r>
              <w:rPr>
                <w:rFonts w:hint="eastAsia"/>
                <w:color w:val="333333"/>
                <w:kern w:val="2"/>
                <w:shd w:val="clear" w:color="auto" w:fill="FFFFFF"/>
                <w:lang w:bidi="ar"/>
              </w:rPr>
              <w:t>DPM_SJCPCX_004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75BD72D8">
            <w:pPr>
              <w:widowControl w:val="0"/>
              <w:jc w:val="both"/>
              <w:rPr>
                <w:rFonts w:hint="eastAsia"/>
                <w:color w:val="333333"/>
                <w:shd w:val="clear" w:color="auto" w:fill="FFFFFF"/>
                <w:lang w:bidi="ar"/>
              </w:rPr>
            </w:pPr>
            <w:r>
              <w:rPr>
                <w:rFonts w:hint="eastAsia"/>
                <w:color w:val="333333"/>
                <w:kern w:val="2"/>
                <w:shd w:val="clear" w:color="auto" w:fill="FFFFFF"/>
                <w:lang w:bidi="ar"/>
              </w:rPr>
              <w:t>验证查询无匹配数据</w:t>
            </w:r>
          </w:p>
        </w:tc>
      </w:tr>
      <w:tr w14:paraId="0D2EC9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FE0A9E1">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8E1C71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89EEF6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4542C66">
            <w:pPr>
              <w:widowControl w:val="0"/>
              <w:jc w:val="both"/>
              <w:rPr>
                <w:rFonts w:hint="eastAsia"/>
                <w:color w:val="333333"/>
                <w:shd w:val="clear" w:color="auto" w:fill="FFFFFF"/>
                <w:lang w:bidi="ar"/>
              </w:rPr>
            </w:pPr>
            <w:r>
              <w:rPr>
                <w:rFonts w:hint="eastAsia"/>
                <w:color w:val="333333"/>
                <w:kern w:val="2"/>
                <w:shd w:val="clear" w:color="auto" w:fill="FFFFFF"/>
                <w:lang w:bidi="ar"/>
              </w:rPr>
              <w:t>DPM_SJCPCX_005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7C380BEF">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w:t>
            </w:r>
          </w:p>
        </w:tc>
      </w:tr>
      <w:tr w14:paraId="157BBE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6F83969">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BBF5AA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7053C3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EE2EBE2">
            <w:pPr>
              <w:widowControl w:val="0"/>
              <w:jc w:val="both"/>
              <w:rPr>
                <w:rFonts w:hint="eastAsia"/>
                <w:color w:val="333333"/>
                <w:shd w:val="clear" w:color="auto" w:fill="FFFFFF"/>
                <w:lang w:bidi="ar"/>
              </w:rPr>
            </w:pPr>
            <w:r>
              <w:rPr>
                <w:rFonts w:hint="eastAsia"/>
                <w:color w:val="333333"/>
                <w:kern w:val="2"/>
                <w:shd w:val="clear" w:color="auto" w:fill="FFFFFF"/>
                <w:lang w:bidi="ar"/>
              </w:rPr>
              <w:t>DPM_SJCPCX_006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52800CE6">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5B1B34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74A0FBF">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F4AFB2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A91450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21128BB">
            <w:pPr>
              <w:widowControl w:val="0"/>
              <w:jc w:val="both"/>
              <w:rPr>
                <w:rFonts w:hint="eastAsia"/>
                <w:color w:val="333333"/>
                <w:shd w:val="clear" w:color="auto" w:fill="FFFFFF"/>
                <w:lang w:bidi="ar"/>
              </w:rPr>
            </w:pPr>
            <w:r>
              <w:rPr>
                <w:rFonts w:hint="eastAsia"/>
                <w:color w:val="333333"/>
                <w:kern w:val="2"/>
                <w:shd w:val="clear" w:color="auto" w:fill="FFFFFF"/>
                <w:lang w:bidi="ar"/>
              </w:rPr>
              <w:t>DPM_SJCPCX_007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57546107">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455FFF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AFFB2D">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343C03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931FA2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D55E9BC">
            <w:pPr>
              <w:widowControl w:val="0"/>
              <w:jc w:val="both"/>
              <w:rPr>
                <w:rFonts w:hint="eastAsia"/>
                <w:color w:val="333333"/>
                <w:shd w:val="clear" w:color="auto" w:fill="FFFFFF"/>
                <w:lang w:bidi="ar"/>
              </w:rPr>
            </w:pPr>
            <w:r>
              <w:rPr>
                <w:rFonts w:hint="eastAsia"/>
                <w:color w:val="333333"/>
                <w:kern w:val="2"/>
                <w:shd w:val="clear" w:color="auto" w:fill="FFFFFF"/>
                <w:lang w:bidi="ar"/>
              </w:rPr>
              <w:t>DPM_SJCPCX_008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33F47CAE">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005B37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EDC4E25">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4AEAD9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C45827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1AC0E6B">
            <w:pPr>
              <w:widowControl w:val="0"/>
              <w:jc w:val="both"/>
              <w:rPr>
                <w:rFonts w:hint="eastAsia"/>
                <w:color w:val="333333"/>
                <w:shd w:val="clear" w:color="auto" w:fill="FFFFFF"/>
                <w:lang w:bidi="ar"/>
              </w:rPr>
            </w:pPr>
            <w:r>
              <w:rPr>
                <w:rFonts w:hint="eastAsia"/>
                <w:color w:val="333333"/>
                <w:kern w:val="2"/>
                <w:shd w:val="clear" w:color="auto" w:fill="FFFFFF"/>
                <w:lang w:bidi="ar"/>
              </w:rPr>
              <w:t>DPM_SJCPCX_009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40B1CEE7">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r>
      <w:tr w14:paraId="44FD36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7E79C9">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D12EE4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A4D303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E3F1D1F">
            <w:pPr>
              <w:widowControl w:val="0"/>
              <w:jc w:val="both"/>
              <w:rPr>
                <w:rFonts w:hint="eastAsia"/>
                <w:color w:val="333333"/>
                <w:shd w:val="clear" w:color="auto" w:fill="FFFFFF"/>
                <w:lang w:bidi="ar"/>
              </w:rPr>
            </w:pPr>
            <w:r>
              <w:rPr>
                <w:rFonts w:hint="eastAsia"/>
                <w:color w:val="333333"/>
                <w:kern w:val="2"/>
                <w:shd w:val="clear" w:color="auto" w:fill="FFFFFF"/>
                <w:lang w:bidi="ar"/>
              </w:rPr>
              <w:t>DPM_SJCPCX_010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364D0D1F">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r>
      <w:tr w14:paraId="6FDC1F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11ED1F6">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669B1B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FD2BFA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30F0FCE">
            <w:pPr>
              <w:widowControl w:val="0"/>
              <w:jc w:val="both"/>
              <w:rPr>
                <w:rFonts w:hint="eastAsia"/>
                <w:color w:val="333333"/>
                <w:shd w:val="clear" w:color="auto" w:fill="FFFFFF"/>
                <w:lang w:bidi="ar"/>
              </w:rPr>
            </w:pPr>
            <w:r>
              <w:rPr>
                <w:rFonts w:hint="eastAsia"/>
                <w:color w:val="333333"/>
                <w:kern w:val="2"/>
                <w:shd w:val="clear" w:color="auto" w:fill="FFFFFF"/>
                <w:lang w:bidi="ar"/>
              </w:rPr>
              <w:t>DPM_SJCPCX_011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33DE3D22">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验证按行业分类查询-制造业</w:t>
            </w:r>
          </w:p>
        </w:tc>
      </w:tr>
      <w:tr w14:paraId="14AA37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AACF13A">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7AF3D6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8D256A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8532925">
            <w:pPr>
              <w:widowControl w:val="0"/>
              <w:jc w:val="both"/>
              <w:rPr>
                <w:rFonts w:hint="eastAsia"/>
                <w:color w:val="333333"/>
                <w:shd w:val="clear" w:color="auto" w:fill="FFFFFF"/>
                <w:lang w:bidi="ar"/>
              </w:rPr>
            </w:pPr>
            <w:r>
              <w:rPr>
                <w:rFonts w:hint="eastAsia"/>
                <w:color w:val="333333"/>
                <w:kern w:val="2"/>
                <w:shd w:val="clear" w:color="auto" w:fill="FFFFFF"/>
                <w:lang w:bidi="ar"/>
              </w:rPr>
              <w:t>DPM_SJCPCX_012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595E6088">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验证按行业分类查询-信息传输、软件和信息技术服务业</w:t>
            </w:r>
          </w:p>
        </w:tc>
      </w:tr>
      <w:tr w14:paraId="08C81B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11CE0EE">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BEDFB3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3CBC81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BC738E0">
            <w:pPr>
              <w:widowControl w:val="0"/>
              <w:jc w:val="both"/>
              <w:rPr>
                <w:rFonts w:hint="eastAsia"/>
                <w:color w:val="333333"/>
                <w:shd w:val="clear" w:color="auto" w:fill="FFFFFF"/>
                <w:lang w:bidi="ar"/>
              </w:rPr>
            </w:pPr>
            <w:r>
              <w:rPr>
                <w:rFonts w:hint="eastAsia"/>
                <w:color w:val="333333"/>
                <w:kern w:val="2"/>
                <w:shd w:val="clear" w:color="auto" w:fill="FFFFFF"/>
                <w:lang w:bidi="ar"/>
              </w:rPr>
              <w:t>DPM_SJCPCX_013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44DDB727">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验证按行业分类查询-金融业</w:t>
            </w:r>
          </w:p>
        </w:tc>
      </w:tr>
      <w:tr w14:paraId="284FB9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FD2D5A8">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65B930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2245D4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81ADEDC">
            <w:pPr>
              <w:widowControl w:val="0"/>
              <w:jc w:val="both"/>
              <w:rPr>
                <w:rFonts w:hint="eastAsia"/>
                <w:color w:val="333333"/>
                <w:shd w:val="clear" w:color="auto" w:fill="FFFFFF"/>
                <w:lang w:bidi="ar"/>
              </w:rPr>
            </w:pPr>
            <w:r>
              <w:rPr>
                <w:rFonts w:hint="eastAsia"/>
                <w:color w:val="333333"/>
                <w:kern w:val="2"/>
                <w:shd w:val="clear" w:color="auto" w:fill="FFFFFF"/>
                <w:lang w:bidi="ar"/>
              </w:rPr>
              <w:t>DPM_SJCPCX_014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59E459A3">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验证按行业分类查询-科学研究和技术服务业</w:t>
            </w:r>
          </w:p>
        </w:tc>
      </w:tr>
      <w:tr w14:paraId="7885A2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8C43F0">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116F8E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957579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6C6F825">
            <w:pPr>
              <w:widowControl w:val="0"/>
              <w:jc w:val="both"/>
              <w:rPr>
                <w:rFonts w:hint="eastAsia"/>
                <w:color w:val="333333"/>
                <w:shd w:val="clear" w:color="auto" w:fill="FFFFFF"/>
                <w:lang w:bidi="ar"/>
              </w:rPr>
            </w:pPr>
            <w:r>
              <w:rPr>
                <w:rFonts w:hint="eastAsia"/>
                <w:color w:val="333333"/>
                <w:kern w:val="2"/>
                <w:shd w:val="clear" w:color="auto" w:fill="FFFFFF"/>
                <w:lang w:bidi="ar"/>
              </w:rPr>
              <w:t>DPM_SJCPCX_015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6A2A6C32">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验证按行业分类查询-教育</w:t>
            </w:r>
          </w:p>
        </w:tc>
      </w:tr>
      <w:tr w14:paraId="04C081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9B0C356">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D427FD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B2F9E39">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数据产品详情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3CD5A3E2">
            <w:pPr>
              <w:widowControl w:val="0"/>
              <w:jc w:val="both"/>
              <w:rPr>
                <w:rFonts w:hint="eastAsia"/>
                <w:color w:val="333333"/>
                <w:shd w:val="clear" w:color="auto" w:fill="FFFFFF"/>
                <w:lang w:bidi="ar"/>
              </w:rPr>
            </w:pPr>
            <w:r>
              <w:rPr>
                <w:rFonts w:hint="eastAsia"/>
                <w:color w:val="333333"/>
                <w:kern w:val="2"/>
                <w:shd w:val="clear" w:color="auto" w:fill="FFFFFF"/>
                <w:lang w:bidi="ar"/>
              </w:rPr>
              <w:t>DPM_SJCPXQ_001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AFCF143">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验证查看数据产品详情</w:t>
            </w:r>
          </w:p>
        </w:tc>
      </w:tr>
      <w:tr w14:paraId="1F3859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829E7C8">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AADC47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756D6C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7A906D">
            <w:pPr>
              <w:widowControl w:val="0"/>
              <w:jc w:val="both"/>
              <w:rPr>
                <w:rFonts w:hint="eastAsia"/>
                <w:color w:val="333333"/>
                <w:shd w:val="clear" w:color="auto" w:fill="FFFFFF"/>
                <w:lang w:bidi="ar"/>
              </w:rPr>
            </w:pPr>
            <w:r>
              <w:rPr>
                <w:rFonts w:hint="eastAsia"/>
                <w:color w:val="333333"/>
                <w:kern w:val="2"/>
                <w:shd w:val="clear" w:color="auto" w:fill="FFFFFF"/>
                <w:lang w:bidi="ar"/>
              </w:rPr>
              <w:t>DPM_SJCPXQ_002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E0349F0">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验证详情字段与列表数据一致</w:t>
            </w:r>
          </w:p>
        </w:tc>
      </w:tr>
      <w:tr w14:paraId="52D4E6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FD5F5E1">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E46880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2DCBBA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918947E">
            <w:pPr>
              <w:widowControl w:val="0"/>
              <w:jc w:val="both"/>
              <w:rPr>
                <w:rFonts w:hint="eastAsia"/>
                <w:color w:val="333333"/>
                <w:shd w:val="clear" w:color="auto" w:fill="FFFFFF"/>
                <w:lang w:bidi="ar"/>
              </w:rPr>
            </w:pPr>
            <w:r>
              <w:rPr>
                <w:rFonts w:hint="eastAsia"/>
                <w:color w:val="333333"/>
                <w:kern w:val="2"/>
                <w:shd w:val="clear" w:color="auto" w:fill="FFFFFF"/>
                <w:lang w:bidi="ar"/>
              </w:rPr>
              <w:t>DPM_SJCPXQ_003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3F058BE7">
            <w:pPr>
              <w:widowControl w:val="0"/>
              <w:jc w:val="both"/>
              <w:rPr>
                <w:rFonts w:hint="eastAsia"/>
                <w:color w:val="333333"/>
                <w:shd w:val="clear" w:color="auto" w:fill="FFFFFF"/>
                <w:lang w:bidi="ar"/>
              </w:rPr>
            </w:pPr>
            <w:r>
              <w:rPr>
                <w:rFonts w:hint="eastAsia"/>
                <w:color w:val="333333"/>
                <w:kern w:val="2"/>
                <w:shd w:val="clear" w:color="auto" w:fill="FFFFFF"/>
                <w:lang w:bidi="ar"/>
              </w:rPr>
              <w:t>验证关闭详情弹窗返回列表</w:t>
            </w:r>
          </w:p>
        </w:tc>
      </w:tr>
      <w:tr w14:paraId="3C649F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C9E5E15">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28C2CCF">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69FF198">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数据产品申请</w:t>
            </w:r>
          </w:p>
        </w:tc>
        <w:tc>
          <w:tcPr>
            <w:tcW w:w="1048" w:type="pct"/>
            <w:tcBorders>
              <w:top w:val="single" w:color="auto" w:sz="8" w:space="0"/>
              <w:left w:val="single" w:color="auto" w:sz="8" w:space="0"/>
              <w:bottom w:val="single" w:color="auto" w:sz="8" w:space="0"/>
              <w:right w:val="single" w:color="auto" w:sz="8" w:space="0"/>
            </w:tcBorders>
            <w:noWrap/>
            <w:vAlign w:val="center"/>
          </w:tcPr>
          <w:p w14:paraId="41041961">
            <w:pPr>
              <w:widowControl w:val="0"/>
              <w:jc w:val="both"/>
              <w:rPr>
                <w:rFonts w:hint="eastAsia"/>
                <w:color w:val="333333"/>
                <w:shd w:val="clear" w:color="auto" w:fill="FFFFFF"/>
                <w:lang w:bidi="ar"/>
              </w:rPr>
            </w:pPr>
            <w:r>
              <w:rPr>
                <w:rFonts w:hint="eastAsia"/>
                <w:color w:val="333333"/>
                <w:kern w:val="2"/>
                <w:shd w:val="clear" w:color="auto" w:fill="FFFFFF"/>
                <w:lang w:bidi="ar"/>
              </w:rPr>
              <w:t>DPM_SJCPSQ_001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54E6AD0">
            <w:pPr>
              <w:widowControl w:val="0"/>
              <w:jc w:val="both"/>
              <w:rPr>
                <w:rFonts w:hint="eastAsia"/>
                <w:color w:val="333333"/>
                <w:shd w:val="clear" w:color="auto" w:fill="FFFFFF"/>
                <w:lang w:bidi="ar"/>
              </w:rPr>
            </w:pPr>
            <w:r>
              <w:rPr>
                <w:rFonts w:hint="eastAsia"/>
                <w:color w:val="333333"/>
                <w:kern w:val="2"/>
                <w:shd w:val="clear" w:color="auto" w:fill="FFFFFF"/>
                <w:lang w:bidi="ar"/>
              </w:rPr>
              <w:t>验证申请数据产品</w:t>
            </w:r>
          </w:p>
        </w:tc>
      </w:tr>
      <w:tr w14:paraId="5A2A5D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5461ED">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F3DC01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EFF7AC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A166D07">
            <w:pPr>
              <w:widowControl w:val="0"/>
              <w:jc w:val="both"/>
              <w:rPr>
                <w:rFonts w:hint="eastAsia"/>
                <w:color w:val="333333"/>
                <w:shd w:val="clear" w:color="auto" w:fill="FFFFFF"/>
                <w:lang w:bidi="ar"/>
              </w:rPr>
            </w:pPr>
            <w:r>
              <w:rPr>
                <w:rFonts w:hint="eastAsia"/>
                <w:color w:val="333333"/>
                <w:kern w:val="2"/>
                <w:shd w:val="clear" w:color="auto" w:fill="FFFFFF"/>
                <w:lang w:bidi="ar"/>
              </w:rPr>
              <w:t>DPM_SJCPSQ_002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961709E">
            <w:pPr>
              <w:widowControl w:val="0"/>
              <w:jc w:val="both"/>
              <w:rPr>
                <w:rFonts w:hint="eastAsia"/>
                <w:color w:val="333333"/>
                <w:shd w:val="clear" w:color="auto" w:fill="FFFFFF"/>
                <w:lang w:bidi="ar"/>
              </w:rPr>
            </w:pPr>
            <w:r>
              <w:rPr>
                <w:rFonts w:hint="eastAsia"/>
                <w:color w:val="333333"/>
                <w:kern w:val="2"/>
                <w:shd w:val="clear" w:color="auto" w:fill="FFFFFF"/>
                <w:lang w:bidi="ar"/>
              </w:rPr>
              <w:t>验证重复申请同一数据产品</w:t>
            </w:r>
          </w:p>
        </w:tc>
      </w:tr>
      <w:tr w14:paraId="352ECC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65B6E5C">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CA5909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6A8000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6155E2A">
            <w:pPr>
              <w:widowControl w:val="0"/>
              <w:jc w:val="both"/>
              <w:rPr>
                <w:rFonts w:hint="eastAsia"/>
                <w:color w:val="333333"/>
                <w:shd w:val="clear" w:color="auto" w:fill="FFFFFF"/>
                <w:lang w:bidi="ar"/>
              </w:rPr>
            </w:pPr>
            <w:r>
              <w:rPr>
                <w:rFonts w:hint="eastAsia"/>
                <w:color w:val="333333"/>
                <w:kern w:val="2"/>
                <w:shd w:val="clear" w:color="auto" w:fill="FFFFFF"/>
                <w:lang w:bidi="ar"/>
              </w:rPr>
              <w:t>DPM_SJCPSQ_003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3CCA3A63">
            <w:pPr>
              <w:widowControl w:val="0"/>
              <w:jc w:val="both"/>
              <w:rPr>
                <w:rFonts w:hint="eastAsia"/>
                <w:color w:val="333333"/>
                <w:shd w:val="clear" w:color="auto" w:fill="FFFFFF"/>
                <w:lang w:bidi="ar"/>
              </w:rPr>
            </w:pPr>
            <w:r>
              <w:rPr>
                <w:rFonts w:hint="eastAsia"/>
                <w:color w:val="333333"/>
                <w:kern w:val="2"/>
                <w:shd w:val="clear" w:color="auto" w:fill="FFFFFF"/>
                <w:lang w:bidi="ar"/>
              </w:rPr>
              <w:t>验证申请时必填信息为空</w:t>
            </w:r>
          </w:p>
        </w:tc>
      </w:tr>
    </w:tbl>
    <w:p w14:paraId="77D8B3D8">
      <w:pPr>
        <w:pStyle w:val="4"/>
        <w:widowControl/>
        <w:numPr>
          <w:ilvl w:val="1"/>
          <w:numId w:val="6"/>
        </w:numPr>
        <w:rPr>
          <w:rFonts w:ascii="Arial" w:hAnsi="Arial" w:eastAsia="黑体" w:cs="黑体"/>
        </w:rPr>
      </w:pPr>
      <w:bookmarkStart w:id="64" w:name="_Toc243568540"/>
      <w:r>
        <w:rPr>
          <w:rFonts w:hint="eastAsia" w:ascii="Arial" w:hAnsi="Arial" w:eastAsia="黑体" w:cs="黑体"/>
        </w:rPr>
        <w:t>申请审批管理</w:t>
      </w:r>
      <w:bookmarkEnd w:id="64"/>
      <w:ins w:id="21" w:author="影" w:date="2026-10-23T09:58:26Z">
        <w:r>
          <w:rPr>
            <w:rFonts w:hint="eastAsia" w:ascii="Arial" w:hAnsi="Arial" w:eastAsia="黑体" w:cs="黑体"/>
            <w:lang w:val="en-US" w:eastAsia="zh-CN"/>
          </w:rPr>
          <w:t>(绪丽)</w:t>
        </w:r>
      </w:ins>
    </w:p>
    <w:p w14:paraId="590C675D">
      <w:pPr>
        <w:pStyle w:val="5"/>
        <w:widowControl/>
        <w:numPr>
          <w:ilvl w:val="2"/>
          <w:numId w:val="6"/>
        </w:numPr>
      </w:pPr>
      <w:r>
        <w:rPr>
          <w:rFonts w:hint="eastAsia" w:ascii="Calibri" w:hAnsi="Calibri" w:cs="宋体"/>
        </w:rPr>
        <w:t>数据使用申请</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44453A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4BE65106">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5DBF1EC8">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080CC310">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6CA3FF92">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6A907E2B">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73CDF2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EEE6627">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0AD1B42C">
            <w:pPr>
              <w:widowControl w:val="0"/>
              <w:jc w:val="both"/>
              <w:rPr>
                <w:rFonts w:hint="eastAsia"/>
                <w:color w:val="333333"/>
                <w:shd w:val="clear" w:color="auto" w:fill="FFFFFF"/>
                <w:lang w:bidi="ar"/>
              </w:rPr>
            </w:pPr>
            <w:r>
              <w:rPr>
                <w:rFonts w:hint="eastAsia"/>
                <w:color w:val="333333"/>
                <w:kern w:val="2"/>
                <w:shd w:val="clear" w:color="auto" w:fill="FFFFFF"/>
                <w:lang w:bidi="ar"/>
              </w:rPr>
              <w:t>数据使用申请</w:t>
            </w:r>
          </w:p>
        </w:tc>
        <w:tc>
          <w:tcPr>
            <w:tcW w:w="1280" w:type="pct"/>
            <w:vMerge w:val="restart"/>
            <w:tcBorders>
              <w:top w:val="single" w:color="auto" w:sz="8" w:space="0"/>
              <w:left w:val="single" w:color="auto" w:sz="8" w:space="0"/>
              <w:right w:val="single" w:color="auto" w:sz="8" w:space="0"/>
            </w:tcBorders>
            <w:noWrap/>
            <w:vAlign w:val="center"/>
          </w:tcPr>
          <w:p w14:paraId="29F9B2D5">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数据使用申请单列表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6B4E6DB8">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AD40B9A">
            <w:pPr>
              <w:widowControl w:val="0"/>
              <w:jc w:val="both"/>
              <w:rPr>
                <w:rFonts w:hint="eastAsia"/>
                <w:color w:val="333333"/>
                <w:shd w:val="clear" w:color="auto" w:fill="FFFFFF"/>
                <w:lang w:bidi="ar"/>
              </w:rPr>
            </w:pPr>
            <w:r>
              <w:rPr>
                <w:rFonts w:hint="eastAsia"/>
                <w:color w:val="333333"/>
                <w:kern w:val="2"/>
                <w:shd w:val="clear" w:color="auto" w:fill="FFFFFF"/>
                <w:lang w:bidi="ar"/>
              </w:rPr>
              <w:t>验证数据使用申请单列表</w:t>
            </w:r>
          </w:p>
        </w:tc>
      </w:tr>
      <w:tr w14:paraId="26DA1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ED0A361">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518A3F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D5731D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520E426">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9DD38D5">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65AB74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6E23310">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CDB8C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536FE4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9C54B4D">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0E67F39">
            <w:pPr>
              <w:widowControl w:val="0"/>
              <w:jc w:val="both"/>
              <w:rPr>
                <w:rFonts w:hint="eastAsia"/>
                <w:color w:val="333333"/>
                <w:shd w:val="clear" w:color="auto" w:fill="FFFFFF"/>
                <w:lang w:bidi="ar"/>
              </w:rPr>
            </w:pPr>
            <w:r>
              <w:rPr>
                <w:rFonts w:hint="eastAsia"/>
                <w:color w:val="333333"/>
                <w:kern w:val="2"/>
                <w:shd w:val="clear" w:color="auto" w:fill="FFFFFF"/>
                <w:lang w:bidi="ar"/>
              </w:rPr>
              <w:t>验证无申请单时的空数据展示</w:t>
            </w:r>
          </w:p>
        </w:tc>
      </w:tr>
      <w:tr w14:paraId="4E502E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DA7781E">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CB8195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DB14E50">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数据使用申请单查询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76162AE0">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B77CF15">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验证按申请单编号查询</w:t>
            </w:r>
          </w:p>
        </w:tc>
      </w:tr>
      <w:tr w14:paraId="69C3BD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50BFE81">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2F9B3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5626CA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EF8DE0">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022953B">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73B586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4A5CED">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0DBC01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9663EC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2841AA3">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0FEA2B9">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验证按申请状态查询</w:t>
            </w:r>
          </w:p>
        </w:tc>
      </w:tr>
      <w:tr w14:paraId="255239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EDEB74">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36E6C8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E46310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5D416BE">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4791CCA">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23C98C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E81B962">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1B1BAF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5F8CA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EA479A1">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56DAD27B">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验证按产品名称+审批状态组合查询</w:t>
            </w:r>
          </w:p>
        </w:tc>
      </w:tr>
      <w:tr w14:paraId="452DAB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63239ED">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E4EA2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BF8993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1A96CB">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3617ABFC">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验证申请单编号+审批状态组合查询</w:t>
            </w:r>
          </w:p>
        </w:tc>
      </w:tr>
      <w:tr w14:paraId="13F79B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4289018">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32C8DA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F4354E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51DDB58">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75749150">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验证按申请单编号模糊查询</w:t>
            </w:r>
          </w:p>
        </w:tc>
      </w:tr>
      <w:tr w14:paraId="44D590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D20FD7D">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5A95B1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D190B9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4DDEE67">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310FC3C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验证按不存在的申请单编号查询</w:t>
            </w:r>
          </w:p>
        </w:tc>
      </w:tr>
      <w:tr w14:paraId="06ECC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0244322">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A30540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B157BB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2382B7F">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0FE95EF6">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验证申请单编号输入特殊字符查询</w:t>
            </w:r>
          </w:p>
        </w:tc>
      </w:tr>
      <w:tr w14:paraId="20183C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40998CD">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F37D46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BDD3F4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1D14CED">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6580FA89">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29698F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CE2496F">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0281EE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E36A69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1A1AF85">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52D751CA">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701490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1ADF2F2">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94E1A0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449A93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8EE0DBA">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5F919BD8">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4ACB30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FF0A3DA">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DCABFE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631F03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4D95741">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30F53A52">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验证按审批状态查询-待审批</w:t>
            </w:r>
          </w:p>
        </w:tc>
      </w:tr>
      <w:tr w14:paraId="23595A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0063C78">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A4ABD2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047813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2352B72">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3CD06FAF">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验证按审批状态查询-已通过</w:t>
            </w:r>
          </w:p>
        </w:tc>
      </w:tr>
      <w:tr w14:paraId="09BCB9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E07785">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F55F82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01D5A3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11AC16E">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1A7B5D73">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验证按审批状态查询-已拒绝</w:t>
            </w:r>
          </w:p>
        </w:tc>
      </w:tr>
      <w:tr w14:paraId="498A63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81225FE">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B4857D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5DBEE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4714C75">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098EE240">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验证按审批状态查询-已失效</w:t>
            </w:r>
          </w:p>
        </w:tc>
      </w:tr>
      <w:tr w14:paraId="4EA06A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D1D2921">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2BFBCE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0BE51DE">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数据使用申请单详情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30577FBA">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7CBC063">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验证查看数据使用申请单详情</w:t>
            </w:r>
          </w:p>
        </w:tc>
      </w:tr>
      <w:tr w14:paraId="69DFA8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166D34">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66865D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E16DB9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DF21EF2">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C99F883">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065222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443F0CF">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D7A17F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FF5D4E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4F5F6CB">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B097ECD">
            <w:pPr>
              <w:widowControl w:val="0"/>
              <w:jc w:val="both"/>
              <w:rPr>
                <w:rFonts w:hint="eastAsia"/>
                <w:color w:val="333333"/>
                <w:shd w:val="clear" w:color="auto" w:fill="FFFFFF"/>
                <w:lang w:bidi="ar"/>
              </w:rPr>
            </w:pPr>
            <w:r>
              <w:rPr>
                <w:rFonts w:hint="eastAsia"/>
                <w:color w:val="333333"/>
                <w:kern w:val="2"/>
                <w:shd w:val="clear" w:color="auto" w:fill="FFFFFF"/>
                <w:lang w:bidi="ar"/>
              </w:rPr>
              <w:t>验证关闭申请单详情</w:t>
            </w:r>
          </w:p>
        </w:tc>
      </w:tr>
      <w:tr w14:paraId="152539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808A356">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6EC9F9">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B4723F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数据使用申请下单</w:t>
            </w:r>
          </w:p>
        </w:tc>
        <w:tc>
          <w:tcPr>
            <w:tcW w:w="1048" w:type="pct"/>
            <w:tcBorders>
              <w:top w:val="single" w:color="auto" w:sz="8" w:space="0"/>
              <w:left w:val="single" w:color="auto" w:sz="8" w:space="0"/>
              <w:bottom w:val="single" w:color="auto" w:sz="8" w:space="0"/>
              <w:right w:val="single" w:color="auto" w:sz="8" w:space="0"/>
            </w:tcBorders>
            <w:noWrap/>
            <w:vAlign w:val="center"/>
          </w:tcPr>
          <w:p w14:paraId="133C3BD0">
            <w:pPr>
              <w:widowControl w:val="0"/>
              <w:jc w:val="both"/>
              <w:rPr>
                <w:rFonts w:hint="eastAsia"/>
                <w:color w:val="333333"/>
                <w:shd w:val="clear" w:color="auto" w:fill="FFFFFF"/>
                <w:lang w:bidi="ar"/>
              </w:rPr>
            </w:pPr>
            <w:r>
              <w:rPr>
                <w:rFonts w:hint="eastAsia"/>
                <w:color w:val="333333"/>
                <w:kern w:val="2"/>
                <w:shd w:val="clear" w:color="auto" w:fill="FFFFFF"/>
                <w:lang w:bidi="ar"/>
              </w:rPr>
              <w:t>DPM_SJSYXD_001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8CF560F">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验证申请单下单</w:t>
            </w:r>
          </w:p>
        </w:tc>
      </w:tr>
      <w:tr w14:paraId="0A93F1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01A7707">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255177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5730F5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A208341">
            <w:pPr>
              <w:widowControl w:val="0"/>
              <w:jc w:val="both"/>
              <w:rPr>
                <w:rFonts w:hint="eastAsia"/>
                <w:color w:val="333333"/>
                <w:shd w:val="clear" w:color="auto" w:fill="FFFFFF"/>
                <w:lang w:bidi="ar"/>
              </w:rPr>
            </w:pPr>
            <w:r>
              <w:rPr>
                <w:rFonts w:hint="eastAsia"/>
                <w:color w:val="333333"/>
                <w:kern w:val="2"/>
                <w:shd w:val="clear" w:color="auto" w:fill="FFFFFF"/>
                <w:lang w:bidi="ar"/>
              </w:rPr>
              <w:t>DPM_SJSYXD_002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C5817BF">
            <w:pPr>
              <w:widowControl w:val="0"/>
              <w:jc w:val="both"/>
              <w:rPr>
                <w:rFonts w:hint="eastAsia"/>
                <w:color w:val="333333"/>
                <w:shd w:val="clear" w:color="auto" w:fill="FFFFFF"/>
                <w:lang w:bidi="ar"/>
              </w:rPr>
            </w:pPr>
            <w:r>
              <w:rPr>
                <w:rFonts w:hint="eastAsia"/>
                <w:color w:val="333333"/>
                <w:kern w:val="2"/>
                <w:shd w:val="clear" w:color="auto" w:fill="FFFFFF"/>
                <w:lang w:bidi="ar"/>
              </w:rPr>
              <w:t>验证未审批通过的申请单下单</w:t>
            </w:r>
          </w:p>
        </w:tc>
      </w:tr>
      <w:tr w14:paraId="325A60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8915527">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A7CB64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D6A687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63745F2">
            <w:pPr>
              <w:widowControl w:val="0"/>
              <w:jc w:val="both"/>
              <w:rPr>
                <w:rFonts w:hint="eastAsia"/>
                <w:color w:val="333333"/>
                <w:shd w:val="clear" w:color="auto" w:fill="FFFFFF"/>
                <w:lang w:bidi="ar"/>
              </w:rPr>
            </w:pPr>
            <w:r>
              <w:rPr>
                <w:rFonts w:hint="eastAsia"/>
                <w:color w:val="333333"/>
                <w:kern w:val="2"/>
                <w:shd w:val="clear" w:color="auto" w:fill="FFFFFF"/>
                <w:lang w:bidi="ar"/>
              </w:rPr>
              <w:t>DPM_SJSYXD_003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1833A24">
            <w:pPr>
              <w:widowControl w:val="0"/>
              <w:jc w:val="both"/>
              <w:rPr>
                <w:rFonts w:hint="eastAsia"/>
                <w:color w:val="333333"/>
                <w:shd w:val="clear" w:color="auto" w:fill="FFFFFF"/>
                <w:lang w:bidi="ar"/>
              </w:rPr>
            </w:pPr>
            <w:r>
              <w:rPr>
                <w:rFonts w:hint="eastAsia"/>
                <w:color w:val="333333"/>
                <w:kern w:val="2"/>
                <w:shd w:val="clear" w:color="auto" w:fill="FFFFFF"/>
                <w:lang w:bidi="ar"/>
              </w:rPr>
              <w:t>验证重复下单</w:t>
            </w:r>
          </w:p>
        </w:tc>
      </w:tr>
      <w:tr w14:paraId="4E35A8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0269ECA">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4A68C3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45D015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F09B388">
            <w:pPr>
              <w:widowControl w:val="0"/>
              <w:jc w:val="both"/>
              <w:rPr>
                <w:rFonts w:hint="eastAsia"/>
                <w:color w:val="333333"/>
                <w:shd w:val="clear" w:color="auto" w:fill="FFFFFF"/>
                <w:lang w:bidi="ar"/>
              </w:rPr>
            </w:pPr>
            <w:r>
              <w:rPr>
                <w:rFonts w:hint="eastAsia"/>
                <w:color w:val="333333"/>
                <w:kern w:val="2"/>
                <w:shd w:val="clear" w:color="auto" w:fill="FFFFFF"/>
                <w:lang w:bidi="ar"/>
              </w:rPr>
              <w:t>DPM_SJSYXD_004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62396071">
            <w:pPr>
              <w:widowControl w:val="0"/>
              <w:jc w:val="both"/>
              <w:rPr>
                <w:rFonts w:hint="eastAsia"/>
                <w:color w:val="333333"/>
                <w:shd w:val="clear" w:color="auto" w:fill="FFFFFF"/>
                <w:lang w:bidi="ar"/>
              </w:rPr>
            </w:pPr>
            <w:r>
              <w:rPr>
                <w:rFonts w:hint="eastAsia"/>
                <w:color w:val="333333"/>
                <w:kern w:val="2"/>
                <w:shd w:val="clear" w:color="auto" w:fill="FFFFFF"/>
                <w:lang w:bidi="ar"/>
              </w:rPr>
              <w:t>验证下单数量与使用期限校验</w:t>
            </w:r>
          </w:p>
        </w:tc>
      </w:tr>
      <w:tr w14:paraId="6DB716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918504">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8A8D45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FE6675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详情编号链接与跳转</w:t>
            </w:r>
          </w:p>
        </w:tc>
        <w:tc>
          <w:tcPr>
            <w:tcW w:w="1048" w:type="pct"/>
            <w:tcBorders>
              <w:top w:val="single" w:color="auto" w:sz="8" w:space="0"/>
              <w:left w:val="single" w:color="auto" w:sz="8" w:space="0"/>
              <w:bottom w:val="single" w:color="auto" w:sz="8" w:space="0"/>
              <w:right w:val="single" w:color="auto" w:sz="8" w:space="0"/>
            </w:tcBorders>
            <w:noWrap/>
            <w:vAlign w:val="center"/>
          </w:tcPr>
          <w:p w14:paraId="65166F3B">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28B61E59">
            <w:pPr>
              <w:widowControl w:val="0"/>
              <w:jc w:val="both"/>
              <w:rPr>
                <w:rFonts w:hint="eastAsia"/>
                <w:color w:val="333333"/>
                <w:shd w:val="clear" w:color="auto" w:fill="FFFFFF"/>
                <w:lang w:bidi="ar"/>
              </w:rPr>
            </w:pPr>
            <w:r>
              <w:rPr>
                <w:rFonts w:hint="eastAsia"/>
                <w:color w:val="333333"/>
                <w:kern w:val="2"/>
                <w:shd w:val="clear" w:color="auto" w:fill="FFFFFF"/>
                <w:lang w:bidi="ar"/>
              </w:rPr>
              <w:t>验证申请详情编号展示形态</w:t>
            </w:r>
          </w:p>
        </w:tc>
      </w:tr>
      <w:tr w14:paraId="452009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3D787CA">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81079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70D9A2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FDEAF24">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5CF1D909">
            <w:pPr>
              <w:widowControl w:val="0"/>
              <w:jc w:val="both"/>
              <w:rPr>
                <w:rFonts w:hint="eastAsia"/>
                <w:color w:val="333333"/>
                <w:shd w:val="clear" w:color="auto" w:fill="FFFFFF"/>
                <w:lang w:bidi="ar"/>
              </w:rPr>
            </w:pPr>
            <w:r>
              <w:rPr>
                <w:rFonts w:hint="eastAsia"/>
                <w:color w:val="333333"/>
                <w:kern w:val="2"/>
                <w:shd w:val="clear" w:color="auto" w:fill="FFFFFF"/>
                <w:lang w:bidi="ar"/>
              </w:rPr>
              <w:t>验证申请详情产品编号跳转产品详情</w:t>
            </w:r>
          </w:p>
        </w:tc>
      </w:tr>
    </w:tbl>
    <w:p w14:paraId="792328FF">
      <w:pPr>
        <w:pStyle w:val="5"/>
        <w:widowControl/>
        <w:numPr>
          <w:ilvl w:val="2"/>
          <w:numId w:val="6"/>
        </w:numPr>
      </w:pPr>
      <w:r>
        <w:rPr>
          <w:rFonts w:hint="eastAsia" w:ascii="Calibri" w:hAnsi="Calibri" w:cs="宋体"/>
        </w:rPr>
        <w:t>数据使用审批</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489803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54E8B074">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7DC628AE">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3613938C">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281030E9">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10312653">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0C9915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BE20E7">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3B00EBB3">
            <w:pPr>
              <w:widowControl w:val="0"/>
              <w:jc w:val="both"/>
              <w:rPr>
                <w:rFonts w:hint="eastAsia"/>
                <w:color w:val="333333"/>
                <w:shd w:val="clear" w:color="auto" w:fill="FFFFFF"/>
                <w:lang w:bidi="ar"/>
              </w:rPr>
            </w:pPr>
            <w:r>
              <w:rPr>
                <w:rFonts w:hint="eastAsia"/>
                <w:color w:val="333333"/>
                <w:kern w:val="2"/>
                <w:shd w:val="clear" w:color="auto" w:fill="FFFFFF"/>
                <w:lang w:bidi="ar"/>
              </w:rPr>
              <w:t>数据使用审批</w:t>
            </w:r>
          </w:p>
        </w:tc>
        <w:tc>
          <w:tcPr>
            <w:tcW w:w="1280" w:type="pct"/>
            <w:vMerge w:val="restart"/>
            <w:tcBorders>
              <w:top w:val="single" w:color="auto" w:sz="8" w:space="0"/>
              <w:left w:val="single" w:color="auto" w:sz="8" w:space="0"/>
              <w:right w:val="single" w:color="auto" w:sz="8" w:space="0"/>
            </w:tcBorders>
            <w:noWrap/>
            <w:vAlign w:val="center"/>
          </w:tcPr>
          <w:p w14:paraId="2D5F0B3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数据使用审批单列表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323D367C">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71600B29">
            <w:pPr>
              <w:widowControl w:val="0"/>
              <w:jc w:val="both"/>
              <w:rPr>
                <w:rFonts w:hint="eastAsia"/>
                <w:color w:val="333333"/>
                <w:shd w:val="clear" w:color="auto" w:fill="FFFFFF"/>
                <w:lang w:bidi="ar"/>
              </w:rPr>
            </w:pPr>
            <w:r>
              <w:rPr>
                <w:rFonts w:hint="eastAsia"/>
                <w:color w:val="333333"/>
                <w:kern w:val="2"/>
                <w:shd w:val="clear" w:color="auto" w:fill="FFFFFF"/>
                <w:lang w:bidi="ar"/>
              </w:rPr>
              <w:t>验证数据使用审批单列表</w:t>
            </w:r>
          </w:p>
        </w:tc>
      </w:tr>
      <w:tr w14:paraId="21490E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7CBBEB1">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5F7F3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A1396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424E483">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565F4E3B">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0CB0BA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B14E35">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11FEC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67E2A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C6DCECC">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BA32435">
            <w:pPr>
              <w:widowControl w:val="0"/>
              <w:jc w:val="both"/>
              <w:rPr>
                <w:rFonts w:hint="eastAsia"/>
                <w:color w:val="333333"/>
                <w:shd w:val="clear" w:color="auto" w:fill="FFFFFF"/>
                <w:lang w:bidi="ar"/>
              </w:rPr>
            </w:pPr>
            <w:r>
              <w:rPr>
                <w:rFonts w:hint="eastAsia"/>
                <w:color w:val="333333"/>
                <w:kern w:val="2"/>
                <w:shd w:val="clear" w:color="auto" w:fill="FFFFFF"/>
                <w:lang w:bidi="ar"/>
              </w:rPr>
              <w:t>验证无待审批数据时的空数据展示</w:t>
            </w:r>
          </w:p>
        </w:tc>
      </w:tr>
      <w:tr w14:paraId="6E0257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2F66C3D">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2A367D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1D4149A">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数据使用审批单查询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40271BE8">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7666375">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验证按申请单编号查询</w:t>
            </w:r>
          </w:p>
        </w:tc>
      </w:tr>
      <w:tr w14:paraId="586D25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AE8399D">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9F7278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9B5659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F0797D1">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15802B7">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47895E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E523AAB">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3A1927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87D42F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7DCB41">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CEB3CD3">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验证按申请方查询</w:t>
            </w:r>
          </w:p>
        </w:tc>
      </w:tr>
      <w:tr w14:paraId="2693AD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E99B58">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BF9668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9DED7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4F88C23">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E24D888">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36896D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78B343">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81C68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4AA74A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A48E576">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29979059">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验证按产品名称+审批状态组合查询</w:t>
            </w:r>
          </w:p>
        </w:tc>
      </w:tr>
      <w:tr w14:paraId="136466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146A957">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DB54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F3A5AC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CB98937">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54D1E5A9">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验证申请单编号+审批状态组合查询</w:t>
            </w:r>
          </w:p>
        </w:tc>
      </w:tr>
      <w:tr w14:paraId="3685CD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DC4C6DC">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10D93A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0E559B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9AE7261">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4466CAFB">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验证按申请单编号模糊查询</w:t>
            </w:r>
          </w:p>
        </w:tc>
      </w:tr>
      <w:tr w14:paraId="37F142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2BC0A3">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78A175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7AD39B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B8B2F24">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659C4ADF">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验证按不存在的申请单编号查询</w:t>
            </w:r>
          </w:p>
        </w:tc>
      </w:tr>
      <w:tr w14:paraId="75C8EB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857BAA">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E5FA2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5B9A7D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E69CE5B">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3C1E69AD">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验证申请单编号输入特殊字符查询</w:t>
            </w:r>
          </w:p>
        </w:tc>
      </w:tr>
      <w:tr w14:paraId="17F5BB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8121018">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0031C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A82569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40BAA4">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7F4512F8">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3D4CB6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9320C6C">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013757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58EDF4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51785D8">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2276A96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09D2AD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2F297FA">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FBD22D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5ED935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639CA78">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321925FA">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6EA4E7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248A580">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02098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134346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ACBC570">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366227FD">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验证按审批状态查询-待审批</w:t>
            </w:r>
          </w:p>
        </w:tc>
      </w:tr>
      <w:tr w14:paraId="3C24B5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756F9B5">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EB6761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8DD01F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1A0F770">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17413897">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验证按审批状态查询-已通过</w:t>
            </w:r>
          </w:p>
        </w:tc>
      </w:tr>
      <w:tr w14:paraId="17C09B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752C646">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D8D4F6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12B484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480B85D">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692DA931">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验证按审批状态查询-已拒绝</w:t>
            </w:r>
          </w:p>
        </w:tc>
      </w:tr>
      <w:tr w14:paraId="1CC0E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3235A74">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52083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119A9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A647BAE">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0BE9A08D">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验证按审批状态查询-已失效</w:t>
            </w:r>
          </w:p>
        </w:tc>
      </w:tr>
      <w:tr w14:paraId="1E6E84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A97D86">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4413C06">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25A86A74">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数据使用审批单详情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4908A76D">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C0BDEC8">
            <w:pPr>
              <w:widowControl w:val="0"/>
              <w:jc w:val="both"/>
              <w:rPr>
                <w:rFonts w:hint="eastAsia"/>
                <w:color w:val="333333"/>
                <w:shd w:val="clear" w:color="auto" w:fill="FFFFFF"/>
                <w:lang w:bidi="ar"/>
              </w:rPr>
            </w:pPr>
            <w:r>
              <w:rPr>
                <w:rFonts w:hint="eastAsia"/>
                <w:color w:val="333333"/>
                <w:kern w:val="2"/>
                <w:shd w:val="clear" w:color="auto" w:fill="FFFFFF"/>
                <w:lang w:bidi="ar"/>
              </w:rPr>
              <w:t>验证查看审批单详情</w:t>
            </w:r>
          </w:p>
        </w:tc>
      </w:tr>
      <w:tr w14:paraId="08DED6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0EBBC79">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EAA2B8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1557F8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80A9743">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959E623">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7DEFD4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7C9B549">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03C90A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8730E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36C4258">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B3A12CA">
            <w:pPr>
              <w:widowControl w:val="0"/>
              <w:jc w:val="both"/>
              <w:rPr>
                <w:rFonts w:hint="eastAsia"/>
                <w:color w:val="333333"/>
                <w:shd w:val="clear" w:color="auto" w:fill="FFFFFF"/>
                <w:lang w:bidi="ar"/>
              </w:rPr>
            </w:pPr>
            <w:r>
              <w:rPr>
                <w:rFonts w:hint="eastAsia"/>
                <w:color w:val="333333"/>
                <w:kern w:val="2"/>
                <w:shd w:val="clear" w:color="auto" w:fill="FFFFFF"/>
                <w:lang w:bidi="ar"/>
              </w:rPr>
              <w:t>验证关闭审批详情</w:t>
            </w:r>
          </w:p>
        </w:tc>
      </w:tr>
      <w:tr w14:paraId="189E8E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4A517AE">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C8A6F02">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65D1A938">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数据使用审批单审批</w:t>
            </w:r>
          </w:p>
        </w:tc>
        <w:tc>
          <w:tcPr>
            <w:tcW w:w="1048" w:type="pct"/>
            <w:tcBorders>
              <w:top w:val="single" w:color="auto" w:sz="8" w:space="0"/>
              <w:left w:val="single" w:color="auto" w:sz="8" w:space="0"/>
              <w:bottom w:val="single" w:color="auto" w:sz="8" w:space="0"/>
              <w:right w:val="single" w:color="auto" w:sz="8" w:space="0"/>
            </w:tcBorders>
            <w:noWrap/>
            <w:vAlign w:val="center"/>
          </w:tcPr>
          <w:p w14:paraId="3755AF2C">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D2DFF0D">
            <w:pPr>
              <w:widowControl w:val="0"/>
              <w:jc w:val="both"/>
              <w:rPr>
                <w:rFonts w:hint="eastAsia"/>
                <w:color w:val="333333"/>
                <w:shd w:val="clear" w:color="auto" w:fill="FFFFFF"/>
                <w:lang w:bidi="ar"/>
              </w:rPr>
            </w:pPr>
            <w:r>
              <w:rPr>
                <w:rFonts w:hint="eastAsia"/>
                <w:color w:val="333333"/>
                <w:kern w:val="2"/>
                <w:shd w:val="clear" w:color="auto" w:fill="FFFFFF"/>
                <w:lang w:bidi="ar"/>
              </w:rPr>
              <w:t>验证审批通过</w:t>
            </w:r>
          </w:p>
        </w:tc>
      </w:tr>
      <w:tr w14:paraId="6B6306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C5440A">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BCFEBF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29CC67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37590C0">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03EFC54">
            <w:pPr>
              <w:widowControl w:val="0"/>
              <w:jc w:val="both"/>
              <w:rPr>
                <w:rFonts w:hint="eastAsia"/>
                <w:color w:val="333333"/>
                <w:shd w:val="clear" w:color="auto" w:fill="FFFFFF"/>
                <w:lang w:bidi="ar"/>
              </w:rPr>
            </w:pPr>
            <w:r>
              <w:rPr>
                <w:rFonts w:hint="eastAsia"/>
                <w:color w:val="333333"/>
                <w:kern w:val="2"/>
                <w:shd w:val="clear" w:color="auto" w:fill="FFFFFF"/>
                <w:lang w:bidi="ar"/>
              </w:rPr>
              <w:t>验证审批驳回</w:t>
            </w:r>
          </w:p>
        </w:tc>
      </w:tr>
      <w:tr w14:paraId="251660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0FEEF24">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F29209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7D49CB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28C2FF5">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171894EF">
            <w:pPr>
              <w:widowControl w:val="0"/>
              <w:jc w:val="both"/>
              <w:rPr>
                <w:rFonts w:hint="eastAsia"/>
                <w:color w:val="333333"/>
                <w:shd w:val="clear" w:color="auto" w:fill="FFFFFF"/>
                <w:lang w:bidi="ar"/>
              </w:rPr>
            </w:pPr>
            <w:r>
              <w:rPr>
                <w:rFonts w:hint="eastAsia"/>
                <w:color w:val="333333"/>
                <w:kern w:val="2"/>
                <w:shd w:val="clear" w:color="auto" w:fill="FFFFFF"/>
                <w:lang w:bidi="ar"/>
              </w:rPr>
              <w:t>验证已审批申请单不可重复审批</w:t>
            </w:r>
          </w:p>
        </w:tc>
      </w:tr>
      <w:tr w14:paraId="0455DA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8F5939">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45ED67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5568F9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4D04197">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0471299B">
            <w:pPr>
              <w:widowControl w:val="0"/>
              <w:jc w:val="both"/>
              <w:rPr>
                <w:rFonts w:hint="eastAsia"/>
                <w:color w:val="333333"/>
                <w:shd w:val="clear" w:color="auto" w:fill="FFFFFF"/>
                <w:lang w:bidi="ar"/>
              </w:rPr>
            </w:pPr>
            <w:r>
              <w:rPr>
                <w:rFonts w:hint="eastAsia"/>
                <w:color w:val="333333"/>
                <w:kern w:val="2"/>
                <w:shd w:val="clear" w:color="auto" w:fill="FFFFFF"/>
                <w:lang w:bidi="ar"/>
              </w:rPr>
              <w:t>验证驳回原因为空</w:t>
            </w:r>
          </w:p>
        </w:tc>
      </w:tr>
      <w:tr w14:paraId="0F7B8D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CA96D7F">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ADAA28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709A5648">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详情编号链接与跳转</w:t>
            </w:r>
          </w:p>
        </w:tc>
        <w:tc>
          <w:tcPr>
            <w:tcW w:w="1048" w:type="pct"/>
            <w:tcBorders>
              <w:top w:val="single" w:color="auto" w:sz="8" w:space="0"/>
              <w:left w:val="single" w:color="auto" w:sz="8" w:space="0"/>
              <w:bottom w:val="single" w:color="auto" w:sz="8" w:space="0"/>
              <w:right w:val="single" w:color="auto" w:sz="8" w:space="0"/>
            </w:tcBorders>
            <w:noWrap/>
            <w:vAlign w:val="center"/>
          </w:tcPr>
          <w:p w14:paraId="6BECF34D">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7C3EC795">
            <w:pPr>
              <w:widowControl w:val="0"/>
              <w:jc w:val="both"/>
              <w:rPr>
                <w:rFonts w:hint="eastAsia"/>
                <w:color w:val="333333"/>
                <w:shd w:val="clear" w:color="auto" w:fill="FFFFFF"/>
                <w:lang w:bidi="ar"/>
              </w:rPr>
            </w:pPr>
            <w:r>
              <w:rPr>
                <w:rFonts w:hint="eastAsia"/>
                <w:color w:val="333333"/>
                <w:kern w:val="2"/>
                <w:shd w:val="clear" w:color="auto" w:fill="FFFFFF"/>
                <w:lang w:bidi="ar"/>
              </w:rPr>
              <w:t>验证审批详情编号展示形态</w:t>
            </w:r>
          </w:p>
        </w:tc>
      </w:tr>
      <w:tr w14:paraId="74C8C61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1F5F026">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30AA94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B0D3A4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5825B36">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24F20C26">
            <w:pPr>
              <w:widowControl w:val="0"/>
              <w:jc w:val="both"/>
              <w:rPr>
                <w:rFonts w:hint="eastAsia"/>
                <w:color w:val="333333"/>
                <w:shd w:val="clear" w:color="auto" w:fill="FFFFFF"/>
                <w:lang w:bidi="ar"/>
              </w:rPr>
            </w:pPr>
            <w:r>
              <w:rPr>
                <w:rFonts w:hint="eastAsia"/>
                <w:color w:val="333333"/>
                <w:kern w:val="2"/>
                <w:shd w:val="clear" w:color="auto" w:fill="FFFFFF"/>
                <w:lang w:bidi="ar"/>
              </w:rPr>
              <w:t>验证审批详情产品编号跳转产品详情</w:t>
            </w:r>
          </w:p>
        </w:tc>
      </w:tr>
    </w:tbl>
    <w:p w14:paraId="5563B08D">
      <w:pPr>
        <w:pStyle w:val="4"/>
        <w:widowControl/>
        <w:numPr>
          <w:ilvl w:val="1"/>
          <w:numId w:val="6"/>
        </w:numPr>
        <w:rPr>
          <w:rFonts w:ascii="Arial" w:hAnsi="Arial" w:eastAsia="黑体" w:cs="黑体"/>
        </w:rPr>
      </w:pPr>
      <w:bookmarkStart w:id="65" w:name="_Toc243568541"/>
      <w:r>
        <w:rPr>
          <w:rFonts w:hint="eastAsia" w:ascii="Arial" w:hAnsi="Arial" w:eastAsia="黑体" w:cs="黑体"/>
        </w:rPr>
        <w:t>订单管理</w:t>
      </w:r>
      <w:bookmarkEnd w:id="65"/>
      <w:ins w:id="22" w:author="影" w:date="2026-10-23T09:58:29Z">
        <w:r>
          <w:rPr>
            <w:rFonts w:hint="eastAsia" w:ascii="Arial" w:hAnsi="Arial" w:eastAsia="黑体" w:cs="黑体"/>
            <w:lang w:eastAsia="zh-CN"/>
          </w:rPr>
          <w:t>（</w:t>
        </w:r>
      </w:ins>
      <w:ins w:id="23" w:author="影" w:date="2026-10-23T09:58:30Z">
        <w:r>
          <w:rPr>
            <w:rFonts w:hint="eastAsia" w:ascii="Arial" w:hAnsi="Arial" w:eastAsia="黑体" w:cs="黑体"/>
            <w:lang w:val="en-US" w:eastAsia="zh-CN"/>
          </w:rPr>
          <w:t>合合</w:t>
        </w:r>
      </w:ins>
      <w:ins w:id="24" w:author="影" w:date="2026-10-23T09:58:29Z">
        <w:r>
          <w:rPr>
            <w:rFonts w:hint="eastAsia" w:ascii="Arial" w:hAnsi="Arial" w:eastAsia="黑体" w:cs="黑体"/>
            <w:lang w:eastAsia="zh-CN"/>
          </w:rPr>
          <w:t>）</w:t>
        </w:r>
      </w:ins>
    </w:p>
    <w:p w14:paraId="768B0EB9">
      <w:pPr>
        <w:pStyle w:val="5"/>
        <w:widowControl/>
        <w:numPr>
          <w:ilvl w:val="2"/>
          <w:numId w:val="6"/>
        </w:numPr>
      </w:pPr>
      <w:r>
        <w:rPr>
          <w:rFonts w:hint="eastAsia" w:ascii="Calibri" w:hAnsi="Calibri" w:cs="宋体"/>
        </w:rPr>
        <w:t>数据购买订单</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577F4A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4FC0BE06">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046DEE5">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29E1D48E">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57A40B80">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4B5A0504">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5430AF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951B892">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数据购买订单</w:t>
            </w:r>
          </w:p>
        </w:tc>
        <w:tc>
          <w:tcPr>
            <w:tcW w:w="1280" w:type="pct"/>
            <w:vMerge w:val="restart"/>
            <w:tcBorders>
              <w:top w:val="single" w:color="auto" w:sz="8" w:space="0"/>
              <w:left w:val="single" w:color="auto" w:sz="8" w:space="0"/>
              <w:right w:val="single" w:color="auto" w:sz="8" w:space="0"/>
            </w:tcBorders>
            <w:noWrap/>
            <w:vAlign w:val="center"/>
          </w:tcPr>
          <w:p w14:paraId="4EAE3949">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数据购买订单列表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0CD88A74">
            <w:pPr>
              <w:widowControl w:val="0"/>
              <w:jc w:val="both"/>
              <w:rPr>
                <w:rFonts w:hint="eastAsia"/>
                <w:color w:val="333333"/>
                <w:shd w:val="clear" w:color="auto" w:fill="FFFFFF"/>
                <w:lang w:bidi="ar"/>
              </w:rPr>
            </w:pPr>
            <w:r>
              <w:rPr>
                <w:rFonts w:hint="eastAsia"/>
                <w:color w:val="333333"/>
                <w:kern w:val="2"/>
                <w:shd w:val="clear" w:color="auto" w:fill="FFFFFF"/>
                <w:lang w:bidi="ar"/>
              </w:rPr>
              <w:t>DPM_GMDDLB_001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A442AF4">
            <w:pPr>
              <w:widowControl w:val="0"/>
              <w:jc w:val="both"/>
              <w:rPr>
                <w:rFonts w:hint="eastAsia"/>
                <w:color w:val="333333"/>
                <w:shd w:val="clear" w:color="auto" w:fill="FFFFFF"/>
                <w:lang w:bidi="ar"/>
              </w:rPr>
            </w:pPr>
            <w:r>
              <w:rPr>
                <w:rFonts w:hint="eastAsia"/>
                <w:color w:val="333333"/>
                <w:kern w:val="2"/>
                <w:shd w:val="clear" w:color="auto" w:fill="FFFFFF"/>
                <w:lang w:bidi="ar"/>
              </w:rPr>
              <w:t>验证数据购买订单列表</w:t>
            </w:r>
          </w:p>
        </w:tc>
      </w:tr>
      <w:tr w14:paraId="31A5A7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AD9F667">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6CECF6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6F81B6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7402EF5">
            <w:pPr>
              <w:widowControl w:val="0"/>
              <w:jc w:val="both"/>
              <w:rPr>
                <w:rFonts w:hint="eastAsia"/>
                <w:color w:val="333333"/>
                <w:shd w:val="clear" w:color="auto" w:fill="FFFFFF"/>
                <w:lang w:bidi="ar"/>
              </w:rPr>
            </w:pPr>
            <w:r>
              <w:rPr>
                <w:rFonts w:hint="eastAsia"/>
                <w:color w:val="333333"/>
                <w:kern w:val="2"/>
                <w:shd w:val="clear" w:color="auto" w:fill="FFFFFF"/>
                <w:lang w:bidi="ar"/>
              </w:rPr>
              <w:t>DPM_GMDDLB_002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4566676">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0832B5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B1D124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552DD2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6FACCD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E919D10">
            <w:pPr>
              <w:widowControl w:val="0"/>
              <w:jc w:val="both"/>
              <w:rPr>
                <w:rFonts w:hint="eastAsia"/>
                <w:color w:val="333333"/>
                <w:shd w:val="clear" w:color="auto" w:fill="FFFFFF"/>
                <w:lang w:bidi="ar"/>
              </w:rPr>
            </w:pPr>
            <w:r>
              <w:rPr>
                <w:rFonts w:hint="eastAsia"/>
                <w:color w:val="333333"/>
                <w:kern w:val="2"/>
                <w:shd w:val="clear" w:color="auto" w:fill="FFFFFF"/>
                <w:lang w:bidi="ar"/>
              </w:rPr>
              <w:t>DPM_GMDDLB_003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3434ECC">
            <w:pPr>
              <w:widowControl w:val="0"/>
              <w:jc w:val="both"/>
              <w:rPr>
                <w:rFonts w:hint="eastAsia"/>
                <w:color w:val="333333"/>
                <w:shd w:val="clear" w:color="auto" w:fill="FFFFFF"/>
                <w:lang w:bidi="ar"/>
              </w:rPr>
            </w:pPr>
            <w:r>
              <w:rPr>
                <w:rFonts w:hint="eastAsia"/>
                <w:color w:val="333333"/>
                <w:kern w:val="2"/>
                <w:shd w:val="clear" w:color="auto" w:fill="FFFFFF"/>
                <w:lang w:bidi="ar"/>
              </w:rPr>
              <w:t>验证无订单时的空数据展示</w:t>
            </w:r>
          </w:p>
        </w:tc>
      </w:tr>
      <w:tr w14:paraId="2DAC79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C72CE08">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B56CF7C">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4C62CC4B">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数据购买订单查询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05444A04">
            <w:pPr>
              <w:widowControl w:val="0"/>
              <w:jc w:val="both"/>
              <w:rPr>
                <w:rFonts w:hint="eastAsia"/>
                <w:color w:val="333333"/>
                <w:shd w:val="clear" w:color="auto" w:fill="FFFFFF"/>
                <w:lang w:bidi="ar"/>
              </w:rPr>
            </w:pPr>
            <w:r>
              <w:rPr>
                <w:rFonts w:hint="eastAsia"/>
                <w:color w:val="333333"/>
                <w:kern w:val="2"/>
                <w:shd w:val="clear" w:color="auto" w:fill="FFFFFF"/>
                <w:lang w:bidi="ar"/>
              </w:rPr>
              <w:t>DPM_GMDDCX_001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7D83D1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验证按订单编号查询</w:t>
            </w:r>
          </w:p>
        </w:tc>
      </w:tr>
      <w:tr w14:paraId="54BA23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CC54913">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7914C9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C3361B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A3994A8">
            <w:pPr>
              <w:widowControl w:val="0"/>
              <w:jc w:val="both"/>
              <w:rPr>
                <w:rFonts w:hint="eastAsia"/>
                <w:color w:val="333333"/>
                <w:shd w:val="clear" w:color="auto" w:fill="FFFFFF"/>
                <w:lang w:bidi="ar"/>
              </w:rPr>
            </w:pPr>
            <w:r>
              <w:rPr>
                <w:rFonts w:hint="eastAsia"/>
                <w:color w:val="333333"/>
                <w:kern w:val="2"/>
                <w:shd w:val="clear" w:color="auto" w:fill="FFFFFF"/>
                <w:lang w:bidi="ar"/>
              </w:rPr>
              <w:t>DPM_GMDDCX_002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E08DAAF">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0BAF29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3ECBFE6">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C8A84B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9132A9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F56AEB6">
            <w:pPr>
              <w:widowControl w:val="0"/>
              <w:jc w:val="both"/>
              <w:rPr>
                <w:rFonts w:hint="eastAsia"/>
                <w:color w:val="333333"/>
                <w:shd w:val="clear" w:color="auto" w:fill="FFFFFF"/>
                <w:lang w:bidi="ar"/>
              </w:rPr>
            </w:pPr>
            <w:r>
              <w:rPr>
                <w:rFonts w:hint="eastAsia"/>
                <w:color w:val="333333"/>
                <w:kern w:val="2"/>
                <w:shd w:val="clear" w:color="auto" w:fill="FFFFFF"/>
                <w:lang w:bidi="ar"/>
              </w:rPr>
              <w:t>DPM_GMDDCX_003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B79689D">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w:t>
            </w:r>
          </w:p>
        </w:tc>
      </w:tr>
      <w:tr w14:paraId="362A07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9D6EA03">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4DC53E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38A899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4CD8886">
            <w:pPr>
              <w:widowControl w:val="0"/>
              <w:jc w:val="both"/>
              <w:rPr>
                <w:rFonts w:hint="eastAsia"/>
                <w:color w:val="333333"/>
                <w:shd w:val="clear" w:color="auto" w:fill="FFFFFF"/>
                <w:lang w:bidi="ar"/>
              </w:rPr>
            </w:pPr>
            <w:r>
              <w:rPr>
                <w:rFonts w:hint="eastAsia"/>
                <w:color w:val="333333"/>
                <w:kern w:val="2"/>
                <w:shd w:val="clear" w:color="auto" w:fill="FFFFFF"/>
                <w:lang w:bidi="ar"/>
              </w:rPr>
              <w:t>DPM_GMDDCX_004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BFB63A2">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347886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5690F2B">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A77A7A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B68ADD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E276C4">
            <w:pPr>
              <w:widowControl w:val="0"/>
              <w:jc w:val="both"/>
              <w:rPr>
                <w:rFonts w:hint="eastAsia"/>
                <w:color w:val="333333"/>
                <w:shd w:val="clear" w:color="auto" w:fill="FFFFFF"/>
                <w:lang w:bidi="ar"/>
              </w:rPr>
            </w:pPr>
            <w:r>
              <w:rPr>
                <w:rFonts w:hint="eastAsia"/>
                <w:color w:val="333333"/>
                <w:kern w:val="2"/>
                <w:shd w:val="clear" w:color="auto" w:fill="FFFFFF"/>
                <w:lang w:bidi="ar"/>
              </w:rPr>
              <w:t>DPM_GMDDCX_005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4FF2E643">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验证按订单编号+订单状态组合查询</w:t>
            </w:r>
          </w:p>
        </w:tc>
      </w:tr>
      <w:tr w14:paraId="54A0B9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EDA7CB1">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EEE52D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7EBDE7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EC23A19">
            <w:pPr>
              <w:widowControl w:val="0"/>
              <w:jc w:val="both"/>
              <w:rPr>
                <w:rFonts w:hint="eastAsia"/>
                <w:color w:val="333333"/>
                <w:shd w:val="clear" w:color="auto" w:fill="FFFFFF"/>
                <w:lang w:bidi="ar"/>
              </w:rPr>
            </w:pPr>
            <w:r>
              <w:rPr>
                <w:rFonts w:hint="eastAsia"/>
                <w:color w:val="333333"/>
                <w:kern w:val="2"/>
                <w:shd w:val="clear" w:color="auto" w:fill="FFFFFF"/>
                <w:lang w:bidi="ar"/>
              </w:rPr>
              <w:t>DPM_GMDDCX_006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3C3B93C5">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验证产品名称+产品类型+订单状态组合查询</w:t>
            </w:r>
          </w:p>
        </w:tc>
      </w:tr>
      <w:tr w14:paraId="5CA84D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4F42BF5">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647238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22BD85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717BF67">
            <w:pPr>
              <w:widowControl w:val="0"/>
              <w:jc w:val="both"/>
              <w:rPr>
                <w:rFonts w:hint="eastAsia"/>
                <w:color w:val="333333"/>
                <w:shd w:val="clear" w:color="auto" w:fill="FFFFFF"/>
                <w:lang w:bidi="ar"/>
              </w:rPr>
            </w:pPr>
            <w:r>
              <w:rPr>
                <w:rFonts w:hint="eastAsia"/>
                <w:color w:val="333333"/>
                <w:kern w:val="2"/>
                <w:shd w:val="clear" w:color="auto" w:fill="FFFFFF"/>
                <w:lang w:bidi="ar"/>
              </w:rPr>
              <w:t>DPM_GMDDCX_007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55168990">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459AED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FB3035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1931B0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37FFA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FC2E46D">
            <w:pPr>
              <w:widowControl w:val="0"/>
              <w:jc w:val="both"/>
              <w:rPr>
                <w:rFonts w:hint="eastAsia"/>
                <w:color w:val="333333"/>
                <w:shd w:val="clear" w:color="auto" w:fill="FFFFFF"/>
                <w:lang w:bidi="ar"/>
              </w:rPr>
            </w:pPr>
            <w:r>
              <w:rPr>
                <w:rFonts w:hint="eastAsia"/>
                <w:color w:val="333333"/>
                <w:kern w:val="2"/>
                <w:shd w:val="clear" w:color="auto" w:fill="FFFFFF"/>
                <w:lang w:bidi="ar"/>
              </w:rPr>
              <w:t>DPM_GMDDCX_008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62C1F32D">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验证按订单编号模糊查询</w:t>
            </w:r>
          </w:p>
        </w:tc>
      </w:tr>
      <w:tr w14:paraId="5AA071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3932D89">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046D0C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7C49E1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CF0ACFF">
            <w:pPr>
              <w:widowControl w:val="0"/>
              <w:jc w:val="both"/>
              <w:rPr>
                <w:rFonts w:hint="eastAsia"/>
                <w:color w:val="333333"/>
                <w:shd w:val="clear" w:color="auto" w:fill="FFFFFF"/>
                <w:lang w:bidi="ar"/>
              </w:rPr>
            </w:pPr>
            <w:r>
              <w:rPr>
                <w:rFonts w:hint="eastAsia"/>
                <w:color w:val="333333"/>
                <w:kern w:val="2"/>
                <w:shd w:val="clear" w:color="auto" w:fill="FFFFFF"/>
                <w:lang w:bidi="ar"/>
              </w:rPr>
              <w:t>DPM_GMDDCX_009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28297CAB">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验证按不存在的订单编号查询</w:t>
            </w:r>
          </w:p>
        </w:tc>
      </w:tr>
      <w:tr w14:paraId="60C6D2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826A3BB">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D642F3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773917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79F74B1">
            <w:pPr>
              <w:widowControl w:val="0"/>
              <w:jc w:val="both"/>
              <w:rPr>
                <w:rFonts w:hint="eastAsia"/>
                <w:color w:val="333333"/>
                <w:shd w:val="clear" w:color="auto" w:fill="FFFFFF"/>
                <w:lang w:bidi="ar"/>
              </w:rPr>
            </w:pPr>
            <w:r>
              <w:rPr>
                <w:rFonts w:hint="eastAsia"/>
                <w:color w:val="333333"/>
                <w:kern w:val="2"/>
                <w:shd w:val="clear" w:color="auto" w:fill="FFFFFF"/>
                <w:lang w:bidi="ar"/>
              </w:rPr>
              <w:t>DPM_GMDDCX_010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1B4C7F92">
            <w:pPr>
              <w:widowControl w:val="0"/>
              <w:jc w:val="both"/>
              <w:rPr>
                <w:rFonts w:hint="eastAsia"/>
                <w:color w:val="333333"/>
                <w:shd w:val="clear" w:color="auto" w:fill="FFFFFF"/>
                <w:lang w:bidi="ar"/>
              </w:rPr>
            </w:pPr>
            <w:r>
              <w:rPr>
                <w:rFonts w:hint="eastAsia"/>
                <w:color w:val="333333"/>
                <w:kern w:val="2"/>
                <w:shd w:val="clear" w:color="auto" w:fill="FFFFFF"/>
                <w:lang w:bidi="ar"/>
              </w:rPr>
              <w:t>验证订单编号输入特殊字符查询</w:t>
            </w:r>
          </w:p>
        </w:tc>
      </w:tr>
      <w:tr w14:paraId="03CEBF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8BA5CF">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664D3E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235A9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56C932">
            <w:pPr>
              <w:widowControl w:val="0"/>
              <w:jc w:val="both"/>
              <w:rPr>
                <w:rFonts w:hint="eastAsia"/>
                <w:color w:val="333333"/>
                <w:shd w:val="clear" w:color="auto" w:fill="FFFFFF"/>
                <w:lang w:bidi="ar"/>
              </w:rPr>
            </w:pPr>
            <w:r>
              <w:rPr>
                <w:rFonts w:hint="eastAsia"/>
                <w:color w:val="333333"/>
                <w:kern w:val="2"/>
                <w:shd w:val="clear" w:color="auto" w:fill="FFFFFF"/>
                <w:lang w:bidi="ar"/>
              </w:rPr>
              <w:t>DPM_GMDDCX_011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04712616">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708DFC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DA21DCE">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F5E2FF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B63FA0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7C3882">
            <w:pPr>
              <w:widowControl w:val="0"/>
              <w:jc w:val="both"/>
              <w:rPr>
                <w:rFonts w:hint="eastAsia"/>
                <w:color w:val="333333"/>
                <w:shd w:val="clear" w:color="auto" w:fill="FFFFFF"/>
                <w:lang w:bidi="ar"/>
              </w:rPr>
            </w:pPr>
            <w:r>
              <w:rPr>
                <w:rFonts w:hint="eastAsia"/>
                <w:color w:val="333333"/>
                <w:kern w:val="2"/>
                <w:shd w:val="clear" w:color="auto" w:fill="FFFFFF"/>
                <w:lang w:bidi="ar"/>
              </w:rPr>
              <w:t>DPM_GMDDCX_012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6990BC20">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42D6C6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22A203F">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23DDD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02497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ECA05DD">
            <w:pPr>
              <w:widowControl w:val="0"/>
              <w:jc w:val="both"/>
              <w:rPr>
                <w:rFonts w:hint="eastAsia"/>
                <w:color w:val="333333"/>
                <w:shd w:val="clear" w:color="auto" w:fill="FFFFFF"/>
                <w:lang w:bidi="ar"/>
              </w:rPr>
            </w:pPr>
            <w:r>
              <w:rPr>
                <w:rFonts w:hint="eastAsia"/>
                <w:color w:val="333333"/>
                <w:kern w:val="2"/>
                <w:shd w:val="clear" w:color="auto" w:fill="FFFFFF"/>
                <w:lang w:bidi="ar"/>
              </w:rPr>
              <w:t>DPM_GMDDCX_013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274FFE2D">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74FB8A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495D176">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29162A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E83534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F1E88C2">
            <w:pPr>
              <w:widowControl w:val="0"/>
              <w:jc w:val="both"/>
              <w:rPr>
                <w:rFonts w:hint="eastAsia"/>
                <w:color w:val="333333"/>
                <w:shd w:val="clear" w:color="auto" w:fill="FFFFFF"/>
                <w:lang w:bidi="ar"/>
              </w:rPr>
            </w:pPr>
            <w:r>
              <w:rPr>
                <w:rFonts w:hint="eastAsia"/>
                <w:color w:val="333333"/>
                <w:kern w:val="2"/>
                <w:shd w:val="clear" w:color="auto" w:fill="FFFFFF"/>
                <w:lang w:bidi="ar"/>
              </w:rPr>
              <w:t>DPM_GMDDCX_014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01715CA3">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r>
      <w:tr w14:paraId="030ADA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0C3713">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CA9CF0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9776A5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537C475">
            <w:pPr>
              <w:widowControl w:val="0"/>
              <w:jc w:val="both"/>
              <w:rPr>
                <w:rFonts w:hint="eastAsia"/>
                <w:color w:val="333333"/>
                <w:shd w:val="clear" w:color="auto" w:fill="FFFFFF"/>
                <w:lang w:bidi="ar"/>
              </w:rPr>
            </w:pPr>
            <w:r>
              <w:rPr>
                <w:rFonts w:hint="eastAsia"/>
                <w:color w:val="333333"/>
                <w:kern w:val="2"/>
                <w:shd w:val="clear" w:color="auto" w:fill="FFFFFF"/>
                <w:lang w:bidi="ar"/>
              </w:rPr>
              <w:t>DPM_GMDDCX_015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1778741A">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r>
      <w:tr w14:paraId="36C227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27687EF">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49BEA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2413E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31CCC86">
            <w:pPr>
              <w:widowControl w:val="0"/>
              <w:jc w:val="both"/>
              <w:rPr>
                <w:rFonts w:hint="eastAsia"/>
                <w:color w:val="333333"/>
                <w:shd w:val="clear" w:color="auto" w:fill="FFFFFF"/>
                <w:lang w:bidi="ar"/>
              </w:rPr>
            </w:pPr>
            <w:r>
              <w:rPr>
                <w:rFonts w:hint="eastAsia"/>
                <w:color w:val="333333"/>
                <w:kern w:val="2"/>
                <w:shd w:val="clear" w:color="auto" w:fill="FFFFFF"/>
                <w:lang w:bidi="ar"/>
              </w:rPr>
              <w:t>DPM_GMDDCX_016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32DF2CB0">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验证按订单状态查询-待支付</w:t>
            </w:r>
          </w:p>
        </w:tc>
      </w:tr>
      <w:tr w14:paraId="18FBDA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1627E50">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A949E8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29358B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9C062D7">
            <w:pPr>
              <w:widowControl w:val="0"/>
              <w:jc w:val="both"/>
              <w:rPr>
                <w:rFonts w:hint="eastAsia"/>
                <w:color w:val="333333"/>
                <w:shd w:val="clear" w:color="auto" w:fill="FFFFFF"/>
                <w:lang w:bidi="ar"/>
              </w:rPr>
            </w:pPr>
            <w:r>
              <w:rPr>
                <w:rFonts w:hint="eastAsia"/>
                <w:color w:val="333333"/>
                <w:kern w:val="2"/>
                <w:shd w:val="clear" w:color="auto" w:fill="FFFFFF"/>
                <w:lang w:bidi="ar"/>
              </w:rPr>
              <w:t>DPM_GMDDCX_017</w:t>
            </w:r>
          </w:p>
        </w:tc>
        <w:tc>
          <w:tcPr>
            <w:tcW w:w="1565" w:type="pct"/>
            <w:tcBorders>
              <w:top w:val="single" w:color="auto" w:sz="8" w:space="0"/>
              <w:left w:val="single" w:color="auto" w:sz="8" w:space="0"/>
              <w:bottom w:val="single" w:color="auto" w:sz="8" w:space="0"/>
              <w:right w:val="single" w:color="auto" w:sz="8" w:space="0"/>
            </w:tcBorders>
            <w:noWrap/>
            <w:vAlign w:val="center"/>
          </w:tcPr>
          <w:p w14:paraId="549CA892">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验证按订单状态查询-已支付待确认</w:t>
            </w:r>
          </w:p>
        </w:tc>
      </w:tr>
      <w:tr w14:paraId="2D1890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0F69ACE">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F9D8E3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A6531A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72F1941">
            <w:pPr>
              <w:widowControl w:val="0"/>
              <w:jc w:val="both"/>
              <w:rPr>
                <w:rFonts w:hint="eastAsia"/>
                <w:color w:val="333333"/>
                <w:shd w:val="clear" w:color="auto" w:fill="FFFFFF"/>
                <w:lang w:bidi="ar"/>
              </w:rPr>
            </w:pPr>
            <w:r>
              <w:rPr>
                <w:rFonts w:hint="eastAsia"/>
                <w:color w:val="333333"/>
                <w:kern w:val="2"/>
                <w:shd w:val="clear" w:color="auto" w:fill="FFFFFF"/>
                <w:lang w:bidi="ar"/>
              </w:rPr>
              <w:t>DPM_GMDDCX_018</w:t>
            </w:r>
          </w:p>
        </w:tc>
        <w:tc>
          <w:tcPr>
            <w:tcW w:w="1565" w:type="pct"/>
            <w:tcBorders>
              <w:top w:val="single" w:color="auto" w:sz="8" w:space="0"/>
              <w:left w:val="single" w:color="auto" w:sz="8" w:space="0"/>
              <w:bottom w:val="single" w:color="auto" w:sz="8" w:space="0"/>
              <w:right w:val="single" w:color="auto" w:sz="8" w:space="0"/>
            </w:tcBorders>
            <w:noWrap/>
            <w:vAlign w:val="center"/>
          </w:tcPr>
          <w:p w14:paraId="44E8ABEE">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验证按订单状态查询-已确认</w:t>
            </w:r>
          </w:p>
        </w:tc>
      </w:tr>
      <w:tr w14:paraId="0ED344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274B2B8">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1F9087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9C5E1D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774F80D">
            <w:pPr>
              <w:widowControl w:val="0"/>
              <w:jc w:val="both"/>
              <w:rPr>
                <w:rFonts w:hint="eastAsia"/>
                <w:color w:val="333333"/>
                <w:shd w:val="clear" w:color="auto" w:fill="FFFFFF"/>
                <w:lang w:bidi="ar"/>
              </w:rPr>
            </w:pPr>
            <w:r>
              <w:rPr>
                <w:rFonts w:hint="eastAsia"/>
                <w:color w:val="333333"/>
                <w:kern w:val="2"/>
                <w:shd w:val="clear" w:color="auto" w:fill="FFFFFF"/>
                <w:lang w:bidi="ar"/>
              </w:rPr>
              <w:t>DPM_GMDDCX_019</w:t>
            </w:r>
          </w:p>
        </w:tc>
        <w:tc>
          <w:tcPr>
            <w:tcW w:w="1565" w:type="pct"/>
            <w:tcBorders>
              <w:top w:val="single" w:color="auto" w:sz="8" w:space="0"/>
              <w:left w:val="single" w:color="auto" w:sz="8" w:space="0"/>
              <w:bottom w:val="single" w:color="auto" w:sz="8" w:space="0"/>
              <w:right w:val="single" w:color="auto" w:sz="8" w:space="0"/>
            </w:tcBorders>
            <w:noWrap/>
            <w:vAlign w:val="center"/>
          </w:tcPr>
          <w:p w14:paraId="1D5CDE92">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验证按订单状态查询-交付中</w:t>
            </w:r>
          </w:p>
        </w:tc>
      </w:tr>
      <w:tr w14:paraId="503153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9F13AAF">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665223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0DD8AB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E2065CE">
            <w:pPr>
              <w:widowControl w:val="0"/>
              <w:jc w:val="both"/>
              <w:rPr>
                <w:rFonts w:hint="eastAsia"/>
                <w:color w:val="333333"/>
                <w:shd w:val="clear" w:color="auto" w:fill="FFFFFF"/>
                <w:lang w:bidi="ar"/>
              </w:rPr>
            </w:pPr>
            <w:r>
              <w:rPr>
                <w:rFonts w:hint="eastAsia"/>
                <w:color w:val="333333"/>
                <w:kern w:val="2"/>
                <w:shd w:val="clear" w:color="auto" w:fill="FFFFFF"/>
                <w:lang w:bidi="ar"/>
              </w:rPr>
              <w:t>DPM_GMDDCX_020</w:t>
            </w:r>
          </w:p>
        </w:tc>
        <w:tc>
          <w:tcPr>
            <w:tcW w:w="1565" w:type="pct"/>
            <w:tcBorders>
              <w:top w:val="single" w:color="auto" w:sz="8" w:space="0"/>
              <w:left w:val="single" w:color="auto" w:sz="8" w:space="0"/>
              <w:bottom w:val="single" w:color="auto" w:sz="8" w:space="0"/>
              <w:right w:val="single" w:color="auto" w:sz="8" w:space="0"/>
            </w:tcBorders>
            <w:noWrap/>
            <w:vAlign w:val="center"/>
          </w:tcPr>
          <w:p w14:paraId="0BEE4DF4">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验证按订单状态查询-交付完成</w:t>
            </w:r>
          </w:p>
        </w:tc>
      </w:tr>
      <w:tr w14:paraId="75F34E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F58332A">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5AF88F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A25E96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B7822C9">
            <w:pPr>
              <w:widowControl w:val="0"/>
              <w:jc w:val="both"/>
              <w:rPr>
                <w:rFonts w:hint="eastAsia"/>
                <w:color w:val="333333"/>
                <w:shd w:val="clear" w:color="auto" w:fill="FFFFFF"/>
                <w:lang w:bidi="ar"/>
              </w:rPr>
            </w:pPr>
            <w:r>
              <w:rPr>
                <w:rFonts w:hint="eastAsia"/>
                <w:color w:val="333333"/>
                <w:kern w:val="2"/>
                <w:shd w:val="clear" w:color="auto" w:fill="FFFFFF"/>
                <w:lang w:bidi="ar"/>
              </w:rPr>
              <w:t>DPM_GMDDCX_021</w:t>
            </w:r>
          </w:p>
        </w:tc>
        <w:tc>
          <w:tcPr>
            <w:tcW w:w="1565" w:type="pct"/>
            <w:tcBorders>
              <w:top w:val="single" w:color="auto" w:sz="8" w:space="0"/>
              <w:left w:val="single" w:color="auto" w:sz="8" w:space="0"/>
              <w:bottom w:val="single" w:color="auto" w:sz="8" w:space="0"/>
              <w:right w:val="single" w:color="auto" w:sz="8" w:space="0"/>
            </w:tcBorders>
            <w:noWrap/>
            <w:vAlign w:val="center"/>
          </w:tcPr>
          <w:p w14:paraId="6ADB30FD">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验证按订单状态查询-订单完成</w:t>
            </w:r>
          </w:p>
        </w:tc>
      </w:tr>
      <w:tr w14:paraId="063FE9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206112E">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DCDDE1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DCCE92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91A2343">
            <w:pPr>
              <w:widowControl w:val="0"/>
              <w:jc w:val="both"/>
              <w:rPr>
                <w:rFonts w:hint="eastAsia"/>
                <w:color w:val="333333"/>
                <w:shd w:val="clear" w:color="auto" w:fill="FFFFFF"/>
                <w:lang w:bidi="ar"/>
              </w:rPr>
            </w:pPr>
            <w:r>
              <w:rPr>
                <w:rFonts w:hint="eastAsia"/>
                <w:color w:val="333333"/>
                <w:kern w:val="2"/>
                <w:shd w:val="clear" w:color="auto" w:fill="FFFFFF"/>
                <w:lang w:bidi="ar"/>
              </w:rPr>
              <w:t>DPM_GMDDCX_022</w:t>
            </w:r>
          </w:p>
        </w:tc>
        <w:tc>
          <w:tcPr>
            <w:tcW w:w="1565" w:type="pct"/>
            <w:tcBorders>
              <w:top w:val="single" w:color="auto" w:sz="8" w:space="0"/>
              <w:left w:val="single" w:color="auto" w:sz="8" w:space="0"/>
              <w:bottom w:val="single" w:color="auto" w:sz="8" w:space="0"/>
              <w:right w:val="single" w:color="auto" w:sz="8" w:space="0"/>
            </w:tcBorders>
            <w:noWrap/>
            <w:vAlign w:val="center"/>
          </w:tcPr>
          <w:p w14:paraId="6AC798D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验证按订单状态查询-订单取消</w:t>
            </w:r>
          </w:p>
        </w:tc>
      </w:tr>
      <w:tr w14:paraId="5BB36C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CE98774">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5FE5D1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45D6B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44A9CB2">
            <w:pPr>
              <w:widowControl w:val="0"/>
              <w:jc w:val="both"/>
              <w:rPr>
                <w:rFonts w:hint="eastAsia"/>
                <w:color w:val="333333"/>
                <w:shd w:val="clear" w:color="auto" w:fill="FFFFFF"/>
                <w:lang w:bidi="ar"/>
              </w:rPr>
            </w:pPr>
            <w:r>
              <w:rPr>
                <w:rFonts w:hint="eastAsia"/>
                <w:color w:val="333333"/>
                <w:kern w:val="2"/>
                <w:shd w:val="clear" w:color="auto" w:fill="FFFFFF"/>
                <w:lang w:bidi="ar"/>
              </w:rPr>
              <w:t>DPM_GMDDCX_023</w:t>
            </w:r>
          </w:p>
        </w:tc>
        <w:tc>
          <w:tcPr>
            <w:tcW w:w="1565" w:type="pct"/>
            <w:tcBorders>
              <w:top w:val="single" w:color="auto" w:sz="8" w:space="0"/>
              <w:left w:val="single" w:color="auto" w:sz="8" w:space="0"/>
              <w:bottom w:val="single" w:color="auto" w:sz="8" w:space="0"/>
              <w:right w:val="single" w:color="auto" w:sz="8" w:space="0"/>
            </w:tcBorders>
            <w:noWrap/>
            <w:vAlign w:val="center"/>
          </w:tcPr>
          <w:p w14:paraId="2D6A2252">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验证按订单状态查询-暂停交付</w:t>
            </w:r>
          </w:p>
        </w:tc>
      </w:tr>
      <w:tr w14:paraId="6D87F9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D5518C7">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4A45453">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7F43B94F">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数据购买订单详情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6428FEA3">
            <w:pPr>
              <w:widowControl w:val="0"/>
              <w:jc w:val="both"/>
              <w:rPr>
                <w:rFonts w:hint="eastAsia"/>
                <w:color w:val="333333"/>
                <w:shd w:val="clear" w:color="auto" w:fill="FFFFFF"/>
                <w:lang w:bidi="ar"/>
              </w:rPr>
            </w:pPr>
            <w:r>
              <w:rPr>
                <w:rFonts w:hint="eastAsia"/>
                <w:color w:val="333333"/>
                <w:kern w:val="2"/>
                <w:shd w:val="clear" w:color="auto" w:fill="FFFFFF"/>
                <w:lang w:bidi="ar"/>
              </w:rPr>
              <w:t>DPM_GMDDXQ_001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3BDA5A2">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验证查看数据购买订单详情</w:t>
            </w:r>
          </w:p>
        </w:tc>
      </w:tr>
      <w:tr w14:paraId="6EBD57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4754F02">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364AF7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8ABEA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63DF62A">
            <w:pPr>
              <w:widowControl w:val="0"/>
              <w:jc w:val="both"/>
              <w:rPr>
                <w:rFonts w:hint="eastAsia"/>
                <w:color w:val="333333"/>
                <w:shd w:val="clear" w:color="auto" w:fill="FFFFFF"/>
                <w:lang w:bidi="ar"/>
              </w:rPr>
            </w:pPr>
            <w:r>
              <w:rPr>
                <w:rFonts w:hint="eastAsia"/>
                <w:color w:val="333333"/>
                <w:kern w:val="2"/>
                <w:shd w:val="clear" w:color="auto" w:fill="FFFFFF"/>
                <w:lang w:bidi="ar"/>
              </w:rPr>
              <w:t>DPM_GMDDXQ_002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219B18D">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089630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0D84495">
            <w:pPr>
              <w:widowControl w:val="0"/>
              <w:jc w:val="center"/>
              <w:rPr>
                <w:rFonts w:hint="eastAsia"/>
                <w:color w:val="333333"/>
                <w:shd w:val="clear" w:color="auto" w:fill="FFFFFF"/>
                <w:lang w:bidi="ar"/>
              </w:rPr>
            </w:pPr>
            <w:r>
              <w:rPr>
                <w:rFonts w:hint="eastAsia"/>
                <w:color w:val="333333"/>
                <w:kern w:val="2"/>
                <w:shd w:val="clear" w:color="auto" w:fill="FFFFFF"/>
                <w:lang w:bidi="ar"/>
              </w:rPr>
              <w:t>29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3CBFAD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3630DE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A194429">
            <w:pPr>
              <w:widowControl w:val="0"/>
              <w:jc w:val="both"/>
              <w:rPr>
                <w:rFonts w:hint="eastAsia"/>
                <w:color w:val="333333"/>
                <w:shd w:val="clear" w:color="auto" w:fill="FFFFFF"/>
                <w:lang w:bidi="ar"/>
              </w:rPr>
            </w:pPr>
            <w:r>
              <w:rPr>
                <w:rFonts w:hint="eastAsia"/>
                <w:color w:val="333333"/>
                <w:kern w:val="2"/>
                <w:shd w:val="clear" w:color="auto" w:fill="FFFFFF"/>
                <w:lang w:bidi="ar"/>
              </w:rPr>
              <w:t>DPM_GMDDXQ_003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3658D2A7">
            <w:pPr>
              <w:widowControl w:val="0"/>
              <w:jc w:val="both"/>
              <w:rPr>
                <w:rFonts w:hint="eastAsia"/>
                <w:color w:val="333333"/>
                <w:shd w:val="clear" w:color="auto" w:fill="FFFFFF"/>
                <w:lang w:bidi="ar"/>
              </w:rPr>
            </w:pPr>
            <w:r>
              <w:rPr>
                <w:rFonts w:hint="eastAsia"/>
                <w:color w:val="333333"/>
                <w:kern w:val="2"/>
                <w:shd w:val="clear" w:color="auto" w:fill="FFFFFF"/>
                <w:lang w:bidi="ar"/>
              </w:rPr>
              <w:t>验证关闭订单详情</w:t>
            </w:r>
          </w:p>
        </w:tc>
      </w:tr>
      <w:tr w14:paraId="0B895C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4E0C3C8">
            <w:pPr>
              <w:widowControl w:val="0"/>
              <w:jc w:val="center"/>
              <w:rPr>
                <w:rFonts w:hint="eastAsia"/>
                <w:color w:val="333333"/>
                <w:shd w:val="clear" w:color="auto" w:fill="FFFFFF"/>
                <w:lang w:bidi="ar"/>
              </w:rPr>
            </w:pPr>
            <w:r>
              <w:rPr>
                <w:rFonts w:hint="eastAsia"/>
                <w:color w:val="333333"/>
                <w:kern w:val="2"/>
                <w:shd w:val="clear" w:color="auto" w:fill="FFFFFF"/>
                <w:lang w:bidi="ar"/>
              </w:rPr>
              <w:t>30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DC3798B">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F1A9195">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上传支付凭证</w:t>
            </w:r>
          </w:p>
        </w:tc>
        <w:tc>
          <w:tcPr>
            <w:tcW w:w="1048" w:type="pct"/>
            <w:tcBorders>
              <w:top w:val="single" w:color="auto" w:sz="8" w:space="0"/>
              <w:left w:val="single" w:color="auto" w:sz="8" w:space="0"/>
              <w:bottom w:val="single" w:color="auto" w:sz="8" w:space="0"/>
              <w:right w:val="single" w:color="auto" w:sz="8" w:space="0"/>
            </w:tcBorders>
            <w:noWrap/>
            <w:vAlign w:val="center"/>
          </w:tcPr>
          <w:p w14:paraId="094FAA91">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04F414F">
            <w:pPr>
              <w:widowControl w:val="0"/>
              <w:jc w:val="both"/>
              <w:rPr>
                <w:rFonts w:hint="eastAsia"/>
                <w:color w:val="333333"/>
                <w:shd w:val="clear" w:color="auto" w:fill="FFFFFF"/>
                <w:lang w:bidi="ar"/>
              </w:rPr>
            </w:pPr>
            <w:r>
              <w:rPr>
                <w:rFonts w:hint="eastAsia"/>
                <w:color w:val="333333"/>
                <w:kern w:val="2"/>
                <w:shd w:val="clear" w:color="auto" w:fill="FFFFFF"/>
                <w:lang w:bidi="ar"/>
              </w:rPr>
              <w:t>验证上传支付凭证</w:t>
            </w:r>
          </w:p>
        </w:tc>
      </w:tr>
      <w:tr w14:paraId="57D0D8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A3DF75">
            <w:pPr>
              <w:widowControl w:val="0"/>
              <w:jc w:val="center"/>
              <w:rPr>
                <w:rFonts w:hint="eastAsia"/>
                <w:color w:val="333333"/>
                <w:shd w:val="clear" w:color="auto" w:fill="FFFFFF"/>
                <w:lang w:bidi="ar"/>
              </w:rPr>
            </w:pPr>
            <w:r>
              <w:rPr>
                <w:rFonts w:hint="eastAsia"/>
                <w:color w:val="333333"/>
                <w:kern w:val="2"/>
                <w:shd w:val="clear" w:color="auto" w:fill="FFFFFF"/>
                <w:lang w:bidi="ar"/>
              </w:rPr>
              <w:t>31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CC062C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B9AF70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30406AF">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0C814F6E">
            <w:pPr>
              <w:widowControl w:val="0"/>
              <w:jc w:val="both"/>
              <w:rPr>
                <w:rFonts w:hint="eastAsia"/>
                <w:color w:val="333333"/>
                <w:shd w:val="clear" w:color="auto" w:fill="FFFFFF"/>
                <w:lang w:bidi="ar"/>
              </w:rPr>
            </w:pPr>
            <w:r>
              <w:rPr>
                <w:rFonts w:hint="eastAsia"/>
                <w:color w:val="333333"/>
                <w:kern w:val="2"/>
                <w:shd w:val="clear" w:color="auto" w:fill="FFFFFF"/>
                <w:lang w:bidi="ar"/>
              </w:rPr>
              <w:t>验证未选择文件上传支付凭证</w:t>
            </w:r>
          </w:p>
        </w:tc>
      </w:tr>
      <w:tr w14:paraId="059E99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22184A9">
            <w:pPr>
              <w:widowControl w:val="0"/>
              <w:jc w:val="center"/>
              <w:rPr>
                <w:rFonts w:hint="eastAsia"/>
                <w:color w:val="333333"/>
                <w:shd w:val="clear" w:color="auto" w:fill="FFFFFF"/>
                <w:lang w:bidi="ar"/>
              </w:rPr>
            </w:pPr>
            <w:r>
              <w:rPr>
                <w:rFonts w:hint="eastAsia"/>
                <w:color w:val="333333"/>
                <w:kern w:val="2"/>
                <w:shd w:val="clear" w:color="auto" w:fill="FFFFFF"/>
                <w:lang w:bidi="ar"/>
              </w:rPr>
              <w:t>32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AEAE89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E9AE3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FCE52A6">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94560C7">
            <w:pPr>
              <w:widowControl w:val="0"/>
              <w:jc w:val="both"/>
              <w:rPr>
                <w:rFonts w:hint="eastAsia"/>
                <w:color w:val="333333"/>
                <w:shd w:val="clear" w:color="auto" w:fill="FFFFFF"/>
                <w:lang w:bidi="ar"/>
              </w:rPr>
            </w:pPr>
            <w:r>
              <w:rPr>
                <w:rFonts w:hint="eastAsia"/>
                <w:color w:val="333333"/>
                <w:kern w:val="2"/>
                <w:shd w:val="clear" w:color="auto" w:fill="FFFFFF"/>
                <w:lang w:bidi="ar"/>
              </w:rPr>
              <w:t>验证上传格式不支持的支付凭证</w:t>
            </w:r>
          </w:p>
        </w:tc>
      </w:tr>
      <w:tr w14:paraId="13C2B1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0799EA5">
            <w:pPr>
              <w:widowControl w:val="0"/>
              <w:jc w:val="center"/>
              <w:rPr>
                <w:rFonts w:hint="eastAsia"/>
                <w:color w:val="333333"/>
                <w:shd w:val="clear" w:color="auto" w:fill="FFFFFF"/>
                <w:lang w:bidi="ar"/>
              </w:rPr>
            </w:pPr>
            <w:r>
              <w:rPr>
                <w:rFonts w:hint="eastAsia"/>
                <w:color w:val="333333"/>
                <w:kern w:val="2"/>
                <w:shd w:val="clear" w:color="auto" w:fill="FFFFFF"/>
                <w:lang w:bidi="ar"/>
              </w:rPr>
              <w:t>33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C7E6E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3F1DFE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1281676">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69F26968">
            <w:pPr>
              <w:widowControl w:val="0"/>
              <w:jc w:val="both"/>
              <w:rPr>
                <w:rFonts w:hint="eastAsia"/>
                <w:color w:val="333333"/>
                <w:shd w:val="clear" w:color="auto" w:fill="FFFFFF"/>
                <w:lang w:bidi="ar"/>
              </w:rPr>
            </w:pPr>
            <w:r>
              <w:rPr>
                <w:rFonts w:hint="eastAsia"/>
                <w:color w:val="333333"/>
                <w:kern w:val="2"/>
                <w:shd w:val="clear" w:color="auto" w:fill="FFFFFF"/>
                <w:lang w:bidi="ar"/>
              </w:rPr>
              <w:t>验证上传超出大小限制的凭证</w:t>
            </w:r>
          </w:p>
        </w:tc>
      </w:tr>
      <w:tr w14:paraId="14F5F8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3336BD">
            <w:pPr>
              <w:widowControl w:val="0"/>
              <w:jc w:val="center"/>
              <w:rPr>
                <w:rFonts w:hint="eastAsia"/>
                <w:color w:val="333333"/>
                <w:shd w:val="clear" w:color="auto" w:fill="FFFFFF"/>
                <w:lang w:bidi="ar"/>
              </w:rPr>
            </w:pPr>
            <w:r>
              <w:rPr>
                <w:rFonts w:hint="eastAsia"/>
                <w:color w:val="333333"/>
                <w:kern w:val="2"/>
                <w:shd w:val="clear" w:color="auto" w:fill="FFFFFF"/>
                <w:lang w:bidi="ar"/>
              </w:rPr>
              <w:t>34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AC7C5D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CFE2A31">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修改支付凭证</w:t>
            </w:r>
          </w:p>
        </w:tc>
        <w:tc>
          <w:tcPr>
            <w:tcW w:w="1048" w:type="pct"/>
            <w:tcBorders>
              <w:top w:val="single" w:color="auto" w:sz="8" w:space="0"/>
              <w:left w:val="single" w:color="auto" w:sz="8" w:space="0"/>
              <w:bottom w:val="single" w:color="auto" w:sz="8" w:space="0"/>
              <w:right w:val="single" w:color="auto" w:sz="8" w:space="0"/>
            </w:tcBorders>
            <w:noWrap/>
            <w:vAlign w:val="center"/>
          </w:tcPr>
          <w:p w14:paraId="7DA56626">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D4CC387">
            <w:pPr>
              <w:widowControl w:val="0"/>
              <w:jc w:val="both"/>
              <w:rPr>
                <w:rFonts w:hint="eastAsia"/>
                <w:color w:val="333333"/>
                <w:shd w:val="clear" w:color="auto" w:fill="FFFFFF"/>
                <w:lang w:bidi="ar"/>
              </w:rPr>
            </w:pPr>
            <w:r>
              <w:rPr>
                <w:rFonts w:hint="eastAsia"/>
                <w:color w:val="333333"/>
                <w:kern w:val="2"/>
                <w:shd w:val="clear" w:color="auto" w:fill="FFFFFF"/>
                <w:lang w:bidi="ar"/>
              </w:rPr>
              <w:t>验证修改支付凭证</w:t>
            </w:r>
          </w:p>
        </w:tc>
      </w:tr>
      <w:tr w14:paraId="7186CB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B49F90C">
            <w:pPr>
              <w:widowControl w:val="0"/>
              <w:jc w:val="center"/>
              <w:rPr>
                <w:rFonts w:hint="eastAsia"/>
                <w:color w:val="333333"/>
                <w:shd w:val="clear" w:color="auto" w:fill="FFFFFF"/>
                <w:lang w:bidi="ar"/>
              </w:rPr>
            </w:pPr>
            <w:r>
              <w:rPr>
                <w:rFonts w:hint="eastAsia"/>
                <w:color w:val="333333"/>
                <w:kern w:val="2"/>
                <w:shd w:val="clear" w:color="auto" w:fill="FFFFFF"/>
                <w:lang w:bidi="ar"/>
              </w:rPr>
              <w:t>35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FE418F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C9E091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5CF2633">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6F93584">
            <w:pPr>
              <w:widowControl w:val="0"/>
              <w:jc w:val="both"/>
              <w:rPr>
                <w:rFonts w:hint="eastAsia"/>
                <w:color w:val="333333"/>
                <w:shd w:val="clear" w:color="auto" w:fill="FFFFFF"/>
                <w:lang w:bidi="ar"/>
              </w:rPr>
            </w:pPr>
            <w:r>
              <w:rPr>
                <w:rFonts w:hint="eastAsia"/>
                <w:color w:val="333333"/>
                <w:kern w:val="2"/>
                <w:shd w:val="clear" w:color="auto" w:fill="FFFFFF"/>
                <w:lang w:bidi="ar"/>
              </w:rPr>
              <w:t>验证取消修改支付凭证</w:t>
            </w:r>
          </w:p>
        </w:tc>
      </w:tr>
      <w:tr w14:paraId="56D441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B30C006">
            <w:pPr>
              <w:widowControl w:val="0"/>
              <w:jc w:val="center"/>
              <w:rPr>
                <w:rFonts w:hint="eastAsia"/>
                <w:color w:val="333333"/>
                <w:shd w:val="clear" w:color="auto" w:fill="FFFFFF"/>
                <w:lang w:bidi="ar"/>
              </w:rPr>
            </w:pPr>
            <w:r>
              <w:rPr>
                <w:rFonts w:hint="eastAsia"/>
                <w:color w:val="333333"/>
                <w:kern w:val="2"/>
                <w:shd w:val="clear" w:color="auto" w:fill="FFFFFF"/>
                <w:lang w:bidi="ar"/>
              </w:rPr>
              <w:t>36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8439B9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4B4E1E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A4AF9B7">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95AAE0E">
            <w:pPr>
              <w:widowControl w:val="0"/>
              <w:jc w:val="both"/>
              <w:rPr>
                <w:rFonts w:hint="eastAsia"/>
                <w:color w:val="333333"/>
                <w:shd w:val="clear" w:color="auto" w:fill="FFFFFF"/>
                <w:lang w:bidi="ar"/>
              </w:rPr>
            </w:pPr>
            <w:r>
              <w:rPr>
                <w:rFonts w:hint="eastAsia"/>
                <w:color w:val="333333"/>
                <w:kern w:val="2"/>
                <w:shd w:val="clear" w:color="auto" w:fill="FFFFFF"/>
                <w:lang w:bidi="ar"/>
              </w:rPr>
              <w:t>验证修改后凭证可预览</w:t>
            </w:r>
          </w:p>
        </w:tc>
      </w:tr>
      <w:tr w14:paraId="635949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7DBF39C">
            <w:pPr>
              <w:widowControl w:val="0"/>
              <w:jc w:val="center"/>
              <w:rPr>
                <w:rFonts w:hint="eastAsia"/>
                <w:color w:val="333333"/>
                <w:shd w:val="clear" w:color="auto" w:fill="FFFFFF"/>
                <w:lang w:bidi="ar"/>
              </w:rPr>
            </w:pPr>
            <w:r>
              <w:rPr>
                <w:rFonts w:hint="eastAsia"/>
                <w:color w:val="333333"/>
                <w:kern w:val="2"/>
                <w:shd w:val="clear" w:color="auto" w:fill="FFFFFF"/>
                <w:lang w:bidi="ar"/>
              </w:rPr>
              <w:t>37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C1D8050">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2D05254">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取消订单</w:t>
            </w:r>
          </w:p>
        </w:tc>
        <w:tc>
          <w:tcPr>
            <w:tcW w:w="1048" w:type="pct"/>
            <w:tcBorders>
              <w:top w:val="single" w:color="auto" w:sz="8" w:space="0"/>
              <w:left w:val="single" w:color="auto" w:sz="8" w:space="0"/>
              <w:bottom w:val="single" w:color="auto" w:sz="8" w:space="0"/>
              <w:right w:val="single" w:color="auto" w:sz="8" w:space="0"/>
            </w:tcBorders>
            <w:noWrap/>
            <w:vAlign w:val="center"/>
          </w:tcPr>
          <w:p w14:paraId="1CF3557B">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E2317EA">
            <w:pPr>
              <w:widowControl w:val="0"/>
              <w:jc w:val="both"/>
              <w:rPr>
                <w:rFonts w:hint="eastAsia"/>
                <w:color w:val="333333"/>
                <w:shd w:val="clear" w:color="auto" w:fill="FFFFFF"/>
                <w:lang w:bidi="ar"/>
              </w:rPr>
            </w:pPr>
            <w:r>
              <w:rPr>
                <w:rFonts w:hint="eastAsia"/>
                <w:color w:val="333333"/>
                <w:kern w:val="2"/>
                <w:shd w:val="clear" w:color="auto" w:fill="FFFFFF"/>
                <w:lang w:bidi="ar"/>
              </w:rPr>
              <w:t>验证取消订单</w:t>
            </w:r>
          </w:p>
        </w:tc>
      </w:tr>
      <w:tr w14:paraId="0FD4C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36EE0C7">
            <w:pPr>
              <w:widowControl w:val="0"/>
              <w:jc w:val="center"/>
              <w:rPr>
                <w:rFonts w:hint="eastAsia"/>
                <w:color w:val="333333"/>
                <w:shd w:val="clear" w:color="auto" w:fill="FFFFFF"/>
                <w:lang w:bidi="ar"/>
              </w:rPr>
            </w:pPr>
            <w:r>
              <w:rPr>
                <w:rFonts w:hint="eastAsia"/>
                <w:color w:val="333333"/>
                <w:kern w:val="2"/>
                <w:shd w:val="clear" w:color="auto" w:fill="FFFFFF"/>
                <w:lang w:bidi="ar"/>
              </w:rPr>
              <w:t>38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FB21B9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D86B7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F9F42FD">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BD9DBDF">
            <w:pPr>
              <w:widowControl w:val="0"/>
              <w:jc w:val="both"/>
              <w:rPr>
                <w:rFonts w:hint="eastAsia"/>
                <w:color w:val="333333"/>
                <w:shd w:val="clear" w:color="auto" w:fill="FFFFFF"/>
                <w:lang w:bidi="ar"/>
              </w:rPr>
            </w:pPr>
            <w:r>
              <w:rPr>
                <w:rFonts w:hint="eastAsia"/>
                <w:color w:val="333333"/>
                <w:kern w:val="2"/>
                <w:shd w:val="clear" w:color="auto" w:fill="FFFFFF"/>
                <w:lang w:bidi="ar"/>
              </w:rPr>
              <w:t>验证取消已支付订单</w:t>
            </w:r>
          </w:p>
        </w:tc>
      </w:tr>
      <w:tr w14:paraId="3FA2E3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B6708A">
            <w:pPr>
              <w:widowControl w:val="0"/>
              <w:jc w:val="center"/>
              <w:rPr>
                <w:rFonts w:hint="eastAsia"/>
                <w:color w:val="333333"/>
                <w:shd w:val="clear" w:color="auto" w:fill="FFFFFF"/>
                <w:lang w:bidi="ar"/>
              </w:rPr>
            </w:pPr>
            <w:r>
              <w:rPr>
                <w:rFonts w:hint="eastAsia"/>
                <w:color w:val="333333"/>
                <w:kern w:val="2"/>
                <w:shd w:val="clear" w:color="auto" w:fill="FFFFFF"/>
                <w:lang w:bidi="ar"/>
              </w:rPr>
              <w:t>39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F084BC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4EFB0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D026774">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047DAD4">
            <w:pPr>
              <w:widowControl w:val="0"/>
              <w:jc w:val="both"/>
              <w:rPr>
                <w:rFonts w:hint="eastAsia"/>
                <w:color w:val="333333"/>
                <w:shd w:val="clear" w:color="auto" w:fill="FFFFFF"/>
                <w:lang w:bidi="ar"/>
              </w:rPr>
            </w:pPr>
            <w:r>
              <w:rPr>
                <w:rFonts w:hint="eastAsia"/>
                <w:color w:val="333333"/>
                <w:kern w:val="2"/>
                <w:shd w:val="clear" w:color="auto" w:fill="FFFFFF"/>
                <w:lang w:bidi="ar"/>
              </w:rPr>
              <w:t>验证取消后列表状态同步</w:t>
            </w:r>
          </w:p>
        </w:tc>
      </w:tr>
      <w:tr w14:paraId="6E4C83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FC1328">
            <w:pPr>
              <w:widowControl w:val="0"/>
              <w:jc w:val="center"/>
              <w:rPr>
                <w:rFonts w:hint="eastAsia"/>
                <w:color w:val="333333"/>
                <w:shd w:val="clear" w:color="auto" w:fill="FFFFFF"/>
                <w:lang w:bidi="ar"/>
              </w:rPr>
            </w:pPr>
            <w:r>
              <w:rPr>
                <w:rFonts w:hint="eastAsia"/>
                <w:color w:val="333333"/>
                <w:kern w:val="2"/>
                <w:shd w:val="clear" w:color="auto" w:fill="FFFFFF"/>
                <w:lang w:bidi="ar"/>
              </w:rPr>
              <w:t>40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F77CCB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数据购买订单详情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12F99201">
            <w:pPr>
              <w:widowControl w:val="0"/>
              <w:jc w:val="both"/>
              <w:rPr>
                <w:rFonts w:hint="eastAsia"/>
                <w:color w:val="333333"/>
                <w:shd w:val="clear" w:color="auto" w:fill="FFFFFF"/>
                <w:lang w:bidi="ar"/>
              </w:rPr>
            </w:pPr>
            <w:r>
              <w:rPr>
                <w:rFonts w:hint="eastAsia"/>
                <w:color w:val="333333"/>
                <w:kern w:val="2"/>
                <w:shd w:val="clear" w:color="auto" w:fill="FFFFFF"/>
                <w:lang w:bidi="ar"/>
              </w:rPr>
              <w:t>DPM_GMDDXQ_004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0B62F48D">
            <w:pPr>
              <w:widowControl w:val="0"/>
              <w:jc w:val="both"/>
              <w:rPr>
                <w:rFonts w:hint="eastAsia"/>
                <w:color w:val="333333"/>
                <w:shd w:val="clear" w:color="auto" w:fill="FFFFFF"/>
                <w:lang w:bidi="ar"/>
              </w:rPr>
            </w:pPr>
            <w:r>
              <w:rPr>
                <w:rFonts w:hint="eastAsia"/>
                <w:color w:val="333333"/>
                <w:kern w:val="2"/>
                <w:shd w:val="clear" w:color="auto" w:fill="FFFFFF"/>
                <w:lang w:bidi="ar"/>
              </w:rPr>
              <w:t>验证购买订单详情编号展示形态</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86E694E">
            <w:pPr>
              <w:widowControl w:val="0"/>
              <w:jc w:val="center"/>
              <w:rPr>
                <w:rFonts w:hint="eastAsia"/>
                <w:color w:val="333333"/>
                <w:shd w:val="clear" w:color="auto" w:fill="FFFFFF"/>
                <w:lang w:bidi="ar"/>
              </w:rPr>
            </w:pPr>
            <w:r>
              <w:rPr>
                <w:rFonts w:hint="eastAsia"/>
                <w:color w:val="333333"/>
                <w:kern w:val="2"/>
                <w:shd w:val="clear" w:color="auto" w:fill="FFFFFF"/>
                <w:lang w:bidi="ar"/>
              </w:rPr>
              <w:t>41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B710F30">
            <w:pPr>
              <w:widowControl w:val="0"/>
              <w:jc w:val="both"/>
              <w:rPr>
                <w:rFonts w:hint="eastAsia"/>
                <w:color w:val="333333"/>
                <w:shd w:val="clear" w:color="auto" w:fill="FFFFFF"/>
                <w:lang w:bidi="ar"/>
              </w:rPr>
            </w:pPr>
            <w:r>
              <w:rPr>
                <w:rFonts w:hint="eastAsia"/>
                <w:color w:val="333333"/>
                <w:kern w:val="2"/>
                <w:shd w:val="clear" w:color="auto" w:fill="FFFFFF"/>
                <w:lang w:bidi="ar"/>
              </w:rPr>
              <w:t>DPM_GMDDXQ_005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0B605AB0">
            <w:pPr>
              <w:widowControl w:val="0"/>
              <w:jc w:val="both"/>
              <w:rPr>
                <w:rFonts w:hint="eastAsia"/>
                <w:color w:val="333333"/>
                <w:shd w:val="clear" w:color="auto" w:fill="FFFFFF"/>
                <w:lang w:bidi="ar"/>
              </w:rPr>
            </w:pPr>
            <w:r>
              <w:rPr>
                <w:rFonts w:hint="eastAsia"/>
                <w:color w:val="333333"/>
                <w:kern w:val="2"/>
                <w:shd w:val="clear" w:color="auto" w:fill="FFFFFF"/>
                <w:lang w:bidi="ar"/>
              </w:rPr>
              <w:t>验证购买订单详情交付单编号跳转需方交付详情</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DPM_GMDDCS_001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验证上链失败订单重试</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DPM_GMDDCS_002</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验证上链成功订单无重试入口</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DPM_GMDDCS_003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验证重试后上链状态更新</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DPM_GMDDLB_004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验证待支付订单操作按钮展示</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DPM_GMDDLB_005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验证已支付待确认订单操作按钮展示</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DPM_GMDDLB_006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验证上链失败订单操作按钮展示</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DPM_GMDDCX_024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验证按上链状态查询-上链成功</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DPM_GMDDCX_025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验证按上链状态查询-上链失败</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DPM_GMDDSCPZ_005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验证取消上传支付凭证</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DPM_GMDDXGPZ_004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验证未选择文件修改支付凭证</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DPM_GMDDXGPZ_005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验证修改上传格式不支持的凭证</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DPM_GMDDXGPZ_006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验证修改上传超出大小限制的凭证</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DPM_GMDDXQ_006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验证购买订单详情产品编号跳转产品详情</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DPM_GMDDXQ_007</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验证购买订单详情对公收款账户展示</w:t>
            </w:r>
          </w:p>
        </w:tc>
      </w:tr>
      <w:tr w14:paraId="0A83D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CA84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376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DPM_GMDDXQ_008</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验证银行账号脱敏与复制</w:t>
            </w:r>
          </w:p>
        </w:tc>
      </w:tr>
    </w:tbl>
    <w:p w14:paraId="7F24A38D">
      <w:pPr>
        <w:pStyle w:val="5"/>
        <w:widowControl/>
        <w:numPr>
          <w:ilvl w:val="2"/>
          <w:numId w:val="6"/>
        </w:numPr>
      </w:pPr>
      <w:r>
        <w:rPr>
          <w:rFonts w:hint="eastAsia" w:ascii="Calibri" w:hAnsi="Calibri" w:cs="宋体"/>
        </w:rPr>
        <w:t>数据销售订单</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52378C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3BA35AAC">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04DA5B78">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47F3BC0C">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6C81EDB3">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4F88E7F5">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713DC2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81AC22C">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数据销售订单</w:t>
            </w:r>
          </w:p>
        </w:tc>
        <w:tc>
          <w:tcPr>
            <w:tcW w:w="1280" w:type="pct"/>
            <w:vMerge w:val="restart"/>
            <w:tcBorders>
              <w:top w:val="single" w:color="auto" w:sz="8" w:space="0"/>
              <w:left w:val="single" w:color="auto" w:sz="8" w:space="0"/>
              <w:right w:val="single" w:color="auto" w:sz="8" w:space="0"/>
            </w:tcBorders>
            <w:noWrap/>
            <w:vAlign w:val="center"/>
          </w:tcPr>
          <w:p w14:paraId="5FD1943D">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数据销售订单列表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0630C4B3">
            <w:pPr>
              <w:widowControl w:val="0"/>
              <w:jc w:val="both"/>
              <w:rPr>
                <w:rFonts w:hint="eastAsia"/>
                <w:color w:val="333333"/>
                <w:shd w:val="clear" w:color="auto" w:fill="FFFFFF"/>
                <w:lang w:bidi="ar"/>
              </w:rPr>
            </w:pPr>
            <w:r>
              <w:rPr>
                <w:rFonts w:hint="eastAsia"/>
                <w:color w:val="333333"/>
                <w:kern w:val="2"/>
                <w:shd w:val="clear" w:color="auto" w:fill="FFFFFF"/>
                <w:lang w:bidi="ar"/>
              </w:rPr>
              <w:t>DPM_XSDDLB_001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7F6C705">
            <w:pPr>
              <w:widowControl w:val="0"/>
              <w:jc w:val="both"/>
              <w:rPr>
                <w:rFonts w:hint="eastAsia"/>
                <w:color w:val="333333"/>
                <w:shd w:val="clear" w:color="auto" w:fill="FFFFFF"/>
                <w:lang w:bidi="ar"/>
              </w:rPr>
            </w:pPr>
            <w:r>
              <w:rPr>
                <w:rFonts w:hint="eastAsia"/>
                <w:color w:val="333333"/>
                <w:kern w:val="2"/>
                <w:shd w:val="clear" w:color="auto" w:fill="FFFFFF"/>
                <w:lang w:bidi="ar"/>
              </w:rPr>
              <w:t>验证数据销售订单列表</w:t>
            </w:r>
          </w:p>
        </w:tc>
      </w:tr>
      <w:tr w14:paraId="3204CA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96C4CE6">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ACEF9F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158F7A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D20FFF4">
            <w:pPr>
              <w:widowControl w:val="0"/>
              <w:jc w:val="both"/>
              <w:rPr>
                <w:rFonts w:hint="eastAsia"/>
                <w:color w:val="333333"/>
                <w:shd w:val="clear" w:color="auto" w:fill="FFFFFF"/>
                <w:lang w:bidi="ar"/>
              </w:rPr>
            </w:pPr>
            <w:r>
              <w:rPr>
                <w:rFonts w:hint="eastAsia"/>
                <w:color w:val="333333"/>
                <w:kern w:val="2"/>
                <w:shd w:val="clear" w:color="auto" w:fill="FFFFFF"/>
                <w:lang w:bidi="ar"/>
              </w:rPr>
              <w:t>DPM_XSDDLB_002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6082873">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4D66CD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CE7BA07">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0D8A9C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2F5643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B11C182">
            <w:pPr>
              <w:widowControl w:val="0"/>
              <w:jc w:val="both"/>
              <w:rPr>
                <w:rFonts w:hint="eastAsia"/>
                <w:color w:val="333333"/>
                <w:shd w:val="clear" w:color="auto" w:fill="FFFFFF"/>
                <w:lang w:bidi="ar"/>
              </w:rPr>
            </w:pPr>
            <w:r>
              <w:rPr>
                <w:rFonts w:hint="eastAsia"/>
                <w:color w:val="333333"/>
                <w:kern w:val="2"/>
                <w:shd w:val="clear" w:color="auto" w:fill="FFFFFF"/>
                <w:lang w:bidi="ar"/>
              </w:rPr>
              <w:t>DPM_XSDDLB_003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3396F13">
            <w:pPr>
              <w:widowControl w:val="0"/>
              <w:jc w:val="both"/>
              <w:rPr>
                <w:rFonts w:hint="eastAsia"/>
                <w:color w:val="333333"/>
                <w:shd w:val="clear" w:color="auto" w:fill="FFFFFF"/>
                <w:lang w:bidi="ar"/>
              </w:rPr>
            </w:pPr>
            <w:r>
              <w:rPr>
                <w:rFonts w:hint="eastAsia"/>
                <w:color w:val="333333"/>
                <w:kern w:val="2"/>
                <w:shd w:val="clear" w:color="auto" w:fill="FFFFFF"/>
                <w:lang w:bidi="ar"/>
              </w:rPr>
              <w:t>验证无订单时的空数据展示</w:t>
            </w:r>
          </w:p>
        </w:tc>
      </w:tr>
      <w:tr w14:paraId="551559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D41D98">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3804CD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C101730">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数据销售订单查询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505672CA">
            <w:pPr>
              <w:widowControl w:val="0"/>
              <w:jc w:val="both"/>
              <w:rPr>
                <w:rFonts w:hint="eastAsia"/>
                <w:color w:val="333333"/>
                <w:shd w:val="clear" w:color="auto" w:fill="FFFFFF"/>
                <w:lang w:bidi="ar"/>
              </w:rPr>
            </w:pPr>
            <w:r>
              <w:rPr>
                <w:rFonts w:hint="eastAsia"/>
                <w:color w:val="333333"/>
                <w:kern w:val="2"/>
                <w:shd w:val="clear" w:color="auto" w:fill="FFFFFF"/>
                <w:lang w:bidi="ar"/>
              </w:rPr>
              <w:t>DPM_XSDDCX_001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F7E8DDF">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验证按订单编号查询</w:t>
            </w:r>
          </w:p>
        </w:tc>
      </w:tr>
      <w:tr w14:paraId="66F5E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1204DA">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50DE4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66C6E1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C90EF9">
            <w:pPr>
              <w:widowControl w:val="0"/>
              <w:jc w:val="both"/>
              <w:rPr>
                <w:rFonts w:hint="eastAsia"/>
                <w:color w:val="333333"/>
                <w:shd w:val="clear" w:color="auto" w:fill="FFFFFF"/>
                <w:lang w:bidi="ar"/>
              </w:rPr>
            </w:pPr>
            <w:r>
              <w:rPr>
                <w:rFonts w:hint="eastAsia"/>
                <w:color w:val="333333"/>
                <w:kern w:val="2"/>
                <w:shd w:val="clear" w:color="auto" w:fill="FFFFFF"/>
                <w:lang w:bidi="ar"/>
              </w:rPr>
              <w:t>DPM_XSDDCX_002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4504864">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036AD7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2B7D0BE">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0CFB2F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B123C9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5AB9C44">
            <w:pPr>
              <w:widowControl w:val="0"/>
              <w:jc w:val="both"/>
              <w:rPr>
                <w:rFonts w:hint="eastAsia"/>
                <w:color w:val="333333"/>
                <w:shd w:val="clear" w:color="auto" w:fill="FFFFFF"/>
                <w:lang w:bidi="ar"/>
              </w:rPr>
            </w:pPr>
            <w:r>
              <w:rPr>
                <w:rFonts w:hint="eastAsia"/>
                <w:color w:val="333333"/>
                <w:kern w:val="2"/>
                <w:shd w:val="clear" w:color="auto" w:fill="FFFFFF"/>
                <w:lang w:bidi="ar"/>
              </w:rPr>
              <w:t>DPM_XSDDCX_003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39698A5">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w:t>
            </w:r>
          </w:p>
        </w:tc>
      </w:tr>
      <w:tr w14:paraId="72B387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4E474A3">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B5B636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C0196F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408C005">
            <w:pPr>
              <w:widowControl w:val="0"/>
              <w:jc w:val="both"/>
              <w:rPr>
                <w:rFonts w:hint="eastAsia"/>
                <w:color w:val="333333"/>
                <w:shd w:val="clear" w:color="auto" w:fill="FFFFFF"/>
                <w:lang w:bidi="ar"/>
              </w:rPr>
            </w:pPr>
            <w:r>
              <w:rPr>
                <w:rFonts w:hint="eastAsia"/>
                <w:color w:val="333333"/>
                <w:kern w:val="2"/>
                <w:shd w:val="clear" w:color="auto" w:fill="FFFFFF"/>
                <w:lang w:bidi="ar"/>
              </w:rPr>
              <w:t>DPM_XSDDCX_004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7EBB4E30">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3034DB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C61B095">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AC02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983AB3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B4CF2E5">
            <w:pPr>
              <w:widowControl w:val="0"/>
              <w:jc w:val="both"/>
              <w:rPr>
                <w:rFonts w:hint="eastAsia"/>
                <w:color w:val="333333"/>
                <w:shd w:val="clear" w:color="auto" w:fill="FFFFFF"/>
                <w:lang w:bidi="ar"/>
              </w:rPr>
            </w:pPr>
            <w:r>
              <w:rPr>
                <w:rFonts w:hint="eastAsia"/>
                <w:color w:val="333333"/>
                <w:kern w:val="2"/>
                <w:shd w:val="clear" w:color="auto" w:fill="FFFFFF"/>
                <w:lang w:bidi="ar"/>
              </w:rPr>
              <w:t>DPM_XSDDCX_005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220EE35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验证按订单编号+订单状态组合查询</w:t>
            </w:r>
          </w:p>
        </w:tc>
      </w:tr>
      <w:tr w14:paraId="24A441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6CEBAA4">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3DB2E5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A8CECA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B5FE663">
            <w:pPr>
              <w:widowControl w:val="0"/>
              <w:jc w:val="both"/>
              <w:rPr>
                <w:rFonts w:hint="eastAsia"/>
                <w:color w:val="333333"/>
                <w:shd w:val="clear" w:color="auto" w:fill="FFFFFF"/>
                <w:lang w:bidi="ar"/>
              </w:rPr>
            </w:pPr>
            <w:r>
              <w:rPr>
                <w:rFonts w:hint="eastAsia"/>
                <w:color w:val="333333"/>
                <w:kern w:val="2"/>
                <w:shd w:val="clear" w:color="auto" w:fill="FFFFFF"/>
                <w:lang w:bidi="ar"/>
              </w:rPr>
              <w:t>DPM_XSDDCX_006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39163962">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验证产品名称+产品类型+订单状态组合查询</w:t>
            </w:r>
          </w:p>
        </w:tc>
      </w:tr>
      <w:tr w14:paraId="7E38F6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C63C211">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A18E4A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809031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CC9093D">
            <w:pPr>
              <w:widowControl w:val="0"/>
              <w:jc w:val="both"/>
              <w:rPr>
                <w:rFonts w:hint="eastAsia"/>
                <w:color w:val="333333"/>
                <w:shd w:val="clear" w:color="auto" w:fill="FFFFFF"/>
                <w:lang w:bidi="ar"/>
              </w:rPr>
            </w:pPr>
            <w:r>
              <w:rPr>
                <w:rFonts w:hint="eastAsia"/>
                <w:color w:val="333333"/>
                <w:kern w:val="2"/>
                <w:shd w:val="clear" w:color="auto" w:fill="FFFFFF"/>
                <w:lang w:bidi="ar"/>
              </w:rPr>
              <w:t>DPM_XSDDCX_007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37742840">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1A4A86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A627CE8">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F5EB2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EE7AAF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896AE68">
            <w:pPr>
              <w:widowControl w:val="0"/>
              <w:jc w:val="both"/>
              <w:rPr>
                <w:rFonts w:hint="eastAsia"/>
                <w:color w:val="333333"/>
                <w:shd w:val="clear" w:color="auto" w:fill="FFFFFF"/>
                <w:lang w:bidi="ar"/>
              </w:rPr>
            </w:pPr>
            <w:r>
              <w:rPr>
                <w:rFonts w:hint="eastAsia"/>
                <w:color w:val="333333"/>
                <w:kern w:val="2"/>
                <w:shd w:val="clear" w:color="auto" w:fill="FFFFFF"/>
                <w:lang w:bidi="ar"/>
              </w:rPr>
              <w:t>DPM_XSDDCX_008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37AD9C1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验证按订单编号模糊查询</w:t>
            </w:r>
          </w:p>
        </w:tc>
      </w:tr>
      <w:tr w14:paraId="0B040B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824719A">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926E5F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450A6A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515DC15">
            <w:pPr>
              <w:widowControl w:val="0"/>
              <w:jc w:val="both"/>
              <w:rPr>
                <w:rFonts w:hint="eastAsia"/>
                <w:color w:val="333333"/>
                <w:shd w:val="clear" w:color="auto" w:fill="FFFFFF"/>
                <w:lang w:bidi="ar"/>
              </w:rPr>
            </w:pPr>
            <w:r>
              <w:rPr>
                <w:rFonts w:hint="eastAsia"/>
                <w:color w:val="333333"/>
                <w:kern w:val="2"/>
                <w:shd w:val="clear" w:color="auto" w:fill="FFFFFF"/>
                <w:lang w:bidi="ar"/>
              </w:rPr>
              <w:t>DPM_XSDDCX_009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62A91128">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验证按不存在的订单编号查询</w:t>
            </w:r>
          </w:p>
        </w:tc>
      </w:tr>
      <w:tr w14:paraId="786BCA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34D4D7">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6D5FEB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A999EA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26937C7">
            <w:pPr>
              <w:widowControl w:val="0"/>
              <w:jc w:val="both"/>
              <w:rPr>
                <w:rFonts w:hint="eastAsia"/>
                <w:color w:val="333333"/>
                <w:shd w:val="clear" w:color="auto" w:fill="FFFFFF"/>
                <w:lang w:bidi="ar"/>
              </w:rPr>
            </w:pPr>
            <w:r>
              <w:rPr>
                <w:rFonts w:hint="eastAsia"/>
                <w:color w:val="333333"/>
                <w:kern w:val="2"/>
                <w:shd w:val="clear" w:color="auto" w:fill="FFFFFF"/>
                <w:lang w:bidi="ar"/>
              </w:rPr>
              <w:t>DPM_XSDDCX_010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698D9A78">
            <w:pPr>
              <w:widowControl w:val="0"/>
              <w:jc w:val="both"/>
              <w:rPr>
                <w:rFonts w:hint="eastAsia"/>
                <w:color w:val="333333"/>
                <w:shd w:val="clear" w:color="auto" w:fill="FFFFFF"/>
                <w:lang w:bidi="ar"/>
              </w:rPr>
            </w:pPr>
            <w:r>
              <w:rPr>
                <w:rFonts w:hint="eastAsia"/>
                <w:color w:val="333333"/>
                <w:kern w:val="2"/>
                <w:shd w:val="clear" w:color="auto" w:fill="FFFFFF"/>
                <w:lang w:bidi="ar"/>
              </w:rPr>
              <w:t>验证订单编号输入特殊字符查询</w:t>
            </w:r>
          </w:p>
        </w:tc>
      </w:tr>
      <w:tr w14:paraId="2EC939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A52F90C">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C291CF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04A421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BD67C4C">
            <w:pPr>
              <w:widowControl w:val="0"/>
              <w:jc w:val="both"/>
              <w:rPr>
                <w:rFonts w:hint="eastAsia"/>
                <w:color w:val="333333"/>
                <w:shd w:val="clear" w:color="auto" w:fill="FFFFFF"/>
                <w:lang w:bidi="ar"/>
              </w:rPr>
            </w:pPr>
            <w:r>
              <w:rPr>
                <w:rFonts w:hint="eastAsia"/>
                <w:color w:val="333333"/>
                <w:kern w:val="2"/>
                <w:shd w:val="clear" w:color="auto" w:fill="FFFFFF"/>
                <w:lang w:bidi="ar"/>
              </w:rPr>
              <w:t>DPM_XSDDCX_011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3E6B2077">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59B584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8A3DCF9">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16123E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6AC5BD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D4B5284">
            <w:pPr>
              <w:widowControl w:val="0"/>
              <w:jc w:val="both"/>
              <w:rPr>
                <w:rFonts w:hint="eastAsia"/>
                <w:color w:val="333333"/>
                <w:shd w:val="clear" w:color="auto" w:fill="FFFFFF"/>
                <w:lang w:bidi="ar"/>
              </w:rPr>
            </w:pPr>
            <w:r>
              <w:rPr>
                <w:rFonts w:hint="eastAsia"/>
                <w:color w:val="333333"/>
                <w:kern w:val="2"/>
                <w:shd w:val="clear" w:color="auto" w:fill="FFFFFF"/>
                <w:lang w:bidi="ar"/>
              </w:rPr>
              <w:t>DPM_XSDDCX_012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2DA979E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691CA7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399D1B5">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F0ED4A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70225C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70F65A">
            <w:pPr>
              <w:widowControl w:val="0"/>
              <w:jc w:val="both"/>
              <w:rPr>
                <w:rFonts w:hint="eastAsia"/>
                <w:color w:val="333333"/>
                <w:shd w:val="clear" w:color="auto" w:fill="FFFFFF"/>
                <w:lang w:bidi="ar"/>
              </w:rPr>
            </w:pPr>
            <w:r>
              <w:rPr>
                <w:rFonts w:hint="eastAsia"/>
                <w:color w:val="333333"/>
                <w:kern w:val="2"/>
                <w:shd w:val="clear" w:color="auto" w:fill="FFFFFF"/>
                <w:lang w:bidi="ar"/>
              </w:rPr>
              <w:t>DPM_XSDDCX_013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70A79C1B">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77F20E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B569916">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43BA82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FAF8F4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D178057">
            <w:pPr>
              <w:widowControl w:val="0"/>
              <w:jc w:val="both"/>
              <w:rPr>
                <w:rFonts w:hint="eastAsia"/>
                <w:color w:val="333333"/>
                <w:shd w:val="clear" w:color="auto" w:fill="FFFFFF"/>
                <w:lang w:bidi="ar"/>
              </w:rPr>
            </w:pPr>
            <w:r>
              <w:rPr>
                <w:rFonts w:hint="eastAsia"/>
                <w:color w:val="333333"/>
                <w:kern w:val="2"/>
                <w:shd w:val="clear" w:color="auto" w:fill="FFFFFF"/>
                <w:lang w:bidi="ar"/>
              </w:rPr>
              <w:t>DPM_XSDDCX_014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29A34746">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r>
      <w:tr w14:paraId="72A53F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C2B447F">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2EF70A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6C1E9E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36E29E">
            <w:pPr>
              <w:widowControl w:val="0"/>
              <w:jc w:val="both"/>
              <w:rPr>
                <w:rFonts w:hint="eastAsia"/>
                <w:color w:val="333333"/>
                <w:shd w:val="clear" w:color="auto" w:fill="FFFFFF"/>
                <w:lang w:bidi="ar"/>
              </w:rPr>
            </w:pPr>
            <w:r>
              <w:rPr>
                <w:rFonts w:hint="eastAsia"/>
                <w:color w:val="333333"/>
                <w:kern w:val="2"/>
                <w:shd w:val="clear" w:color="auto" w:fill="FFFFFF"/>
                <w:lang w:bidi="ar"/>
              </w:rPr>
              <w:t>DPM_XSDDCX_015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3CA07495">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r>
      <w:tr w14:paraId="0E817B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891A7EF">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6E451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004F47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922AC21">
            <w:pPr>
              <w:widowControl w:val="0"/>
              <w:jc w:val="both"/>
              <w:rPr>
                <w:rFonts w:hint="eastAsia"/>
                <w:color w:val="333333"/>
                <w:shd w:val="clear" w:color="auto" w:fill="FFFFFF"/>
                <w:lang w:bidi="ar"/>
              </w:rPr>
            </w:pPr>
            <w:r>
              <w:rPr>
                <w:rFonts w:hint="eastAsia"/>
                <w:color w:val="333333"/>
                <w:kern w:val="2"/>
                <w:shd w:val="clear" w:color="auto" w:fill="FFFFFF"/>
                <w:lang w:bidi="ar"/>
              </w:rPr>
              <w:t>DPM_XSDDCX_016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72324B59">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验证按订单状态查询-待支付</w:t>
            </w:r>
          </w:p>
        </w:tc>
      </w:tr>
      <w:tr w14:paraId="2A818B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86FE744">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807DC2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95330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6D2BD13">
            <w:pPr>
              <w:widowControl w:val="0"/>
              <w:jc w:val="both"/>
              <w:rPr>
                <w:rFonts w:hint="eastAsia"/>
                <w:color w:val="333333"/>
                <w:shd w:val="clear" w:color="auto" w:fill="FFFFFF"/>
                <w:lang w:bidi="ar"/>
              </w:rPr>
            </w:pPr>
            <w:r>
              <w:rPr>
                <w:rFonts w:hint="eastAsia"/>
                <w:color w:val="333333"/>
                <w:kern w:val="2"/>
                <w:shd w:val="clear" w:color="auto" w:fill="FFFFFF"/>
                <w:lang w:bidi="ar"/>
              </w:rPr>
              <w:t>DPM_XSDDCX_017</w:t>
            </w:r>
          </w:p>
        </w:tc>
        <w:tc>
          <w:tcPr>
            <w:tcW w:w="1565" w:type="pct"/>
            <w:tcBorders>
              <w:top w:val="single" w:color="auto" w:sz="8" w:space="0"/>
              <w:left w:val="single" w:color="auto" w:sz="8" w:space="0"/>
              <w:bottom w:val="single" w:color="auto" w:sz="8" w:space="0"/>
              <w:right w:val="single" w:color="auto" w:sz="8" w:space="0"/>
            </w:tcBorders>
            <w:noWrap/>
            <w:vAlign w:val="center"/>
          </w:tcPr>
          <w:p w14:paraId="0DAC6A95">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验证按订单状态查询-已支付待确认</w:t>
            </w:r>
          </w:p>
        </w:tc>
      </w:tr>
      <w:tr w14:paraId="0A136C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D94D5C">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9799B8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94FC94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4EA9193">
            <w:pPr>
              <w:widowControl w:val="0"/>
              <w:jc w:val="both"/>
              <w:rPr>
                <w:rFonts w:hint="eastAsia"/>
                <w:color w:val="333333"/>
                <w:shd w:val="clear" w:color="auto" w:fill="FFFFFF"/>
                <w:lang w:bidi="ar"/>
              </w:rPr>
            </w:pPr>
            <w:r>
              <w:rPr>
                <w:rFonts w:hint="eastAsia"/>
                <w:color w:val="333333"/>
                <w:kern w:val="2"/>
                <w:shd w:val="clear" w:color="auto" w:fill="FFFFFF"/>
                <w:lang w:bidi="ar"/>
              </w:rPr>
              <w:t>DPM_XSDDCX_018</w:t>
            </w:r>
          </w:p>
        </w:tc>
        <w:tc>
          <w:tcPr>
            <w:tcW w:w="1565" w:type="pct"/>
            <w:tcBorders>
              <w:top w:val="single" w:color="auto" w:sz="8" w:space="0"/>
              <w:left w:val="single" w:color="auto" w:sz="8" w:space="0"/>
              <w:bottom w:val="single" w:color="auto" w:sz="8" w:space="0"/>
              <w:right w:val="single" w:color="auto" w:sz="8" w:space="0"/>
            </w:tcBorders>
            <w:noWrap/>
            <w:vAlign w:val="center"/>
          </w:tcPr>
          <w:p w14:paraId="25DF7EE2">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验证按订单状态查询-已确认</w:t>
            </w:r>
          </w:p>
        </w:tc>
      </w:tr>
      <w:tr w14:paraId="639E81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63E35F8">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BA9393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605EAA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C089896">
            <w:pPr>
              <w:widowControl w:val="0"/>
              <w:jc w:val="both"/>
              <w:rPr>
                <w:rFonts w:hint="eastAsia"/>
                <w:color w:val="333333"/>
                <w:shd w:val="clear" w:color="auto" w:fill="FFFFFF"/>
                <w:lang w:bidi="ar"/>
              </w:rPr>
            </w:pPr>
            <w:r>
              <w:rPr>
                <w:rFonts w:hint="eastAsia"/>
                <w:color w:val="333333"/>
                <w:kern w:val="2"/>
                <w:shd w:val="clear" w:color="auto" w:fill="FFFFFF"/>
                <w:lang w:bidi="ar"/>
              </w:rPr>
              <w:t>DPM_XSDDCX_019</w:t>
            </w:r>
          </w:p>
        </w:tc>
        <w:tc>
          <w:tcPr>
            <w:tcW w:w="1565" w:type="pct"/>
            <w:tcBorders>
              <w:top w:val="single" w:color="auto" w:sz="8" w:space="0"/>
              <w:left w:val="single" w:color="auto" w:sz="8" w:space="0"/>
              <w:bottom w:val="single" w:color="auto" w:sz="8" w:space="0"/>
              <w:right w:val="single" w:color="auto" w:sz="8" w:space="0"/>
            </w:tcBorders>
            <w:noWrap/>
            <w:vAlign w:val="center"/>
          </w:tcPr>
          <w:p w14:paraId="40D26CA3">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验证按订单状态查询-交付中</w:t>
            </w:r>
          </w:p>
        </w:tc>
      </w:tr>
      <w:tr w14:paraId="652010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2D184DC">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AE2DB7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0B360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523BE45">
            <w:pPr>
              <w:widowControl w:val="0"/>
              <w:jc w:val="both"/>
              <w:rPr>
                <w:rFonts w:hint="eastAsia"/>
                <w:color w:val="333333"/>
                <w:shd w:val="clear" w:color="auto" w:fill="FFFFFF"/>
                <w:lang w:bidi="ar"/>
              </w:rPr>
            </w:pPr>
            <w:r>
              <w:rPr>
                <w:rFonts w:hint="eastAsia"/>
                <w:color w:val="333333"/>
                <w:kern w:val="2"/>
                <w:shd w:val="clear" w:color="auto" w:fill="FFFFFF"/>
                <w:lang w:bidi="ar"/>
              </w:rPr>
              <w:t>DPM_XSDDCX_020</w:t>
            </w:r>
          </w:p>
        </w:tc>
        <w:tc>
          <w:tcPr>
            <w:tcW w:w="1565" w:type="pct"/>
            <w:tcBorders>
              <w:top w:val="single" w:color="auto" w:sz="8" w:space="0"/>
              <w:left w:val="single" w:color="auto" w:sz="8" w:space="0"/>
              <w:bottom w:val="single" w:color="auto" w:sz="8" w:space="0"/>
              <w:right w:val="single" w:color="auto" w:sz="8" w:space="0"/>
            </w:tcBorders>
            <w:noWrap/>
            <w:vAlign w:val="center"/>
          </w:tcPr>
          <w:p w14:paraId="57474B49">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验证按订单状态查询-交付完成</w:t>
            </w:r>
          </w:p>
        </w:tc>
      </w:tr>
      <w:tr w14:paraId="596101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A30734B">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C3C54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4744E7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CF34057">
            <w:pPr>
              <w:widowControl w:val="0"/>
              <w:jc w:val="both"/>
              <w:rPr>
                <w:rFonts w:hint="eastAsia"/>
                <w:color w:val="333333"/>
                <w:shd w:val="clear" w:color="auto" w:fill="FFFFFF"/>
                <w:lang w:bidi="ar"/>
              </w:rPr>
            </w:pPr>
            <w:r>
              <w:rPr>
                <w:rFonts w:hint="eastAsia"/>
                <w:color w:val="333333"/>
                <w:kern w:val="2"/>
                <w:shd w:val="clear" w:color="auto" w:fill="FFFFFF"/>
                <w:lang w:bidi="ar"/>
              </w:rPr>
              <w:t>DPM_XSDDCX_021</w:t>
            </w:r>
          </w:p>
        </w:tc>
        <w:tc>
          <w:tcPr>
            <w:tcW w:w="1565" w:type="pct"/>
            <w:tcBorders>
              <w:top w:val="single" w:color="auto" w:sz="8" w:space="0"/>
              <w:left w:val="single" w:color="auto" w:sz="8" w:space="0"/>
              <w:bottom w:val="single" w:color="auto" w:sz="8" w:space="0"/>
              <w:right w:val="single" w:color="auto" w:sz="8" w:space="0"/>
            </w:tcBorders>
            <w:noWrap/>
            <w:vAlign w:val="center"/>
          </w:tcPr>
          <w:p w14:paraId="3AF80EEA">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验证按订单状态查询-订单完成</w:t>
            </w:r>
          </w:p>
        </w:tc>
      </w:tr>
      <w:tr w14:paraId="6E0CCF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9843556">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FFF254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A4599D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B2AA0EC">
            <w:pPr>
              <w:widowControl w:val="0"/>
              <w:jc w:val="both"/>
              <w:rPr>
                <w:rFonts w:hint="eastAsia"/>
                <w:color w:val="333333"/>
                <w:shd w:val="clear" w:color="auto" w:fill="FFFFFF"/>
                <w:lang w:bidi="ar"/>
              </w:rPr>
            </w:pPr>
            <w:r>
              <w:rPr>
                <w:rFonts w:hint="eastAsia"/>
                <w:color w:val="333333"/>
                <w:kern w:val="2"/>
                <w:shd w:val="clear" w:color="auto" w:fill="FFFFFF"/>
                <w:lang w:bidi="ar"/>
              </w:rPr>
              <w:t>DPM_XSDDCX_022</w:t>
            </w:r>
          </w:p>
        </w:tc>
        <w:tc>
          <w:tcPr>
            <w:tcW w:w="1565" w:type="pct"/>
            <w:tcBorders>
              <w:top w:val="single" w:color="auto" w:sz="8" w:space="0"/>
              <w:left w:val="single" w:color="auto" w:sz="8" w:space="0"/>
              <w:bottom w:val="single" w:color="auto" w:sz="8" w:space="0"/>
              <w:right w:val="single" w:color="auto" w:sz="8" w:space="0"/>
            </w:tcBorders>
            <w:noWrap/>
            <w:vAlign w:val="center"/>
          </w:tcPr>
          <w:p w14:paraId="6D6C47D6">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验证按订单状态查询-订单取消</w:t>
            </w:r>
          </w:p>
        </w:tc>
      </w:tr>
      <w:tr w14:paraId="7CB171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C76F940">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B44FEF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0F6272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E496395">
            <w:pPr>
              <w:widowControl w:val="0"/>
              <w:jc w:val="both"/>
              <w:rPr>
                <w:rFonts w:hint="eastAsia"/>
                <w:color w:val="333333"/>
                <w:shd w:val="clear" w:color="auto" w:fill="FFFFFF"/>
                <w:lang w:bidi="ar"/>
              </w:rPr>
            </w:pPr>
            <w:r>
              <w:rPr>
                <w:rFonts w:hint="eastAsia"/>
                <w:color w:val="333333"/>
                <w:kern w:val="2"/>
                <w:shd w:val="clear" w:color="auto" w:fill="FFFFFF"/>
                <w:lang w:bidi="ar"/>
              </w:rPr>
              <w:t>DPM_XSDDCX_023</w:t>
            </w:r>
          </w:p>
        </w:tc>
        <w:tc>
          <w:tcPr>
            <w:tcW w:w="1565" w:type="pct"/>
            <w:tcBorders>
              <w:top w:val="single" w:color="auto" w:sz="8" w:space="0"/>
              <w:left w:val="single" w:color="auto" w:sz="8" w:space="0"/>
              <w:bottom w:val="single" w:color="auto" w:sz="8" w:space="0"/>
              <w:right w:val="single" w:color="auto" w:sz="8" w:space="0"/>
            </w:tcBorders>
            <w:noWrap/>
            <w:vAlign w:val="center"/>
          </w:tcPr>
          <w:p w14:paraId="007DFF22">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验证按订单状态查询-暂停交付</w:t>
            </w:r>
          </w:p>
        </w:tc>
      </w:tr>
      <w:tr w14:paraId="70872E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E4BC8CF">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C63899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1A217E9">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数据销售订单详情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127C0603">
            <w:pPr>
              <w:widowControl w:val="0"/>
              <w:jc w:val="both"/>
              <w:rPr>
                <w:rFonts w:hint="eastAsia"/>
                <w:color w:val="333333"/>
                <w:shd w:val="clear" w:color="auto" w:fill="FFFFFF"/>
                <w:lang w:bidi="ar"/>
              </w:rPr>
            </w:pPr>
            <w:r>
              <w:rPr>
                <w:rFonts w:hint="eastAsia"/>
                <w:color w:val="333333"/>
                <w:kern w:val="2"/>
                <w:shd w:val="clear" w:color="auto" w:fill="FFFFFF"/>
                <w:lang w:bidi="ar"/>
              </w:rPr>
              <w:t>DPM_XSDDXQ_001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AFF55B1">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验证查看数据销售订单详情</w:t>
            </w:r>
          </w:p>
        </w:tc>
      </w:tr>
      <w:tr w14:paraId="6365FE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D0C3416">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36DD7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BDB4E9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763A6D8">
            <w:pPr>
              <w:widowControl w:val="0"/>
              <w:jc w:val="both"/>
              <w:rPr>
                <w:rFonts w:hint="eastAsia"/>
                <w:color w:val="333333"/>
                <w:shd w:val="clear" w:color="auto" w:fill="FFFFFF"/>
                <w:lang w:bidi="ar"/>
              </w:rPr>
            </w:pPr>
            <w:r>
              <w:rPr>
                <w:rFonts w:hint="eastAsia"/>
                <w:color w:val="333333"/>
                <w:kern w:val="2"/>
                <w:shd w:val="clear" w:color="auto" w:fill="FFFFFF"/>
                <w:lang w:bidi="ar"/>
              </w:rPr>
              <w:t>DPM_XSDDXQ_002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5045CBA">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0C45AE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AD3C295">
            <w:pPr>
              <w:widowControl w:val="0"/>
              <w:jc w:val="center"/>
              <w:rPr>
                <w:rFonts w:hint="eastAsia"/>
                <w:color w:val="333333"/>
                <w:shd w:val="clear" w:color="auto" w:fill="FFFFFF"/>
                <w:lang w:bidi="ar"/>
              </w:rPr>
            </w:pPr>
            <w:r>
              <w:rPr>
                <w:rFonts w:hint="eastAsia"/>
                <w:color w:val="333333"/>
                <w:kern w:val="2"/>
                <w:shd w:val="clear" w:color="auto" w:fill="FFFFFF"/>
                <w:lang w:bidi="ar"/>
              </w:rPr>
              <w:t>29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8DCB29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BCD46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2D4312">
            <w:pPr>
              <w:widowControl w:val="0"/>
              <w:jc w:val="both"/>
              <w:rPr>
                <w:rFonts w:hint="eastAsia"/>
                <w:color w:val="333333"/>
                <w:shd w:val="clear" w:color="auto" w:fill="FFFFFF"/>
                <w:lang w:bidi="ar"/>
              </w:rPr>
            </w:pPr>
            <w:r>
              <w:rPr>
                <w:rFonts w:hint="eastAsia"/>
                <w:color w:val="333333"/>
                <w:kern w:val="2"/>
                <w:shd w:val="clear" w:color="auto" w:fill="FFFFFF"/>
                <w:lang w:bidi="ar"/>
              </w:rPr>
              <w:t>DPM_XSDDXQ_003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B72C03D">
            <w:pPr>
              <w:widowControl w:val="0"/>
              <w:jc w:val="both"/>
              <w:rPr>
                <w:rFonts w:hint="eastAsia"/>
                <w:color w:val="333333"/>
                <w:shd w:val="clear" w:color="auto" w:fill="FFFFFF"/>
                <w:lang w:bidi="ar"/>
              </w:rPr>
            </w:pPr>
            <w:r>
              <w:rPr>
                <w:rFonts w:hint="eastAsia"/>
                <w:color w:val="333333"/>
                <w:kern w:val="2"/>
                <w:shd w:val="clear" w:color="auto" w:fill="FFFFFF"/>
                <w:lang w:bidi="ar"/>
              </w:rPr>
              <w:t>验证关闭订单详情</w:t>
            </w:r>
          </w:p>
        </w:tc>
      </w:tr>
      <w:tr w14:paraId="10DCE1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846B250">
            <w:pPr>
              <w:widowControl w:val="0"/>
              <w:jc w:val="center"/>
              <w:rPr>
                <w:rFonts w:hint="eastAsia"/>
                <w:color w:val="333333"/>
                <w:shd w:val="clear" w:color="auto" w:fill="FFFFFF"/>
                <w:lang w:bidi="ar"/>
              </w:rPr>
            </w:pPr>
            <w:r>
              <w:rPr>
                <w:rFonts w:hint="eastAsia"/>
                <w:color w:val="333333"/>
                <w:kern w:val="2"/>
                <w:shd w:val="clear" w:color="auto" w:fill="FFFFFF"/>
                <w:lang w:bidi="ar"/>
              </w:rPr>
              <w:t>30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B33856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29167D6">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确认收款</w:t>
            </w:r>
          </w:p>
        </w:tc>
        <w:tc>
          <w:tcPr>
            <w:tcW w:w="1048" w:type="pct"/>
            <w:tcBorders>
              <w:top w:val="single" w:color="auto" w:sz="8" w:space="0"/>
              <w:left w:val="single" w:color="auto" w:sz="8" w:space="0"/>
              <w:bottom w:val="single" w:color="auto" w:sz="8" w:space="0"/>
              <w:right w:val="single" w:color="auto" w:sz="8" w:space="0"/>
            </w:tcBorders>
            <w:noWrap/>
            <w:vAlign w:val="center"/>
          </w:tcPr>
          <w:p w14:paraId="1F491ED6">
            <w:pPr>
              <w:widowControl w:val="0"/>
              <w:jc w:val="both"/>
              <w:rPr>
                <w:rFonts w:hint="eastAsia"/>
                <w:color w:val="333333"/>
                <w:shd w:val="clear" w:color="auto" w:fill="FFFFFF"/>
                <w:lang w:bidi="ar"/>
              </w:rPr>
            </w:pPr>
            <w:r>
              <w:rPr>
                <w:rFonts w:hint="eastAsia"/>
                <w:color w:val="333333"/>
                <w:kern w:val="2"/>
                <w:shd w:val="clear" w:color="auto" w:fill="FFFFFF"/>
                <w:lang w:bidi="ar"/>
              </w:rPr>
              <w:t>DPM_XSDDQRK_001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330C405">
            <w:pPr>
              <w:widowControl w:val="0"/>
              <w:jc w:val="both"/>
              <w:rPr>
                <w:rFonts w:hint="eastAsia"/>
                <w:color w:val="333333"/>
                <w:shd w:val="clear" w:color="auto" w:fill="FFFFFF"/>
                <w:lang w:bidi="ar"/>
              </w:rPr>
            </w:pPr>
            <w:r>
              <w:rPr>
                <w:rFonts w:hint="eastAsia"/>
                <w:color w:val="333333"/>
                <w:kern w:val="2"/>
                <w:shd w:val="clear" w:color="auto" w:fill="FFFFFF"/>
                <w:lang w:bidi="ar"/>
              </w:rPr>
              <w:t>验证确认收款</w:t>
            </w:r>
          </w:p>
        </w:tc>
      </w:tr>
      <w:tr w14:paraId="6CEB85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4B8B5F4">
            <w:pPr>
              <w:widowControl w:val="0"/>
              <w:jc w:val="center"/>
              <w:rPr>
                <w:rFonts w:hint="eastAsia"/>
                <w:color w:val="333333"/>
                <w:shd w:val="clear" w:color="auto" w:fill="FFFFFF"/>
                <w:lang w:bidi="ar"/>
              </w:rPr>
            </w:pPr>
            <w:r>
              <w:rPr>
                <w:rFonts w:hint="eastAsia"/>
                <w:color w:val="333333"/>
                <w:kern w:val="2"/>
                <w:shd w:val="clear" w:color="auto" w:fill="FFFFFF"/>
                <w:lang w:bidi="ar"/>
              </w:rPr>
              <w:t>31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D29033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96E44C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6526029">
            <w:pPr>
              <w:widowControl w:val="0"/>
              <w:jc w:val="both"/>
              <w:rPr>
                <w:rFonts w:hint="eastAsia"/>
                <w:color w:val="333333"/>
                <w:shd w:val="clear" w:color="auto" w:fill="FFFFFF"/>
                <w:lang w:bidi="ar"/>
              </w:rPr>
            </w:pPr>
            <w:r>
              <w:rPr>
                <w:rFonts w:hint="eastAsia"/>
                <w:color w:val="333333"/>
                <w:kern w:val="2"/>
                <w:shd w:val="clear" w:color="auto" w:fill="FFFFFF"/>
                <w:lang w:bidi="ar"/>
              </w:rPr>
              <w:t>DPM_XSDDQRK_002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13FF01D">
            <w:pPr>
              <w:widowControl w:val="0"/>
              <w:jc w:val="both"/>
              <w:rPr>
                <w:rFonts w:hint="eastAsia"/>
                <w:color w:val="333333"/>
                <w:shd w:val="clear" w:color="auto" w:fill="FFFFFF"/>
                <w:lang w:bidi="ar"/>
              </w:rPr>
            </w:pPr>
            <w:r>
              <w:rPr>
                <w:rFonts w:hint="eastAsia"/>
                <w:color w:val="333333"/>
                <w:kern w:val="2"/>
                <w:shd w:val="clear" w:color="auto" w:fill="FFFFFF"/>
                <w:lang w:bidi="ar"/>
              </w:rPr>
              <w:t>验证未上传凭证的订单确认收款</w:t>
            </w:r>
          </w:p>
        </w:tc>
      </w:tr>
      <w:tr w14:paraId="10BF04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27F311F">
            <w:pPr>
              <w:widowControl w:val="0"/>
              <w:jc w:val="center"/>
              <w:rPr>
                <w:rFonts w:hint="eastAsia"/>
                <w:color w:val="333333"/>
                <w:shd w:val="clear" w:color="auto" w:fill="FFFFFF"/>
                <w:lang w:bidi="ar"/>
              </w:rPr>
            </w:pPr>
            <w:r>
              <w:rPr>
                <w:rFonts w:hint="eastAsia"/>
                <w:color w:val="333333"/>
                <w:kern w:val="2"/>
                <w:shd w:val="clear" w:color="auto" w:fill="FFFFFF"/>
                <w:lang w:bidi="ar"/>
              </w:rPr>
              <w:t>32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48C246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F5CD7A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7CA453C">
            <w:pPr>
              <w:widowControl w:val="0"/>
              <w:jc w:val="both"/>
              <w:rPr>
                <w:rFonts w:hint="eastAsia"/>
                <w:color w:val="333333"/>
                <w:shd w:val="clear" w:color="auto" w:fill="FFFFFF"/>
                <w:lang w:bidi="ar"/>
              </w:rPr>
            </w:pPr>
            <w:r>
              <w:rPr>
                <w:rFonts w:hint="eastAsia"/>
                <w:color w:val="333333"/>
                <w:kern w:val="2"/>
                <w:shd w:val="clear" w:color="auto" w:fill="FFFFFF"/>
                <w:lang w:bidi="ar"/>
              </w:rPr>
              <w:t>DPM_XSDDQRK_003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5CEFCA5">
            <w:pPr>
              <w:widowControl w:val="0"/>
              <w:jc w:val="both"/>
              <w:rPr>
                <w:rFonts w:hint="eastAsia"/>
                <w:color w:val="333333"/>
                <w:shd w:val="clear" w:color="auto" w:fill="FFFFFF"/>
                <w:lang w:bidi="ar"/>
              </w:rPr>
            </w:pPr>
            <w:r>
              <w:rPr>
                <w:rFonts w:hint="eastAsia"/>
                <w:color w:val="333333"/>
                <w:kern w:val="2"/>
                <w:shd w:val="clear" w:color="auto" w:fill="FFFFFF"/>
                <w:lang w:bidi="ar"/>
              </w:rPr>
              <w:t>验证重复确认收款</w:t>
            </w:r>
          </w:p>
        </w:tc>
      </w:tr>
      <w:tr w14:paraId="79B66A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B1CBC68">
            <w:pPr>
              <w:widowControl w:val="0"/>
              <w:jc w:val="center"/>
              <w:rPr>
                <w:rFonts w:hint="eastAsia"/>
                <w:color w:val="333333"/>
                <w:shd w:val="clear" w:color="auto" w:fill="FFFFFF"/>
                <w:lang w:bidi="ar"/>
              </w:rPr>
            </w:pPr>
            <w:r>
              <w:rPr>
                <w:rFonts w:hint="eastAsia"/>
                <w:color w:val="333333"/>
                <w:kern w:val="2"/>
                <w:shd w:val="clear" w:color="auto" w:fill="FFFFFF"/>
                <w:lang w:bidi="ar"/>
              </w:rPr>
              <w:t>33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7498B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数据销售订单详情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62747EAA">
            <w:pPr>
              <w:widowControl w:val="0"/>
              <w:jc w:val="both"/>
              <w:rPr>
                <w:rFonts w:hint="eastAsia"/>
                <w:color w:val="333333"/>
                <w:shd w:val="clear" w:color="auto" w:fill="FFFFFF"/>
                <w:lang w:bidi="ar"/>
              </w:rPr>
            </w:pPr>
            <w:r>
              <w:rPr>
                <w:rFonts w:hint="eastAsia"/>
                <w:color w:val="333333"/>
                <w:kern w:val="2"/>
                <w:shd w:val="clear" w:color="auto" w:fill="FFFFFF"/>
                <w:lang w:bidi="ar"/>
              </w:rPr>
              <w:t>DPM_XSDDXQ_004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2A2C1F38">
            <w:pPr>
              <w:widowControl w:val="0"/>
              <w:jc w:val="both"/>
              <w:rPr>
                <w:rFonts w:hint="eastAsia"/>
                <w:color w:val="333333"/>
                <w:shd w:val="clear" w:color="auto" w:fill="FFFFFF"/>
                <w:lang w:bidi="ar"/>
              </w:rPr>
            </w:pPr>
            <w:r>
              <w:rPr>
                <w:rFonts w:hint="eastAsia"/>
                <w:color w:val="333333"/>
                <w:kern w:val="2"/>
                <w:shd w:val="clear" w:color="auto" w:fill="FFFFFF"/>
                <w:lang w:bidi="ar"/>
              </w:rPr>
              <w:t>验证销售订单详情编号展示形态</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22A0CD">
            <w:pPr>
              <w:widowControl w:val="0"/>
              <w:jc w:val="center"/>
              <w:rPr>
                <w:rFonts w:hint="eastAsia"/>
                <w:color w:val="333333"/>
                <w:shd w:val="clear" w:color="auto" w:fill="FFFFFF"/>
                <w:lang w:bidi="ar"/>
              </w:rPr>
            </w:pPr>
            <w:r>
              <w:rPr>
                <w:rFonts w:hint="eastAsia"/>
                <w:color w:val="333333"/>
                <w:kern w:val="2"/>
                <w:shd w:val="clear" w:color="auto" w:fill="FFFFFF"/>
                <w:lang w:bidi="ar"/>
              </w:rPr>
              <w:t>34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FEF9DA2">
            <w:pPr>
              <w:widowControl w:val="0"/>
              <w:jc w:val="both"/>
              <w:rPr>
                <w:rFonts w:hint="eastAsia"/>
                <w:color w:val="333333"/>
                <w:shd w:val="clear" w:color="auto" w:fill="FFFFFF"/>
                <w:lang w:bidi="ar"/>
              </w:rPr>
            </w:pPr>
            <w:r>
              <w:rPr>
                <w:rFonts w:hint="eastAsia"/>
                <w:color w:val="333333"/>
                <w:kern w:val="2"/>
                <w:shd w:val="clear" w:color="auto" w:fill="FFFFFF"/>
                <w:lang w:bidi="ar"/>
              </w:rPr>
              <w:t>DPM_XSDDXQ_005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667F23C5">
            <w:pPr>
              <w:widowControl w:val="0"/>
              <w:jc w:val="both"/>
              <w:rPr>
                <w:rFonts w:hint="eastAsia"/>
                <w:color w:val="333333"/>
                <w:shd w:val="clear" w:color="auto" w:fill="FFFFFF"/>
                <w:lang w:bidi="ar"/>
              </w:rPr>
            </w:pPr>
            <w:r>
              <w:rPr>
                <w:rFonts w:hint="eastAsia"/>
                <w:color w:val="333333"/>
                <w:kern w:val="2"/>
                <w:shd w:val="clear" w:color="auto" w:fill="FFFFFF"/>
                <w:lang w:bidi="ar"/>
              </w:rPr>
              <w:t>验证销售订单详情交付单编号跳转供方交付详情</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DPM_XSDDCS_001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验证上链失败订单重试</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DPM_XSDDCS_002</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验证上链成功订单无重试入口</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DPM_XSDDCS_003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验证重试后上链状态更新</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DPM_XSDDLB_004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验证已支付待确认订单操作按钮展示</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DPM_XSDDCX_024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验证按上链状态查询-上链成功</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DPM_XSDDCX_025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验证按上链状态查询-上链失败</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DPM_XSDDQRK_004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验证取消确认收款</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DPM_XSDDXQ_006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验证销售订单详情产品编号跳转产品详情</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DPM_XSDDXQ_007</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验证销售订单详情对公收款账户展示</w:t>
            </w:r>
          </w:p>
        </w:tc>
      </w:tr>
      <w:tr w14:paraId="368C27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FC2C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560DC4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DPM_XSDDXQ_008</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验证银行账号脱敏与复制</w:t>
            </w:r>
          </w:p>
        </w:tc>
      </w:tr>
    </w:tbl>
    <w:p w14:paraId="04F6CAE6">
      <w:pPr>
        <w:pStyle w:val="4"/>
        <w:widowControl/>
        <w:numPr>
          <w:ilvl w:val="1"/>
          <w:numId w:val="6"/>
        </w:numPr>
        <w:ind w:left="0" w:firstLine="0"/>
        <w:rPr>
          <w:rFonts w:ascii="Arial" w:hAnsi="Arial" w:eastAsia="黑体" w:cs="黑体"/>
        </w:rPr>
        <w:pPrChange w:id="25" w:author="影" w:date="2026-10-23T09:58:37Z">
          <w:pPr>
            <w:pStyle w:val="4"/>
            <w:widowControl/>
            <w:numPr>
              <w:ilvl w:val="1"/>
              <w:numId w:val="6"/>
            </w:numPr>
          </w:pPr>
        </w:pPrChange>
      </w:pPr>
      <w:bookmarkStart w:id="66" w:name="_Toc243568542"/>
      <w:r>
        <w:rPr>
          <w:rFonts w:hint="eastAsia" w:ascii="Arial" w:hAnsi="Arial" w:eastAsia="黑体" w:cs="黑体"/>
        </w:rPr>
        <w:t>交付管理</w:t>
      </w:r>
      <w:bookmarkEnd w:id="66"/>
      <w:ins w:id="26" w:author="影" w:date="2026-10-23T09:58:34Z">
        <w:r>
          <w:rPr>
            <w:rFonts w:hint="eastAsia" w:ascii="Arial" w:hAnsi="Arial" w:eastAsia="黑体" w:cs="黑体"/>
            <w:lang w:eastAsia="zh-CN"/>
          </w:rPr>
          <w:t>（</w:t>
        </w:r>
      </w:ins>
      <w:ins w:id="27" w:author="影" w:date="2026-10-23T09:58:34Z">
        <w:r>
          <w:rPr>
            <w:rFonts w:hint="eastAsia" w:ascii="Arial" w:hAnsi="Arial" w:eastAsia="黑体" w:cs="黑体"/>
            <w:lang w:val="en-US" w:eastAsia="zh-CN"/>
          </w:rPr>
          <w:t>合合</w:t>
        </w:r>
      </w:ins>
      <w:ins w:id="28" w:author="影" w:date="2026-10-23T09:58:34Z">
        <w:r>
          <w:rPr>
            <w:rFonts w:hint="eastAsia" w:ascii="Arial" w:hAnsi="Arial" w:eastAsia="黑体" w:cs="黑体"/>
            <w:lang w:eastAsia="zh-CN"/>
          </w:rPr>
          <w:t>）</w:t>
        </w:r>
      </w:ins>
    </w:p>
    <w:p w14:paraId="12E9190E">
      <w:pPr>
        <w:pStyle w:val="5"/>
        <w:widowControl/>
        <w:numPr>
          <w:ilvl w:val="2"/>
          <w:numId w:val="6"/>
        </w:numPr>
      </w:pPr>
      <w:r>
        <w:rPr>
          <w:rFonts w:hint="eastAsia" w:ascii="Calibri" w:hAnsi="Calibri" w:cs="宋体"/>
        </w:rPr>
        <w:t>数据需方交付</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4A9DEF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1372E443">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9AB9E54">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07E5DB01">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180F6AB7">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227DAE8C">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6D028C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80B14DF">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数据需方交付</w:t>
            </w:r>
          </w:p>
        </w:tc>
        <w:tc>
          <w:tcPr>
            <w:tcW w:w="1280" w:type="pct"/>
            <w:vMerge w:val="restart"/>
            <w:tcBorders>
              <w:top w:val="single" w:color="auto" w:sz="8" w:space="0"/>
              <w:left w:val="single" w:color="auto" w:sz="8" w:space="0"/>
              <w:right w:val="single" w:color="auto" w:sz="8" w:space="0"/>
            </w:tcBorders>
            <w:noWrap/>
            <w:vAlign w:val="center"/>
          </w:tcPr>
          <w:p w14:paraId="5FBC70B5">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5B3CB91A">
            <w:pPr>
              <w:widowControl w:val="0"/>
              <w:jc w:val="both"/>
              <w:rPr>
                <w:rFonts w:hint="eastAsia"/>
                <w:color w:val="333333"/>
                <w:shd w:val="clear" w:color="auto" w:fill="FFFFFF"/>
                <w:lang w:bidi="ar"/>
              </w:rPr>
            </w:pPr>
            <w:r>
              <w:rPr>
                <w:rFonts w:hint="eastAsia"/>
                <w:color w:val="333333"/>
                <w:kern w:val="2"/>
                <w:shd w:val="clear" w:color="auto" w:fill="FFFFFF"/>
                <w:lang w:bidi="ar"/>
              </w:rPr>
              <w:t>DPM_XFJFLB_001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396031F">
            <w:pPr>
              <w:widowControl w:val="0"/>
              <w:jc w:val="both"/>
              <w:rPr>
                <w:rFonts w:hint="eastAsia"/>
                <w:color w:val="333333"/>
                <w:shd w:val="clear" w:color="auto" w:fill="FFFFFF"/>
                <w:lang w:bidi="ar"/>
              </w:rPr>
            </w:pPr>
            <w:r>
              <w:rPr>
                <w:rFonts w:hint="eastAsia"/>
                <w:color w:val="333333"/>
                <w:kern w:val="2"/>
                <w:shd w:val="clear" w:color="auto" w:fill="FFFFFF"/>
                <w:lang w:bidi="ar"/>
              </w:rPr>
              <w:t>验证数据需方交付单列表</w:t>
            </w:r>
          </w:p>
        </w:tc>
      </w:tr>
      <w:tr w14:paraId="15E054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D8258B">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025114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913903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E90E1F5">
            <w:pPr>
              <w:widowControl w:val="0"/>
              <w:jc w:val="both"/>
              <w:rPr>
                <w:rFonts w:hint="eastAsia"/>
                <w:color w:val="333333"/>
                <w:shd w:val="clear" w:color="auto" w:fill="FFFFFF"/>
                <w:lang w:bidi="ar"/>
              </w:rPr>
            </w:pPr>
            <w:r>
              <w:rPr>
                <w:rFonts w:hint="eastAsia"/>
                <w:color w:val="333333"/>
                <w:kern w:val="2"/>
                <w:shd w:val="clear" w:color="auto" w:fill="FFFFFF"/>
                <w:lang w:bidi="ar"/>
              </w:rPr>
              <w:t>DPM_XFJFLB_002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7392228">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13F669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A17FD3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559DA9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3244BE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2814784">
            <w:pPr>
              <w:widowControl w:val="0"/>
              <w:jc w:val="both"/>
              <w:rPr>
                <w:rFonts w:hint="eastAsia"/>
                <w:color w:val="333333"/>
                <w:shd w:val="clear" w:color="auto" w:fill="FFFFFF"/>
                <w:lang w:bidi="ar"/>
              </w:rPr>
            </w:pPr>
            <w:r>
              <w:rPr>
                <w:rFonts w:hint="eastAsia"/>
                <w:color w:val="333333"/>
                <w:kern w:val="2"/>
                <w:shd w:val="clear" w:color="auto" w:fill="FFFFFF"/>
                <w:lang w:bidi="ar"/>
              </w:rPr>
              <w:t>DPM_XFJFLB_003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14A1884B">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验证无交付单时的空数据展示</w:t>
            </w:r>
          </w:p>
        </w:tc>
      </w:tr>
      <w:tr w14:paraId="630BB5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F4BA522">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0AEDFB">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72588DE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4A498B79">
            <w:pPr>
              <w:widowControl w:val="0"/>
              <w:jc w:val="both"/>
              <w:rPr>
                <w:rFonts w:hint="eastAsia"/>
                <w:color w:val="333333"/>
                <w:shd w:val="clear" w:color="auto" w:fill="FFFFFF"/>
                <w:lang w:bidi="ar"/>
              </w:rPr>
            </w:pPr>
            <w:r>
              <w:rPr>
                <w:rFonts w:hint="eastAsia"/>
                <w:color w:val="333333"/>
                <w:kern w:val="2"/>
                <w:shd w:val="clear" w:color="auto" w:fill="FFFFFF"/>
                <w:lang w:bidi="ar"/>
              </w:rPr>
              <w:t>DPM_XFJFCX_001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2787ACD">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验证按交付单编号查询</w:t>
            </w:r>
          </w:p>
        </w:tc>
      </w:tr>
      <w:tr w14:paraId="409985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349930C">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89B189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0B1B8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22C704D">
            <w:pPr>
              <w:widowControl w:val="0"/>
              <w:jc w:val="both"/>
              <w:rPr>
                <w:rFonts w:hint="eastAsia"/>
                <w:color w:val="333333"/>
                <w:shd w:val="clear" w:color="auto" w:fill="FFFFFF"/>
                <w:lang w:bidi="ar"/>
              </w:rPr>
            </w:pPr>
            <w:r>
              <w:rPr>
                <w:rFonts w:hint="eastAsia"/>
                <w:color w:val="333333"/>
                <w:kern w:val="2"/>
                <w:shd w:val="clear" w:color="auto" w:fill="FFFFFF"/>
                <w:lang w:bidi="ar"/>
              </w:rPr>
              <w:t>DPM_XFJFCX_002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DDCF46C">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1B6F2C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CB39725">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0BA57E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7CA531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7E27909">
            <w:pPr>
              <w:widowControl w:val="0"/>
              <w:jc w:val="both"/>
              <w:rPr>
                <w:rFonts w:hint="eastAsia"/>
                <w:color w:val="333333"/>
                <w:shd w:val="clear" w:color="auto" w:fill="FFFFFF"/>
                <w:lang w:bidi="ar"/>
              </w:rPr>
            </w:pPr>
            <w:r>
              <w:rPr>
                <w:rFonts w:hint="eastAsia"/>
                <w:color w:val="333333"/>
                <w:kern w:val="2"/>
                <w:shd w:val="clear" w:color="auto" w:fill="FFFFFF"/>
                <w:lang w:bidi="ar"/>
              </w:rPr>
              <w:t>DPM_XFJFCX_003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64A4CBF">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w:t>
            </w:r>
          </w:p>
        </w:tc>
      </w:tr>
      <w:tr w14:paraId="23BDAE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30EFB78">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0D1F72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2041EE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321C462">
            <w:pPr>
              <w:widowControl w:val="0"/>
              <w:jc w:val="both"/>
              <w:rPr>
                <w:rFonts w:hint="eastAsia"/>
                <w:color w:val="333333"/>
                <w:shd w:val="clear" w:color="auto" w:fill="FFFFFF"/>
                <w:lang w:bidi="ar"/>
              </w:rPr>
            </w:pPr>
            <w:r>
              <w:rPr>
                <w:rFonts w:hint="eastAsia"/>
                <w:color w:val="333333"/>
                <w:kern w:val="2"/>
                <w:shd w:val="clear" w:color="auto" w:fill="FFFFFF"/>
                <w:lang w:bidi="ar"/>
              </w:rPr>
              <w:t>DPM_XFJFCX_004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417795E1">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00062B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EC96854">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B4440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1A3388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DBD8243">
            <w:pPr>
              <w:widowControl w:val="0"/>
              <w:jc w:val="both"/>
              <w:rPr>
                <w:rFonts w:hint="eastAsia"/>
                <w:color w:val="333333"/>
                <w:shd w:val="clear" w:color="auto" w:fill="FFFFFF"/>
                <w:lang w:bidi="ar"/>
              </w:rPr>
            </w:pPr>
            <w:r>
              <w:rPr>
                <w:rFonts w:hint="eastAsia"/>
                <w:color w:val="333333"/>
                <w:kern w:val="2"/>
                <w:shd w:val="clear" w:color="auto" w:fill="FFFFFF"/>
                <w:lang w:bidi="ar"/>
              </w:rPr>
              <w:t>DPM_XFJFCX_005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6A3B4D02">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验证按交付单编号+交付状态组合查询</w:t>
            </w:r>
          </w:p>
        </w:tc>
      </w:tr>
      <w:tr w14:paraId="62E184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7C1BAA9">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E22913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F2A4F8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539E688">
            <w:pPr>
              <w:widowControl w:val="0"/>
              <w:jc w:val="both"/>
              <w:rPr>
                <w:rFonts w:hint="eastAsia"/>
                <w:color w:val="333333"/>
                <w:shd w:val="clear" w:color="auto" w:fill="FFFFFF"/>
                <w:lang w:bidi="ar"/>
              </w:rPr>
            </w:pPr>
            <w:r>
              <w:rPr>
                <w:rFonts w:hint="eastAsia"/>
                <w:color w:val="333333"/>
                <w:kern w:val="2"/>
                <w:shd w:val="clear" w:color="auto" w:fill="FFFFFF"/>
                <w:lang w:bidi="ar"/>
              </w:rPr>
              <w:t>DPM_XFJFCX_006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694DA5E0">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验证产品名称+产品类型+交付状态组合查询</w:t>
            </w:r>
          </w:p>
        </w:tc>
      </w:tr>
      <w:tr w14:paraId="381A96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0A8D5F3">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24821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BA0DDF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57037F4">
            <w:pPr>
              <w:widowControl w:val="0"/>
              <w:jc w:val="both"/>
              <w:rPr>
                <w:rFonts w:hint="eastAsia"/>
                <w:color w:val="333333"/>
                <w:shd w:val="clear" w:color="auto" w:fill="FFFFFF"/>
                <w:lang w:bidi="ar"/>
              </w:rPr>
            </w:pPr>
            <w:r>
              <w:rPr>
                <w:rFonts w:hint="eastAsia"/>
                <w:color w:val="333333"/>
                <w:kern w:val="2"/>
                <w:shd w:val="clear" w:color="auto" w:fill="FFFFFF"/>
                <w:lang w:bidi="ar"/>
              </w:rPr>
              <w:t>DPM_XFJFCX_007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7D1F62B4">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2D76BA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EFEBB9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D6E975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6B1EE5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311E08B">
            <w:pPr>
              <w:widowControl w:val="0"/>
              <w:jc w:val="both"/>
              <w:rPr>
                <w:rFonts w:hint="eastAsia"/>
                <w:color w:val="333333"/>
                <w:shd w:val="clear" w:color="auto" w:fill="FFFFFF"/>
                <w:lang w:bidi="ar"/>
              </w:rPr>
            </w:pPr>
            <w:r>
              <w:rPr>
                <w:rFonts w:hint="eastAsia"/>
                <w:color w:val="333333"/>
                <w:kern w:val="2"/>
                <w:shd w:val="clear" w:color="auto" w:fill="FFFFFF"/>
                <w:lang w:bidi="ar"/>
              </w:rPr>
              <w:t>DPM_XFJFCX_008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5FDFF2E9">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验证按交付单编号模糊查询</w:t>
            </w:r>
          </w:p>
        </w:tc>
      </w:tr>
      <w:tr w14:paraId="4EF6E6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ED3FF6B">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5FA815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641B04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114E91D">
            <w:pPr>
              <w:widowControl w:val="0"/>
              <w:jc w:val="both"/>
              <w:rPr>
                <w:rFonts w:hint="eastAsia"/>
                <w:color w:val="333333"/>
                <w:shd w:val="clear" w:color="auto" w:fill="FFFFFF"/>
                <w:lang w:bidi="ar"/>
              </w:rPr>
            </w:pPr>
            <w:r>
              <w:rPr>
                <w:rFonts w:hint="eastAsia"/>
                <w:color w:val="333333"/>
                <w:kern w:val="2"/>
                <w:shd w:val="clear" w:color="auto" w:fill="FFFFFF"/>
                <w:lang w:bidi="ar"/>
              </w:rPr>
              <w:t>DPM_XFJFCX_009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0A3FDC66">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验证按不存在的交付单编号查询</w:t>
            </w:r>
          </w:p>
        </w:tc>
      </w:tr>
      <w:tr w14:paraId="1D0A0A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043DEC">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AC86E0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63321E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2A73B7B">
            <w:pPr>
              <w:widowControl w:val="0"/>
              <w:jc w:val="both"/>
              <w:rPr>
                <w:rFonts w:hint="eastAsia"/>
                <w:color w:val="333333"/>
                <w:shd w:val="clear" w:color="auto" w:fill="FFFFFF"/>
                <w:lang w:bidi="ar"/>
              </w:rPr>
            </w:pPr>
            <w:r>
              <w:rPr>
                <w:rFonts w:hint="eastAsia"/>
                <w:color w:val="333333"/>
                <w:kern w:val="2"/>
                <w:shd w:val="clear" w:color="auto" w:fill="FFFFFF"/>
                <w:lang w:bidi="ar"/>
              </w:rPr>
              <w:t>DPM_XFJFCX_010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14A1C4DD">
            <w:pPr>
              <w:widowControl w:val="0"/>
              <w:jc w:val="both"/>
              <w:rPr>
                <w:rFonts w:hint="eastAsia"/>
                <w:color w:val="333333"/>
                <w:shd w:val="clear" w:color="auto" w:fill="FFFFFF"/>
                <w:lang w:bidi="ar"/>
              </w:rPr>
            </w:pPr>
            <w:r>
              <w:rPr>
                <w:rFonts w:hint="eastAsia"/>
                <w:color w:val="333333"/>
                <w:kern w:val="2"/>
                <w:shd w:val="clear" w:color="auto" w:fill="FFFFFF"/>
                <w:lang w:bidi="ar"/>
              </w:rPr>
              <w:t>验证交付单编号输入特殊字符查询</w:t>
            </w:r>
          </w:p>
        </w:tc>
      </w:tr>
      <w:tr w14:paraId="57D471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53E137F">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7EAF3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C141CF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AA8A0C6">
            <w:pPr>
              <w:widowControl w:val="0"/>
              <w:jc w:val="both"/>
              <w:rPr>
                <w:rFonts w:hint="eastAsia"/>
                <w:color w:val="333333"/>
                <w:shd w:val="clear" w:color="auto" w:fill="FFFFFF"/>
                <w:lang w:bidi="ar"/>
              </w:rPr>
            </w:pPr>
            <w:r>
              <w:rPr>
                <w:rFonts w:hint="eastAsia"/>
                <w:color w:val="333333"/>
                <w:kern w:val="2"/>
                <w:shd w:val="clear" w:color="auto" w:fill="FFFFFF"/>
                <w:lang w:bidi="ar"/>
              </w:rPr>
              <w:t>DPM_XFJFCX_011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122CB2CF">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12E931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C1C1E87">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DCBE3B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EC49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0D5921A">
            <w:pPr>
              <w:widowControl w:val="0"/>
              <w:jc w:val="both"/>
              <w:rPr>
                <w:rFonts w:hint="eastAsia"/>
                <w:color w:val="333333"/>
                <w:shd w:val="clear" w:color="auto" w:fill="FFFFFF"/>
                <w:lang w:bidi="ar"/>
              </w:rPr>
            </w:pPr>
            <w:r>
              <w:rPr>
                <w:rFonts w:hint="eastAsia"/>
                <w:color w:val="333333"/>
                <w:kern w:val="2"/>
                <w:shd w:val="clear" w:color="auto" w:fill="FFFFFF"/>
                <w:lang w:bidi="ar"/>
              </w:rPr>
              <w:t>DPM_XFJFCX_012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7C52E35C">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483944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710E684">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6814E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9F65ED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BA17396">
            <w:pPr>
              <w:widowControl w:val="0"/>
              <w:jc w:val="both"/>
              <w:rPr>
                <w:rFonts w:hint="eastAsia"/>
                <w:color w:val="333333"/>
                <w:shd w:val="clear" w:color="auto" w:fill="FFFFFF"/>
                <w:lang w:bidi="ar"/>
              </w:rPr>
            </w:pPr>
            <w:r>
              <w:rPr>
                <w:rFonts w:hint="eastAsia"/>
                <w:color w:val="333333"/>
                <w:kern w:val="2"/>
                <w:shd w:val="clear" w:color="auto" w:fill="FFFFFF"/>
                <w:lang w:bidi="ar"/>
              </w:rPr>
              <w:t>DPM_XFJFCX_013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7BDC29B7">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462A5A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8110E90">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1689CF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55A130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99044E">
            <w:pPr>
              <w:widowControl w:val="0"/>
              <w:jc w:val="both"/>
              <w:rPr>
                <w:rFonts w:hint="eastAsia"/>
                <w:color w:val="333333"/>
                <w:shd w:val="clear" w:color="auto" w:fill="FFFFFF"/>
                <w:lang w:bidi="ar"/>
              </w:rPr>
            </w:pPr>
            <w:r>
              <w:rPr>
                <w:rFonts w:hint="eastAsia"/>
                <w:color w:val="333333"/>
                <w:kern w:val="2"/>
                <w:shd w:val="clear" w:color="auto" w:fill="FFFFFF"/>
                <w:lang w:bidi="ar"/>
              </w:rPr>
              <w:t>DPM_XFJFCX_014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2846FB7B">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r>
      <w:tr w14:paraId="4D7E98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1E57324">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A7F132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80FA32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AF2E808">
            <w:pPr>
              <w:widowControl w:val="0"/>
              <w:jc w:val="both"/>
              <w:rPr>
                <w:rFonts w:hint="eastAsia"/>
                <w:color w:val="333333"/>
                <w:shd w:val="clear" w:color="auto" w:fill="FFFFFF"/>
                <w:lang w:bidi="ar"/>
              </w:rPr>
            </w:pPr>
            <w:r>
              <w:rPr>
                <w:rFonts w:hint="eastAsia"/>
                <w:color w:val="333333"/>
                <w:kern w:val="2"/>
                <w:shd w:val="clear" w:color="auto" w:fill="FFFFFF"/>
                <w:lang w:bidi="ar"/>
              </w:rPr>
              <w:t>DPM_XFJFCX_015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63BC6514">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r>
      <w:tr w14:paraId="086353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CBB4602">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779678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785BE1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0D9A76F">
            <w:pPr>
              <w:widowControl w:val="0"/>
              <w:jc w:val="both"/>
              <w:rPr>
                <w:rFonts w:hint="eastAsia"/>
                <w:color w:val="333333"/>
                <w:shd w:val="clear" w:color="auto" w:fill="FFFFFF"/>
                <w:lang w:bidi="ar"/>
              </w:rPr>
            </w:pPr>
            <w:r>
              <w:rPr>
                <w:rFonts w:hint="eastAsia"/>
                <w:color w:val="333333"/>
                <w:kern w:val="2"/>
                <w:shd w:val="clear" w:color="auto" w:fill="FFFFFF"/>
                <w:lang w:bidi="ar"/>
              </w:rPr>
              <w:t>DPM_XFJFCX_016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78F92091">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验证按交付状态查询-待交付</w:t>
            </w:r>
          </w:p>
        </w:tc>
      </w:tr>
      <w:tr w14:paraId="2A25D8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57FE89F">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70BFD5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201F94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0C5AF9A">
            <w:pPr>
              <w:widowControl w:val="0"/>
              <w:jc w:val="both"/>
              <w:rPr>
                <w:rFonts w:hint="eastAsia"/>
                <w:color w:val="333333"/>
                <w:shd w:val="clear" w:color="auto" w:fill="FFFFFF"/>
                <w:lang w:bidi="ar"/>
              </w:rPr>
            </w:pPr>
            <w:r>
              <w:rPr>
                <w:rFonts w:hint="eastAsia"/>
                <w:color w:val="333333"/>
                <w:kern w:val="2"/>
                <w:shd w:val="clear" w:color="auto" w:fill="FFFFFF"/>
                <w:lang w:bidi="ar"/>
              </w:rPr>
              <w:t>DPM_XFJFCX_017</w:t>
            </w:r>
          </w:p>
        </w:tc>
        <w:tc>
          <w:tcPr>
            <w:tcW w:w="1565" w:type="pct"/>
            <w:tcBorders>
              <w:top w:val="single" w:color="auto" w:sz="8" w:space="0"/>
              <w:left w:val="single" w:color="auto" w:sz="8" w:space="0"/>
              <w:bottom w:val="single" w:color="auto" w:sz="8" w:space="0"/>
              <w:right w:val="single" w:color="auto" w:sz="8" w:space="0"/>
            </w:tcBorders>
            <w:noWrap/>
            <w:vAlign w:val="center"/>
          </w:tcPr>
          <w:p w14:paraId="7AEE7C5C">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验证按交付状态查询-交付中</w:t>
            </w:r>
          </w:p>
        </w:tc>
      </w:tr>
      <w:tr w14:paraId="1A882D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8E8A838">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08A2B6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FB118E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15AFCF">
            <w:pPr>
              <w:widowControl w:val="0"/>
              <w:jc w:val="both"/>
              <w:rPr>
                <w:rFonts w:hint="eastAsia"/>
                <w:color w:val="333333"/>
                <w:shd w:val="clear" w:color="auto" w:fill="FFFFFF"/>
                <w:lang w:bidi="ar"/>
              </w:rPr>
            </w:pPr>
            <w:r>
              <w:rPr>
                <w:rFonts w:hint="eastAsia"/>
                <w:color w:val="333333"/>
                <w:kern w:val="2"/>
                <w:shd w:val="clear" w:color="auto" w:fill="FFFFFF"/>
                <w:lang w:bidi="ar"/>
              </w:rPr>
              <w:t>DPM_XFJFCX_018</w:t>
            </w:r>
          </w:p>
        </w:tc>
        <w:tc>
          <w:tcPr>
            <w:tcW w:w="1565" w:type="pct"/>
            <w:tcBorders>
              <w:top w:val="single" w:color="auto" w:sz="8" w:space="0"/>
              <w:left w:val="single" w:color="auto" w:sz="8" w:space="0"/>
              <w:bottom w:val="single" w:color="auto" w:sz="8" w:space="0"/>
              <w:right w:val="single" w:color="auto" w:sz="8" w:space="0"/>
            </w:tcBorders>
            <w:noWrap/>
            <w:vAlign w:val="center"/>
          </w:tcPr>
          <w:p w14:paraId="33067A22">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验证按交付状态查询-交付完成</w:t>
            </w:r>
          </w:p>
        </w:tc>
      </w:tr>
      <w:tr w14:paraId="504591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54024EA">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8D51BB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2944AB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E031A28">
            <w:pPr>
              <w:widowControl w:val="0"/>
              <w:jc w:val="both"/>
              <w:rPr>
                <w:rFonts w:hint="eastAsia"/>
                <w:color w:val="333333"/>
                <w:shd w:val="clear" w:color="auto" w:fill="FFFFFF"/>
                <w:lang w:bidi="ar"/>
              </w:rPr>
            </w:pPr>
            <w:r>
              <w:rPr>
                <w:rFonts w:hint="eastAsia"/>
                <w:color w:val="333333"/>
                <w:kern w:val="2"/>
                <w:shd w:val="clear" w:color="auto" w:fill="FFFFFF"/>
                <w:lang w:bidi="ar"/>
              </w:rPr>
              <w:t>DPM_XFJFCX_019</w:t>
            </w:r>
          </w:p>
        </w:tc>
        <w:tc>
          <w:tcPr>
            <w:tcW w:w="1565" w:type="pct"/>
            <w:tcBorders>
              <w:top w:val="single" w:color="auto" w:sz="8" w:space="0"/>
              <w:left w:val="single" w:color="auto" w:sz="8" w:space="0"/>
              <w:bottom w:val="single" w:color="auto" w:sz="8" w:space="0"/>
              <w:right w:val="single" w:color="auto" w:sz="8" w:space="0"/>
            </w:tcBorders>
            <w:noWrap/>
            <w:vAlign w:val="center"/>
          </w:tcPr>
          <w:p w14:paraId="080F5BE8">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验证按交付状态查询-暂停交付</w:t>
            </w:r>
          </w:p>
        </w:tc>
      </w:tr>
      <w:tr w14:paraId="390D68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7FEBEC1">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2E8A0CC">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16D6BCE">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6DCD926D">
            <w:pPr>
              <w:widowControl w:val="0"/>
              <w:jc w:val="both"/>
              <w:rPr>
                <w:rFonts w:hint="eastAsia"/>
                <w:color w:val="333333"/>
                <w:shd w:val="clear" w:color="auto" w:fill="FFFFFF"/>
                <w:lang w:bidi="ar"/>
              </w:rPr>
            </w:pPr>
            <w:r>
              <w:rPr>
                <w:rFonts w:hint="eastAsia"/>
                <w:color w:val="333333"/>
                <w:kern w:val="2"/>
                <w:shd w:val="clear" w:color="auto" w:fill="FFFFFF"/>
                <w:lang w:bidi="ar"/>
              </w:rPr>
              <w:t>DPM_XFJFXQ_001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2776294">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验证查看交付单详情</w:t>
            </w:r>
          </w:p>
        </w:tc>
      </w:tr>
      <w:tr w14:paraId="6BF190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2696BC9">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158F11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C26990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FC8D9C3">
            <w:pPr>
              <w:widowControl w:val="0"/>
              <w:jc w:val="both"/>
              <w:rPr>
                <w:rFonts w:hint="eastAsia"/>
                <w:color w:val="333333"/>
                <w:shd w:val="clear" w:color="auto" w:fill="FFFFFF"/>
                <w:lang w:bidi="ar"/>
              </w:rPr>
            </w:pPr>
            <w:r>
              <w:rPr>
                <w:rFonts w:hint="eastAsia"/>
                <w:color w:val="333333"/>
                <w:kern w:val="2"/>
                <w:shd w:val="clear" w:color="auto" w:fill="FFFFFF"/>
                <w:lang w:bidi="ar"/>
              </w:rPr>
              <w:t>DPM_XFJFXQ_002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756E73B">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7ED2AA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D476F26">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7FD0D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A7C496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D19118C">
            <w:pPr>
              <w:widowControl w:val="0"/>
              <w:jc w:val="both"/>
              <w:rPr>
                <w:rFonts w:hint="eastAsia"/>
                <w:color w:val="333333"/>
                <w:shd w:val="clear" w:color="auto" w:fill="FFFFFF"/>
                <w:lang w:bidi="ar"/>
              </w:rPr>
            </w:pPr>
            <w:r>
              <w:rPr>
                <w:rFonts w:hint="eastAsia"/>
                <w:color w:val="333333"/>
                <w:kern w:val="2"/>
                <w:shd w:val="clear" w:color="auto" w:fill="FFFFFF"/>
                <w:lang w:bidi="ar"/>
              </w:rPr>
              <w:t>DPM_XFJFXQ_003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5C2D783">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验证关闭交付单详情</w:t>
            </w:r>
          </w:p>
        </w:tc>
      </w:tr>
      <w:tr w14:paraId="621001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2E428F8">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604BA17">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6E63D1E7">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数据需方交付单明细</w:t>
            </w:r>
          </w:p>
        </w:tc>
        <w:tc>
          <w:tcPr>
            <w:tcW w:w="1048" w:type="pct"/>
            <w:tcBorders>
              <w:top w:val="single" w:color="auto" w:sz="8" w:space="0"/>
              <w:left w:val="single" w:color="auto" w:sz="8" w:space="0"/>
              <w:bottom w:val="single" w:color="auto" w:sz="8" w:space="0"/>
              <w:right w:val="single" w:color="auto" w:sz="8" w:space="0"/>
            </w:tcBorders>
            <w:noWrap/>
            <w:vAlign w:val="center"/>
          </w:tcPr>
          <w:p w14:paraId="06788B0D">
            <w:pPr>
              <w:widowControl w:val="0"/>
              <w:jc w:val="both"/>
              <w:rPr>
                <w:rFonts w:hint="eastAsia"/>
                <w:color w:val="333333"/>
                <w:shd w:val="clear" w:color="auto" w:fill="FFFFFF"/>
                <w:lang w:bidi="ar"/>
              </w:rPr>
            </w:pPr>
            <w:r>
              <w:rPr>
                <w:rFonts w:hint="eastAsia"/>
                <w:color w:val="333333"/>
                <w:kern w:val="2"/>
                <w:shd w:val="clear" w:color="auto" w:fill="FFFFFF"/>
                <w:lang w:bidi="ar"/>
              </w:rPr>
              <w:t>DPM_XFJFMX_001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97B1636">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验证查看交付单明细</w:t>
            </w:r>
          </w:p>
        </w:tc>
      </w:tr>
      <w:tr w14:paraId="51C5DE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B05AEC9">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0F250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40CF08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F7493EE">
            <w:pPr>
              <w:widowControl w:val="0"/>
              <w:jc w:val="both"/>
              <w:rPr>
                <w:rFonts w:hint="eastAsia"/>
                <w:color w:val="333333"/>
                <w:shd w:val="clear" w:color="auto" w:fill="FFFFFF"/>
                <w:lang w:bidi="ar"/>
              </w:rPr>
            </w:pPr>
            <w:r>
              <w:rPr>
                <w:rFonts w:hint="eastAsia"/>
                <w:color w:val="333333"/>
                <w:kern w:val="2"/>
                <w:shd w:val="clear" w:color="auto" w:fill="FFFFFF"/>
                <w:lang w:bidi="ar"/>
              </w:rPr>
              <w:t>DPM_XFJFMX_002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65BFB56">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验证交付明细分页</w:t>
            </w:r>
          </w:p>
        </w:tc>
      </w:tr>
      <w:tr w14:paraId="37B1CB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07A9EF">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40F077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F9F6C8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2134546">
            <w:pPr>
              <w:widowControl w:val="0"/>
              <w:jc w:val="both"/>
              <w:rPr>
                <w:rFonts w:hint="eastAsia"/>
                <w:color w:val="333333"/>
                <w:shd w:val="clear" w:color="auto" w:fill="FFFFFF"/>
                <w:lang w:bidi="ar"/>
              </w:rPr>
            </w:pPr>
            <w:r>
              <w:rPr>
                <w:rFonts w:hint="eastAsia"/>
                <w:color w:val="333333"/>
                <w:kern w:val="2"/>
                <w:shd w:val="clear" w:color="auto" w:fill="FFFFFF"/>
                <w:lang w:bidi="ar"/>
              </w:rPr>
              <w:t>DPM_XFJFMX_003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385533D2">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验证无交付明细的交付单</w:t>
            </w:r>
          </w:p>
        </w:tc>
      </w:tr>
      <w:tr w14:paraId="17646C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ACFE797">
            <w:pPr>
              <w:widowControl w:val="0"/>
              <w:jc w:val="center"/>
              <w:rPr>
                <w:rFonts w:hint="eastAsia"/>
                <w:color w:val="333333"/>
                <w:shd w:val="clear" w:color="auto" w:fill="FFFFFF"/>
                <w:lang w:bidi="ar"/>
              </w:rPr>
            </w:pPr>
            <w:r>
              <w:rPr>
                <w:rFonts w:hint="eastAsia"/>
                <w:color w:val="333333"/>
                <w:kern w:val="2"/>
                <w:shd w:val="clear" w:color="auto" w:fill="FFFFFF"/>
                <w:lang w:bidi="ar"/>
              </w:rPr>
              <w:t>29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4F4574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CC6482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DCB64A0">
            <w:pPr>
              <w:widowControl w:val="0"/>
              <w:jc w:val="both"/>
              <w:rPr>
                <w:rFonts w:hint="eastAsia"/>
                <w:color w:val="333333"/>
                <w:shd w:val="clear" w:color="auto" w:fill="FFFFFF"/>
                <w:lang w:bidi="ar"/>
              </w:rPr>
            </w:pPr>
            <w:r>
              <w:rPr>
                <w:rFonts w:hint="eastAsia"/>
                <w:color w:val="333333"/>
                <w:kern w:val="2"/>
                <w:shd w:val="clear" w:color="auto" w:fill="FFFFFF"/>
                <w:lang w:bidi="ar"/>
              </w:rPr>
              <w:t>DPM_XFJFMX_004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1EE02126">
            <w:pPr>
              <w:widowControl w:val="0"/>
              <w:jc w:val="both"/>
              <w:rPr>
                <w:rFonts w:hint="eastAsia"/>
                <w:color w:val="333333"/>
                <w:shd w:val="clear" w:color="auto" w:fill="FFFFFF"/>
                <w:lang w:bidi="ar"/>
              </w:rPr>
            </w:pPr>
            <w:r>
              <w:rPr>
                <w:rFonts w:hint="eastAsia"/>
                <w:color w:val="333333"/>
                <w:kern w:val="2"/>
                <w:shd w:val="clear" w:color="auto" w:fill="FFFFFF"/>
                <w:lang w:bidi="ar"/>
              </w:rPr>
              <w:t>验证明细字段完整性</w:t>
            </w:r>
          </w:p>
        </w:tc>
      </w:tr>
      <w:tr w14:paraId="290732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296A4C3">
            <w:pPr>
              <w:widowControl w:val="0"/>
              <w:jc w:val="center"/>
              <w:rPr>
                <w:rFonts w:hint="eastAsia"/>
                <w:color w:val="333333"/>
                <w:shd w:val="clear" w:color="auto" w:fill="FFFFFF"/>
                <w:lang w:bidi="ar"/>
              </w:rPr>
            </w:pPr>
            <w:r>
              <w:rPr>
                <w:rFonts w:hint="eastAsia"/>
                <w:color w:val="333333"/>
                <w:kern w:val="2"/>
                <w:shd w:val="clear" w:color="auto" w:fill="FFFFFF"/>
                <w:lang w:bidi="ar"/>
              </w:rPr>
              <w:t>30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3B78F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C9CC1C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4C2A731">
            <w:pPr>
              <w:widowControl w:val="0"/>
              <w:jc w:val="both"/>
              <w:rPr>
                <w:rFonts w:hint="eastAsia"/>
                <w:color w:val="333333"/>
                <w:shd w:val="clear" w:color="auto" w:fill="FFFFFF"/>
                <w:lang w:bidi="ar"/>
              </w:rPr>
            </w:pPr>
            <w:r>
              <w:rPr>
                <w:rFonts w:hint="eastAsia"/>
                <w:color w:val="333333"/>
                <w:kern w:val="2"/>
                <w:shd w:val="clear" w:color="auto" w:fill="FFFFFF"/>
                <w:lang w:bidi="ar"/>
              </w:rPr>
              <w:t>DPM_XFJFMX_005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2A94C99C">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验证按交付时间范围查询交付明细</w:t>
            </w:r>
          </w:p>
        </w:tc>
      </w:tr>
      <w:tr w14:paraId="64AF50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419CD6A">
            <w:pPr>
              <w:widowControl w:val="0"/>
              <w:jc w:val="center"/>
              <w:rPr>
                <w:rFonts w:hint="eastAsia"/>
                <w:color w:val="333333"/>
                <w:shd w:val="clear" w:color="auto" w:fill="FFFFFF"/>
                <w:lang w:bidi="ar"/>
              </w:rPr>
            </w:pPr>
            <w:r>
              <w:rPr>
                <w:rFonts w:hint="eastAsia"/>
                <w:color w:val="333333"/>
                <w:kern w:val="2"/>
                <w:shd w:val="clear" w:color="auto" w:fill="FFFFFF"/>
                <w:lang w:bidi="ar"/>
              </w:rPr>
              <w:t>31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CEA174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B8CBCD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1364698">
            <w:pPr>
              <w:widowControl w:val="0"/>
              <w:jc w:val="both"/>
              <w:rPr>
                <w:rFonts w:hint="eastAsia"/>
                <w:color w:val="333333"/>
                <w:shd w:val="clear" w:color="auto" w:fill="FFFFFF"/>
                <w:lang w:bidi="ar"/>
              </w:rPr>
            </w:pPr>
            <w:r>
              <w:rPr>
                <w:rFonts w:hint="eastAsia"/>
                <w:color w:val="333333"/>
                <w:kern w:val="2"/>
                <w:shd w:val="clear" w:color="auto" w:fill="FFFFFF"/>
                <w:lang w:bidi="ar"/>
              </w:rPr>
              <w:t>DPM_XFJFMX_006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7A3F2D07">
            <w:pPr>
              <w:widowControl w:val="0"/>
              <w:jc w:val="both"/>
              <w:rPr>
                <w:rFonts w:hint="eastAsia"/>
                <w:color w:val="333333"/>
                <w:shd w:val="clear" w:color="auto" w:fill="FFFFFF"/>
                <w:lang w:bidi="ar"/>
              </w:rPr>
            </w:pPr>
            <w:r>
              <w:rPr>
                <w:rFonts w:hint="eastAsia"/>
                <w:color w:val="333333"/>
                <w:kern w:val="2"/>
                <w:shd w:val="clear" w:color="auto" w:fill="FFFFFF"/>
                <w:lang w:bidi="ar"/>
              </w:rPr>
              <w:t>验证交付时间范围无匹配明细时的空数据展示</w:t>
            </w:r>
          </w:p>
        </w:tc>
      </w:tr>
      <w:tr w14:paraId="1E8CC1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4ABE711">
            <w:pPr>
              <w:widowControl w:val="0"/>
              <w:jc w:val="center"/>
              <w:rPr>
                <w:rFonts w:hint="eastAsia"/>
                <w:color w:val="333333"/>
                <w:shd w:val="clear" w:color="auto" w:fill="FFFFFF"/>
                <w:lang w:bidi="ar"/>
              </w:rPr>
            </w:pPr>
            <w:r>
              <w:rPr>
                <w:rFonts w:hint="eastAsia"/>
                <w:color w:val="333333"/>
                <w:kern w:val="2"/>
                <w:shd w:val="clear" w:color="auto" w:fill="FFFFFF"/>
                <w:lang w:bidi="ar"/>
              </w:rPr>
              <w:t>32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1CC4FB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61BFA5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A5F14E0">
            <w:pPr>
              <w:widowControl w:val="0"/>
              <w:jc w:val="both"/>
              <w:rPr>
                <w:rFonts w:hint="eastAsia"/>
                <w:color w:val="333333"/>
                <w:shd w:val="clear" w:color="auto" w:fill="FFFFFF"/>
                <w:lang w:bidi="ar"/>
              </w:rPr>
            </w:pPr>
            <w:r>
              <w:rPr>
                <w:rFonts w:hint="eastAsia"/>
                <w:color w:val="333333"/>
                <w:kern w:val="2"/>
                <w:shd w:val="clear" w:color="auto" w:fill="FFFFFF"/>
                <w:lang w:bidi="ar"/>
              </w:rPr>
              <w:t>DPM_XFJFMX_007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7CB09D3A">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验证交付明细查询条件重置</w:t>
            </w:r>
          </w:p>
        </w:tc>
      </w:tr>
      <w:tr w14:paraId="371AEE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8EF7473">
            <w:pPr>
              <w:widowControl w:val="0"/>
              <w:jc w:val="center"/>
              <w:rPr>
                <w:rFonts w:hint="eastAsia"/>
                <w:color w:val="333333"/>
                <w:shd w:val="clear" w:color="auto" w:fill="FFFFFF"/>
                <w:lang w:bidi="ar"/>
              </w:rPr>
            </w:pPr>
            <w:r>
              <w:rPr>
                <w:rFonts w:hint="eastAsia"/>
                <w:color w:val="333333"/>
                <w:kern w:val="2"/>
                <w:shd w:val="clear" w:color="auto" w:fill="FFFFFF"/>
                <w:lang w:bidi="ar"/>
              </w:rPr>
              <w:t>33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5532EC1">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33566D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数据需方交付单记录</w:t>
            </w:r>
          </w:p>
        </w:tc>
        <w:tc>
          <w:tcPr>
            <w:tcW w:w="1048" w:type="pct"/>
            <w:tcBorders>
              <w:top w:val="single" w:color="auto" w:sz="8" w:space="0"/>
              <w:left w:val="single" w:color="auto" w:sz="8" w:space="0"/>
              <w:bottom w:val="single" w:color="auto" w:sz="8" w:space="0"/>
              <w:right w:val="single" w:color="auto" w:sz="8" w:space="0"/>
            </w:tcBorders>
            <w:noWrap/>
            <w:vAlign w:val="center"/>
          </w:tcPr>
          <w:p w14:paraId="42B675C8">
            <w:pPr>
              <w:widowControl w:val="0"/>
              <w:jc w:val="both"/>
              <w:rPr>
                <w:rFonts w:hint="eastAsia"/>
                <w:color w:val="333333"/>
                <w:shd w:val="clear" w:color="auto" w:fill="FFFFFF"/>
                <w:lang w:bidi="ar"/>
              </w:rPr>
            </w:pPr>
            <w:r>
              <w:rPr>
                <w:rFonts w:hint="eastAsia"/>
                <w:color w:val="333333"/>
                <w:kern w:val="2"/>
                <w:shd w:val="clear" w:color="auto" w:fill="FFFFFF"/>
                <w:lang w:bidi="ar"/>
              </w:rPr>
              <w:t>DPM_XFJFJL_001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CD15E48">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w:t>
            </w:r>
          </w:p>
        </w:tc>
      </w:tr>
      <w:tr w14:paraId="3FFE02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F306EFF">
            <w:pPr>
              <w:widowControl w:val="0"/>
              <w:jc w:val="center"/>
              <w:rPr>
                <w:rFonts w:hint="eastAsia"/>
                <w:color w:val="333333"/>
                <w:shd w:val="clear" w:color="auto" w:fill="FFFFFF"/>
                <w:lang w:bidi="ar"/>
              </w:rPr>
            </w:pPr>
            <w:r>
              <w:rPr>
                <w:rFonts w:hint="eastAsia"/>
                <w:color w:val="333333"/>
                <w:kern w:val="2"/>
                <w:shd w:val="clear" w:color="auto" w:fill="FFFFFF"/>
                <w:lang w:bidi="ar"/>
              </w:rPr>
              <w:t>34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01EF20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E378B4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3E7C884">
            <w:pPr>
              <w:widowControl w:val="0"/>
              <w:jc w:val="both"/>
              <w:rPr>
                <w:rFonts w:hint="eastAsia"/>
                <w:color w:val="333333"/>
                <w:shd w:val="clear" w:color="auto" w:fill="FFFFFF"/>
                <w:lang w:bidi="ar"/>
              </w:rPr>
            </w:pPr>
            <w:r>
              <w:rPr>
                <w:rFonts w:hint="eastAsia"/>
                <w:color w:val="333333"/>
                <w:kern w:val="2"/>
                <w:shd w:val="clear" w:color="auto" w:fill="FFFFFF"/>
                <w:lang w:bidi="ar"/>
              </w:rPr>
              <w:t>DPM_XFJFJL_002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E0424A1">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验证交付记录按时间排序</w:t>
            </w:r>
          </w:p>
        </w:tc>
      </w:tr>
      <w:tr w14:paraId="3D30D6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EB5327F">
            <w:pPr>
              <w:widowControl w:val="0"/>
              <w:jc w:val="center"/>
              <w:rPr>
                <w:rFonts w:hint="eastAsia"/>
                <w:color w:val="333333"/>
                <w:shd w:val="clear" w:color="auto" w:fill="FFFFFF"/>
                <w:lang w:bidi="ar"/>
              </w:rPr>
            </w:pPr>
            <w:r>
              <w:rPr>
                <w:rFonts w:hint="eastAsia"/>
                <w:color w:val="333333"/>
                <w:kern w:val="2"/>
                <w:shd w:val="clear" w:color="auto" w:fill="FFFFFF"/>
                <w:lang w:bidi="ar"/>
              </w:rPr>
              <w:t>35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85EDFF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AC3F36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A5DB858">
            <w:pPr>
              <w:widowControl w:val="0"/>
              <w:jc w:val="both"/>
              <w:rPr>
                <w:rFonts w:hint="eastAsia"/>
                <w:color w:val="333333"/>
                <w:shd w:val="clear" w:color="auto" w:fill="FFFFFF"/>
                <w:lang w:bidi="ar"/>
              </w:rPr>
            </w:pPr>
            <w:r>
              <w:rPr>
                <w:rFonts w:hint="eastAsia"/>
                <w:color w:val="333333"/>
                <w:kern w:val="2"/>
                <w:shd w:val="clear" w:color="auto" w:fill="FFFFFF"/>
                <w:lang w:bidi="ar"/>
              </w:rPr>
              <w:t>DPM_XFJFJL_003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875E075">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验证交付记录为空</w:t>
            </w:r>
          </w:p>
        </w:tc>
      </w:tr>
      <w:tr w14:paraId="43B06B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96395F">
            <w:pPr>
              <w:widowControl w:val="0"/>
              <w:jc w:val="center"/>
              <w:rPr>
                <w:rFonts w:hint="eastAsia"/>
                <w:color w:val="333333"/>
                <w:shd w:val="clear" w:color="auto" w:fill="FFFFFF"/>
                <w:lang w:bidi="ar"/>
              </w:rPr>
            </w:pPr>
            <w:r>
              <w:rPr>
                <w:rFonts w:hint="eastAsia"/>
                <w:color w:val="333333"/>
                <w:kern w:val="2"/>
                <w:shd w:val="clear" w:color="auto" w:fill="FFFFFF"/>
                <w:lang w:bidi="ar"/>
              </w:rPr>
              <w:t>36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F23B8F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87CCD0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6D35153">
            <w:pPr>
              <w:widowControl w:val="0"/>
              <w:jc w:val="both"/>
              <w:rPr>
                <w:rFonts w:hint="eastAsia"/>
                <w:color w:val="333333"/>
                <w:shd w:val="clear" w:color="auto" w:fill="FFFFFF"/>
                <w:lang w:bidi="ar"/>
              </w:rPr>
            </w:pPr>
            <w:r>
              <w:rPr>
                <w:rFonts w:hint="eastAsia"/>
                <w:color w:val="333333"/>
                <w:kern w:val="2"/>
                <w:shd w:val="clear" w:color="auto" w:fill="FFFFFF"/>
                <w:lang w:bidi="ar"/>
              </w:rPr>
              <w:t>DPM_XFJFJL_004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3E3C2AE">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验证记录详情查看</w:t>
            </w:r>
          </w:p>
        </w:tc>
      </w:tr>
      <w:tr w14:paraId="39EA5C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223473F">
            <w:pPr>
              <w:widowControl w:val="0"/>
              <w:jc w:val="center"/>
              <w:rPr>
                <w:rFonts w:hint="eastAsia"/>
                <w:color w:val="333333"/>
                <w:shd w:val="clear" w:color="auto" w:fill="FFFFFF"/>
                <w:lang w:bidi="ar"/>
              </w:rPr>
            </w:pPr>
            <w:r>
              <w:rPr>
                <w:rFonts w:hint="eastAsia"/>
                <w:color w:val="333333"/>
                <w:kern w:val="2"/>
                <w:shd w:val="clear" w:color="auto" w:fill="FFFFFF"/>
                <w:lang w:bidi="ar"/>
              </w:rPr>
              <w:t>37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711E3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4A023A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E83ABA3">
            <w:pPr>
              <w:widowControl w:val="0"/>
              <w:jc w:val="both"/>
              <w:rPr>
                <w:rFonts w:hint="eastAsia"/>
                <w:color w:val="333333"/>
                <w:shd w:val="clear" w:color="auto" w:fill="FFFFFF"/>
                <w:lang w:bidi="ar"/>
              </w:rPr>
            </w:pPr>
            <w:r>
              <w:rPr>
                <w:rFonts w:hint="eastAsia"/>
                <w:color w:val="333333"/>
                <w:kern w:val="2"/>
                <w:shd w:val="clear" w:color="auto" w:fill="FFFFFF"/>
                <w:lang w:bidi="ar"/>
              </w:rPr>
              <w:t>DPM_XFJFJL_005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3C5C3F04">
            <w:pPr>
              <w:widowControl w:val="0"/>
              <w:jc w:val="both"/>
              <w:rPr>
                <w:rFonts w:hint="eastAsia"/>
                <w:color w:val="333333"/>
                <w:shd w:val="clear" w:color="auto" w:fill="FFFFFF"/>
                <w:lang w:bidi="ar"/>
              </w:rPr>
            </w:pPr>
            <w:r>
              <w:rPr>
                <w:rFonts w:hint="eastAsia"/>
                <w:color w:val="333333"/>
                <w:kern w:val="2"/>
                <w:shd w:val="clear" w:color="auto" w:fill="FFFFFF"/>
                <w:lang w:bidi="ar"/>
              </w:rPr>
              <w:t>验证按统计时间范围查询交付记录</w:t>
            </w:r>
          </w:p>
        </w:tc>
      </w:tr>
      <w:tr w14:paraId="566841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EDD82D4">
            <w:pPr>
              <w:widowControl w:val="0"/>
              <w:jc w:val="center"/>
              <w:rPr>
                <w:rFonts w:hint="eastAsia"/>
                <w:color w:val="333333"/>
                <w:shd w:val="clear" w:color="auto" w:fill="FFFFFF"/>
                <w:lang w:bidi="ar"/>
              </w:rPr>
            </w:pPr>
            <w:r>
              <w:rPr>
                <w:rFonts w:hint="eastAsia"/>
                <w:color w:val="333333"/>
                <w:kern w:val="2"/>
                <w:shd w:val="clear" w:color="auto" w:fill="FFFFFF"/>
                <w:lang w:bidi="ar"/>
              </w:rPr>
              <w:t>38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2F0F03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3CF2F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D416D95">
            <w:pPr>
              <w:widowControl w:val="0"/>
              <w:jc w:val="both"/>
              <w:rPr>
                <w:rFonts w:hint="eastAsia"/>
                <w:color w:val="333333"/>
                <w:shd w:val="clear" w:color="auto" w:fill="FFFFFF"/>
                <w:lang w:bidi="ar"/>
              </w:rPr>
            </w:pPr>
            <w:r>
              <w:rPr>
                <w:rFonts w:hint="eastAsia"/>
                <w:color w:val="333333"/>
                <w:kern w:val="2"/>
                <w:shd w:val="clear" w:color="auto" w:fill="FFFFFF"/>
                <w:lang w:bidi="ar"/>
              </w:rPr>
              <w:t>DPM_XFJFJL_006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验证记录列表次数与顶部统计卡片一致</w:t>
            </w:r>
          </w:p>
        </w:tc>
      </w:tr>
      <w:tr w14:paraId="2F5504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8B1EDED">
            <w:pPr>
              <w:widowControl w:val="0"/>
              <w:jc w:val="center"/>
              <w:rPr>
                <w:rFonts w:hint="eastAsia"/>
                <w:color w:val="333333"/>
                <w:shd w:val="clear" w:color="auto" w:fill="FFFFFF"/>
                <w:lang w:bidi="ar"/>
              </w:rPr>
            </w:pPr>
            <w:r>
              <w:rPr>
                <w:rFonts w:hint="eastAsia"/>
                <w:color w:val="333333"/>
                <w:kern w:val="2"/>
                <w:shd w:val="clear" w:color="auto" w:fill="FFFFFF"/>
                <w:lang w:bidi="ar"/>
              </w:rPr>
              <w:t>39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D0198B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14D0CA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3EC6BBE">
            <w:pPr>
              <w:widowControl w:val="0"/>
              <w:jc w:val="both"/>
              <w:rPr>
                <w:rFonts w:hint="eastAsia"/>
                <w:color w:val="333333"/>
                <w:shd w:val="clear" w:color="auto" w:fill="FFFFFF"/>
                <w:lang w:bidi="ar"/>
              </w:rPr>
            </w:pPr>
            <w:r>
              <w:rPr>
                <w:rFonts w:hint="eastAsia"/>
                <w:color w:val="333333"/>
                <w:kern w:val="2"/>
                <w:shd w:val="clear" w:color="auto" w:fill="FFFFFF"/>
                <w:lang w:bidi="ar"/>
              </w:rPr>
              <w:t>DPM_XFJFJL_007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3FEE2D84">
            <w:pPr>
              <w:widowControl w:val="0"/>
              <w:jc w:val="both"/>
              <w:rPr>
                <w:rFonts w:hint="eastAsia"/>
                <w:color w:val="333333"/>
                <w:shd w:val="clear" w:color="auto" w:fill="FFFFFF"/>
                <w:lang w:bidi="ar"/>
              </w:rPr>
            </w:pPr>
            <w:r>
              <w:rPr>
                <w:rFonts w:hint="eastAsia"/>
                <w:color w:val="333333"/>
                <w:kern w:val="2"/>
                <w:shd w:val="clear" w:color="auto" w:fill="FFFFFF"/>
                <w:lang w:bidi="ar"/>
              </w:rPr>
              <w:t>验证统计时间范围无匹配记录时的空数据展示</w:t>
            </w:r>
          </w:p>
        </w:tc>
      </w:tr>
      <w:tr w14:paraId="7268EA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B98DEBC">
            <w:pPr>
              <w:widowControl w:val="0"/>
              <w:jc w:val="center"/>
              <w:rPr>
                <w:rFonts w:hint="eastAsia"/>
                <w:color w:val="333333"/>
                <w:shd w:val="clear" w:color="auto" w:fill="FFFFFF"/>
                <w:lang w:bidi="ar"/>
              </w:rPr>
            </w:pPr>
            <w:r>
              <w:rPr>
                <w:rFonts w:hint="eastAsia"/>
                <w:color w:val="333333"/>
                <w:kern w:val="2"/>
                <w:shd w:val="clear" w:color="auto" w:fill="FFFFFF"/>
                <w:lang w:bidi="ar"/>
              </w:rPr>
              <w:t>40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2A5B12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98A23E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38F01C6">
            <w:pPr>
              <w:widowControl w:val="0"/>
              <w:jc w:val="both"/>
              <w:rPr>
                <w:rFonts w:hint="eastAsia"/>
                <w:color w:val="333333"/>
                <w:shd w:val="clear" w:color="auto" w:fill="FFFFFF"/>
                <w:lang w:bidi="ar"/>
              </w:rPr>
            </w:pPr>
            <w:r>
              <w:rPr>
                <w:rFonts w:hint="eastAsia"/>
                <w:color w:val="333333"/>
                <w:kern w:val="2"/>
                <w:shd w:val="clear" w:color="auto" w:fill="FFFFFF"/>
                <w:lang w:bidi="ar"/>
              </w:rPr>
              <w:t>DPM_XFJFJL_008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7043C1A6">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验证交付记录查询条件重置</w:t>
            </w:r>
          </w:p>
        </w:tc>
      </w:tr>
      <w:tr w14:paraId="62FF52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F536E1">
            <w:pPr>
              <w:widowControl w:val="0"/>
              <w:jc w:val="center"/>
              <w:rPr>
                <w:rFonts w:hint="eastAsia"/>
                <w:color w:val="333333"/>
                <w:shd w:val="clear" w:color="auto" w:fill="FFFFFF"/>
                <w:lang w:bidi="ar"/>
              </w:rPr>
            </w:pPr>
            <w:r>
              <w:rPr>
                <w:rFonts w:hint="eastAsia"/>
                <w:color w:val="333333"/>
                <w:kern w:val="2"/>
                <w:shd w:val="clear" w:color="auto" w:fill="FFFFFF"/>
                <w:lang w:bidi="ar"/>
              </w:rPr>
              <w:t>41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34717E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96CBB4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B5A76A1">
            <w:pPr>
              <w:widowControl w:val="0"/>
              <w:jc w:val="both"/>
              <w:rPr>
                <w:rFonts w:hint="eastAsia"/>
                <w:color w:val="333333"/>
                <w:shd w:val="clear" w:color="auto" w:fill="FFFFFF"/>
                <w:lang w:bidi="ar"/>
              </w:rPr>
            </w:pPr>
            <w:r>
              <w:rPr>
                <w:rFonts w:hint="eastAsia"/>
                <w:color w:val="333333"/>
                <w:kern w:val="2"/>
                <w:shd w:val="clear" w:color="auto" w:fill="FFFFFF"/>
                <w:lang w:bidi="ar"/>
              </w:rPr>
              <w:t>DPM_XFJFJL_009</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验证无记录数据时详情入口不展示</w:t>
            </w:r>
          </w:p>
        </w:tc>
      </w:tr>
      <w:tr w14:paraId="76BC44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8021704">
            <w:pPr>
              <w:widowControl w:val="0"/>
              <w:jc w:val="center"/>
              <w:rPr>
                <w:rFonts w:hint="eastAsia"/>
                <w:color w:val="333333"/>
                <w:shd w:val="clear" w:color="auto" w:fill="FFFFFF"/>
                <w:lang w:bidi="ar"/>
              </w:rPr>
            </w:pPr>
            <w:r>
              <w:rPr>
                <w:rFonts w:hint="eastAsia"/>
                <w:color w:val="333333"/>
                <w:kern w:val="2"/>
                <w:shd w:val="clear" w:color="auto" w:fill="FFFFFF"/>
                <w:lang w:bidi="ar"/>
              </w:rPr>
              <w:t>42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339EB2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FFE9320">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数据需方交付接口调试</w:t>
            </w:r>
          </w:p>
        </w:tc>
        <w:tc>
          <w:tcPr>
            <w:tcW w:w="1048" w:type="pct"/>
            <w:tcBorders>
              <w:top w:val="single" w:color="auto" w:sz="8" w:space="0"/>
              <w:left w:val="single" w:color="auto" w:sz="8" w:space="0"/>
              <w:bottom w:val="single" w:color="auto" w:sz="8" w:space="0"/>
              <w:right w:val="single" w:color="auto" w:sz="8" w:space="0"/>
            </w:tcBorders>
            <w:noWrap/>
            <w:vAlign w:val="center"/>
          </w:tcPr>
          <w:p w14:paraId="445F24AB">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10E9023">
            <w:pPr>
              <w:widowControl w:val="0"/>
              <w:jc w:val="both"/>
              <w:rPr>
                <w:rFonts w:hint="eastAsia"/>
                <w:color w:val="333333"/>
                <w:shd w:val="clear" w:color="auto" w:fill="FFFFFF"/>
                <w:lang w:bidi="ar"/>
              </w:rPr>
            </w:pPr>
            <w:r>
              <w:rPr>
                <w:rFonts w:hint="eastAsia"/>
                <w:color w:val="333333"/>
                <w:kern w:val="2"/>
                <w:shd w:val="clear" w:color="auto" w:fill="FFFFFF"/>
                <w:lang w:bidi="ar"/>
              </w:rPr>
              <w:t>验证接口调试</w:t>
            </w:r>
          </w:p>
        </w:tc>
      </w:tr>
      <w:tr w14:paraId="0988B5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949FDA">
            <w:pPr>
              <w:widowControl w:val="0"/>
              <w:jc w:val="center"/>
              <w:rPr>
                <w:rFonts w:hint="eastAsia"/>
                <w:color w:val="333333"/>
                <w:shd w:val="clear" w:color="auto" w:fill="FFFFFF"/>
                <w:lang w:bidi="ar"/>
              </w:rPr>
            </w:pPr>
            <w:r>
              <w:rPr>
                <w:rFonts w:hint="eastAsia"/>
                <w:color w:val="333333"/>
                <w:kern w:val="2"/>
                <w:shd w:val="clear" w:color="auto" w:fill="FFFFFF"/>
                <w:lang w:bidi="ar"/>
              </w:rPr>
              <w:t>43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3C5476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25253F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B6C71F7">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A5CE9F8">
            <w:pPr>
              <w:widowControl w:val="0"/>
              <w:jc w:val="both"/>
              <w:rPr>
                <w:rFonts w:hint="eastAsia"/>
                <w:color w:val="333333"/>
                <w:shd w:val="clear" w:color="auto" w:fill="FFFFFF"/>
                <w:lang w:bidi="ar"/>
              </w:rPr>
            </w:pPr>
            <w:r>
              <w:rPr>
                <w:rFonts w:hint="eastAsia"/>
                <w:color w:val="333333"/>
                <w:kern w:val="2"/>
                <w:shd w:val="clear" w:color="auto" w:fill="FFFFFF"/>
                <w:lang w:bidi="ar"/>
              </w:rPr>
              <w:t>验证未选择 API 时接口调试</w:t>
            </w:r>
          </w:p>
        </w:tc>
      </w:tr>
      <w:tr w14:paraId="127AD1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CB13461">
            <w:pPr>
              <w:widowControl w:val="0"/>
              <w:jc w:val="center"/>
              <w:rPr>
                <w:rFonts w:hint="eastAsia"/>
                <w:color w:val="333333"/>
                <w:shd w:val="clear" w:color="auto" w:fill="FFFFFF"/>
                <w:lang w:bidi="ar"/>
              </w:rPr>
            </w:pPr>
            <w:r>
              <w:rPr>
                <w:rFonts w:hint="eastAsia"/>
                <w:color w:val="333333"/>
                <w:kern w:val="2"/>
                <w:shd w:val="clear" w:color="auto" w:fill="FFFFFF"/>
                <w:lang w:bidi="ar"/>
              </w:rPr>
              <w:t>44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5335ED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C9D2F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FAE3EEB">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AB08F6A">
            <w:pPr>
              <w:widowControl w:val="0"/>
              <w:jc w:val="both"/>
              <w:rPr>
                <w:rFonts w:hint="eastAsia"/>
                <w:color w:val="333333"/>
                <w:shd w:val="clear" w:color="auto" w:fill="FFFFFF"/>
                <w:lang w:bidi="ar"/>
              </w:rPr>
            </w:pPr>
            <w:r>
              <w:rPr>
                <w:rFonts w:hint="eastAsia"/>
                <w:color w:val="333333"/>
                <w:kern w:val="2"/>
                <w:shd w:val="clear" w:color="auto" w:fill="FFFFFF"/>
                <w:lang w:bidi="ar"/>
              </w:rPr>
              <w:t>验证调试参数必填校验</w:t>
            </w:r>
          </w:p>
        </w:tc>
      </w:tr>
      <w:tr w14:paraId="5BB7FE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CCD1FA6">
            <w:pPr>
              <w:widowControl w:val="0"/>
              <w:jc w:val="center"/>
              <w:rPr>
                <w:rFonts w:hint="eastAsia"/>
                <w:color w:val="333333"/>
                <w:shd w:val="clear" w:color="auto" w:fill="FFFFFF"/>
                <w:lang w:bidi="ar"/>
              </w:rPr>
            </w:pPr>
            <w:r>
              <w:rPr>
                <w:rFonts w:hint="eastAsia"/>
                <w:color w:val="333333"/>
                <w:kern w:val="2"/>
                <w:shd w:val="clear" w:color="auto" w:fill="FFFFFF"/>
                <w:lang w:bidi="ar"/>
              </w:rPr>
              <w:t>45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443CA9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7BEFD6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0C6BBA">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288D9C75">
            <w:pPr>
              <w:widowControl w:val="0"/>
              <w:jc w:val="both"/>
              <w:rPr>
                <w:rFonts w:hint="eastAsia"/>
                <w:color w:val="333333"/>
                <w:shd w:val="clear" w:color="auto" w:fill="FFFFFF"/>
                <w:lang w:bidi="ar"/>
              </w:rPr>
            </w:pPr>
            <w:r>
              <w:rPr>
                <w:rFonts w:hint="eastAsia"/>
                <w:color w:val="333333"/>
                <w:kern w:val="2"/>
                <w:shd w:val="clear" w:color="auto" w:fill="FFFFFF"/>
                <w:lang w:bidi="ar"/>
              </w:rPr>
              <w:t>验证接口调用失败提示</w:t>
            </w:r>
          </w:p>
        </w:tc>
      </w:tr>
      <w:tr w14:paraId="28AAF8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CB81269">
            <w:pPr>
              <w:widowControl w:val="0"/>
              <w:jc w:val="center"/>
              <w:rPr>
                <w:rFonts w:hint="eastAsia"/>
                <w:color w:val="333333"/>
                <w:shd w:val="clear" w:color="auto" w:fill="FFFFFF"/>
                <w:lang w:bidi="ar"/>
              </w:rPr>
            </w:pPr>
            <w:r>
              <w:rPr>
                <w:rFonts w:hint="eastAsia"/>
                <w:color w:val="333333"/>
                <w:kern w:val="2"/>
                <w:shd w:val="clear" w:color="auto" w:fill="FFFFFF"/>
                <w:lang w:bidi="ar"/>
              </w:rPr>
              <w:t>46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CA72899">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数据需方交付单记录</w:t>
            </w:r>
          </w:p>
        </w:tc>
        <w:tc>
          <w:tcPr>
            <w:tcW w:w="1048" w:type="pct"/>
            <w:tcBorders>
              <w:top w:val="single" w:color="auto" w:sz="8" w:space="0"/>
              <w:left w:val="single" w:color="auto" w:sz="8" w:space="0"/>
              <w:bottom w:val="single" w:color="auto" w:sz="8" w:space="0"/>
              <w:right w:val="single" w:color="auto" w:sz="8" w:space="0"/>
            </w:tcBorders>
            <w:noWrap/>
            <w:vAlign w:val="center"/>
          </w:tcPr>
          <w:p w14:paraId="6A4F473B">
            <w:pPr>
              <w:widowControl w:val="0"/>
              <w:jc w:val="both"/>
              <w:rPr>
                <w:rFonts w:hint="eastAsia"/>
                <w:color w:val="333333"/>
                <w:shd w:val="clear" w:color="auto" w:fill="FFFFFF"/>
                <w:lang w:bidi="ar"/>
              </w:rPr>
            </w:pPr>
            <w:r>
              <w:rPr>
                <w:rFonts w:hint="eastAsia"/>
                <w:color w:val="333333"/>
                <w:kern w:val="2"/>
                <w:shd w:val="clear" w:color="auto" w:fill="FFFFFF"/>
                <w:lang w:bidi="ar"/>
              </w:rPr>
              <w:t>DPM_XFJFXQ_004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7E6CA2B5">
            <w:pPr>
              <w:widowControl w:val="0"/>
              <w:jc w:val="both"/>
              <w:rPr>
                <w:rFonts w:hint="eastAsia"/>
                <w:color w:val="333333"/>
                <w:shd w:val="clear" w:color="auto" w:fill="FFFFFF"/>
                <w:lang w:bidi="ar"/>
              </w:rPr>
            </w:pPr>
            <w:r>
              <w:rPr>
                <w:rFonts w:hint="eastAsia"/>
                <w:color w:val="333333"/>
                <w:kern w:val="2"/>
                <w:shd w:val="clear" w:color="auto" w:fill="FFFFFF"/>
                <w:lang w:bidi="ar"/>
              </w:rPr>
              <w:t>验证需方交付详情编号展示形态</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215FFD2">
            <w:pPr>
              <w:widowControl w:val="0"/>
              <w:jc w:val="center"/>
              <w:rPr>
                <w:rFonts w:hint="eastAsia"/>
                <w:color w:val="333333"/>
                <w:shd w:val="clear" w:color="auto" w:fill="FFFFFF"/>
                <w:lang w:bidi="ar"/>
              </w:rPr>
            </w:pPr>
            <w:r>
              <w:rPr>
                <w:rFonts w:hint="eastAsia"/>
                <w:color w:val="333333"/>
                <w:kern w:val="2"/>
                <w:shd w:val="clear" w:color="auto" w:fill="FFFFFF"/>
                <w:lang w:bidi="ar"/>
              </w:rPr>
              <w:t>47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8DACD04">
            <w:pPr>
              <w:widowControl w:val="0"/>
              <w:jc w:val="both"/>
              <w:rPr>
                <w:rFonts w:hint="eastAsia"/>
                <w:color w:val="333333"/>
                <w:shd w:val="clear" w:color="auto" w:fill="FFFFFF"/>
                <w:lang w:bidi="ar"/>
              </w:rPr>
            </w:pPr>
            <w:r>
              <w:rPr>
                <w:rFonts w:hint="eastAsia"/>
                <w:color w:val="333333"/>
                <w:kern w:val="2"/>
                <w:shd w:val="clear" w:color="auto" w:fill="FFFFFF"/>
                <w:lang w:bidi="ar"/>
              </w:rPr>
              <w:t>DPM_XFJFXQ_005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2CF7F1B0">
            <w:pPr>
              <w:widowControl w:val="0"/>
              <w:jc w:val="both"/>
              <w:rPr>
                <w:rFonts w:hint="eastAsia"/>
                <w:color w:val="333333"/>
                <w:shd w:val="clear" w:color="auto" w:fill="FFFFFF"/>
                <w:lang w:bidi="ar"/>
              </w:rPr>
            </w:pPr>
            <w:r>
              <w:rPr>
                <w:rFonts w:hint="eastAsia"/>
                <w:color w:val="333333"/>
                <w:kern w:val="2"/>
                <w:shd w:val="clear" w:color="auto" w:fill="FFFFFF"/>
                <w:lang w:bidi="ar"/>
              </w:rPr>
              <w:t>验证需方交付详情关联订单编号跳转购买订单详情</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DPM_XFJFXQ_006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验证交付详情策略信息展示</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DPM_XFJFXQ_007</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验证交付详情用户指南展示</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验证访问时间策略交付生效</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DPM_XFJFCL_002</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验证访问频次策略交付生效</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验证访问频次策略周期恢复</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验证多策略组合交付生效</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验证多策略组合周期恢复</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DPM_XFJFCL_006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验证访问时间策略反向拦截</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DPM_XFJFXQ_008</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验证交付详情应用管理跳转</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DPM_XFJFXQ_009</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验证交付详情下载接口文档</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DPM_XFJFXQ_010</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验证需方交付详情产品编号跳转产品详情</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DPM_XFJFJKTS_005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验证选择 API 后信息联动展示</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DPM_XFJFJKTS_006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 Header/Body 切换编辑</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DPM_XFJFJKTS_007</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验证格式化请求参数</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DPM_XFJFMX_008</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验证交付失败明细展示</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DPM_XFJFJL_010</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验证记录详情与列表数值一致</w:t>
            </w:r>
          </w:p>
        </w:tc>
      </w:tr>
      <w:tr w14:paraId="3EFFC1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03F0D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F3BEC0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DPM_XFJFJL_011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验证关闭交付记录详情弹窗</w:t>
            </w:r>
          </w:p>
        </w:tc>
      </w:tr>
    </w:tbl>
    <w:p w14:paraId="74B33AE3">
      <w:pPr>
        <w:pStyle w:val="5"/>
        <w:widowControl/>
        <w:numPr>
          <w:ilvl w:val="2"/>
          <w:numId w:val="6"/>
        </w:numPr>
      </w:pPr>
      <w:r>
        <w:rPr>
          <w:rFonts w:hint="eastAsia" w:ascii="Calibri" w:hAnsi="Calibri" w:cs="宋体"/>
        </w:rPr>
        <w:t>数据供方交付</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7A8949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1AE6FFAB">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2AEAF77F">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13259BB4">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24D316B1">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511A5705">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2FE3D5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FC3BF86">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数据供方交付</w:t>
            </w:r>
          </w:p>
        </w:tc>
        <w:tc>
          <w:tcPr>
            <w:tcW w:w="1280" w:type="pct"/>
            <w:vMerge w:val="restart"/>
            <w:tcBorders>
              <w:top w:val="single" w:color="auto" w:sz="8" w:space="0"/>
              <w:left w:val="single" w:color="auto" w:sz="8" w:space="0"/>
              <w:right w:val="single" w:color="auto" w:sz="8" w:space="0"/>
            </w:tcBorders>
            <w:noWrap/>
            <w:vAlign w:val="center"/>
          </w:tcPr>
          <w:p w14:paraId="339179DA">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数据供方交付单列表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6EFC6BDF">
            <w:pPr>
              <w:widowControl w:val="0"/>
              <w:jc w:val="both"/>
              <w:rPr>
                <w:rFonts w:hint="eastAsia"/>
                <w:color w:val="333333"/>
                <w:shd w:val="clear" w:color="auto" w:fill="FFFFFF"/>
                <w:lang w:bidi="ar"/>
              </w:rPr>
            </w:pPr>
            <w:r>
              <w:rPr>
                <w:rFonts w:hint="eastAsia"/>
                <w:color w:val="333333"/>
                <w:kern w:val="2"/>
                <w:shd w:val="clear" w:color="auto" w:fill="FFFFFF"/>
                <w:lang w:bidi="ar"/>
              </w:rPr>
              <w:t>DPM_GFJFLB_001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4C33562">
            <w:pPr>
              <w:widowControl w:val="0"/>
              <w:jc w:val="both"/>
              <w:rPr>
                <w:rFonts w:hint="eastAsia"/>
                <w:color w:val="333333"/>
                <w:shd w:val="clear" w:color="auto" w:fill="FFFFFF"/>
                <w:lang w:bidi="ar"/>
              </w:rPr>
            </w:pPr>
            <w:r>
              <w:rPr>
                <w:rFonts w:hint="eastAsia"/>
                <w:color w:val="333333"/>
                <w:kern w:val="2"/>
                <w:shd w:val="clear" w:color="auto" w:fill="FFFFFF"/>
                <w:lang w:bidi="ar"/>
              </w:rPr>
              <w:t>验证数据供方交付单列表</w:t>
            </w:r>
          </w:p>
        </w:tc>
      </w:tr>
      <w:tr w14:paraId="20F808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2894F53">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8B4F83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1A2763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09E3D73">
            <w:pPr>
              <w:widowControl w:val="0"/>
              <w:jc w:val="both"/>
              <w:rPr>
                <w:rFonts w:hint="eastAsia"/>
                <w:color w:val="333333"/>
                <w:shd w:val="clear" w:color="auto" w:fill="FFFFFF"/>
                <w:lang w:bidi="ar"/>
              </w:rPr>
            </w:pPr>
            <w:r>
              <w:rPr>
                <w:rFonts w:hint="eastAsia"/>
                <w:color w:val="333333"/>
                <w:kern w:val="2"/>
                <w:shd w:val="clear" w:color="auto" w:fill="FFFFFF"/>
                <w:lang w:bidi="ar"/>
              </w:rPr>
              <w:t>DPM_GFJFLB_002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1A84F54">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57B7B4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609A8B">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315C1E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4BC9AF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2923D6B">
            <w:pPr>
              <w:widowControl w:val="0"/>
              <w:jc w:val="both"/>
              <w:rPr>
                <w:rFonts w:hint="eastAsia"/>
                <w:color w:val="333333"/>
                <w:shd w:val="clear" w:color="auto" w:fill="FFFFFF"/>
                <w:lang w:bidi="ar"/>
              </w:rPr>
            </w:pPr>
            <w:r>
              <w:rPr>
                <w:rFonts w:hint="eastAsia"/>
                <w:color w:val="333333"/>
                <w:kern w:val="2"/>
                <w:shd w:val="clear" w:color="auto" w:fill="FFFFFF"/>
                <w:lang w:bidi="ar"/>
              </w:rPr>
              <w:t>DPM_GFJFLB_003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F4AE81E">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验证无交付单时的空数据展示</w:t>
            </w:r>
          </w:p>
        </w:tc>
      </w:tr>
      <w:tr w14:paraId="0E9F72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89A2B5">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433D5D7">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39F7C03">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数据供方交付单查询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08654FF1">
            <w:pPr>
              <w:widowControl w:val="0"/>
              <w:jc w:val="both"/>
              <w:rPr>
                <w:rFonts w:hint="eastAsia"/>
                <w:color w:val="333333"/>
                <w:shd w:val="clear" w:color="auto" w:fill="FFFFFF"/>
                <w:lang w:bidi="ar"/>
              </w:rPr>
            </w:pPr>
            <w:r>
              <w:rPr>
                <w:rFonts w:hint="eastAsia"/>
                <w:color w:val="333333"/>
                <w:kern w:val="2"/>
                <w:shd w:val="clear" w:color="auto" w:fill="FFFFFF"/>
                <w:lang w:bidi="ar"/>
              </w:rPr>
              <w:t>DPM_GFJFCX_001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1B883A7">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验证按交付单编号查询</w:t>
            </w:r>
          </w:p>
        </w:tc>
      </w:tr>
      <w:tr w14:paraId="0A02D8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6064FEB">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B34B6B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52B49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FE604F3">
            <w:pPr>
              <w:widowControl w:val="0"/>
              <w:jc w:val="both"/>
              <w:rPr>
                <w:rFonts w:hint="eastAsia"/>
                <w:color w:val="333333"/>
                <w:shd w:val="clear" w:color="auto" w:fill="FFFFFF"/>
                <w:lang w:bidi="ar"/>
              </w:rPr>
            </w:pPr>
            <w:r>
              <w:rPr>
                <w:rFonts w:hint="eastAsia"/>
                <w:color w:val="333333"/>
                <w:kern w:val="2"/>
                <w:shd w:val="clear" w:color="auto" w:fill="FFFFFF"/>
                <w:lang w:bidi="ar"/>
              </w:rPr>
              <w:t>DPM_GFJFCX_002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658DC29">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650C9B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A421F02">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5AC60B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07809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7DDADA0">
            <w:pPr>
              <w:widowControl w:val="0"/>
              <w:jc w:val="both"/>
              <w:rPr>
                <w:rFonts w:hint="eastAsia"/>
                <w:color w:val="333333"/>
                <w:shd w:val="clear" w:color="auto" w:fill="FFFFFF"/>
                <w:lang w:bidi="ar"/>
              </w:rPr>
            </w:pPr>
            <w:r>
              <w:rPr>
                <w:rFonts w:hint="eastAsia"/>
                <w:color w:val="333333"/>
                <w:kern w:val="2"/>
                <w:shd w:val="clear" w:color="auto" w:fill="FFFFFF"/>
                <w:lang w:bidi="ar"/>
              </w:rPr>
              <w:t>DPM_GFJFCX_003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E5A9B82">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w:t>
            </w:r>
          </w:p>
        </w:tc>
      </w:tr>
      <w:tr w14:paraId="259CFF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A4916F">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76C135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82F879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27082AC">
            <w:pPr>
              <w:widowControl w:val="0"/>
              <w:jc w:val="both"/>
              <w:rPr>
                <w:rFonts w:hint="eastAsia"/>
                <w:color w:val="333333"/>
                <w:shd w:val="clear" w:color="auto" w:fill="FFFFFF"/>
                <w:lang w:bidi="ar"/>
              </w:rPr>
            </w:pPr>
            <w:r>
              <w:rPr>
                <w:rFonts w:hint="eastAsia"/>
                <w:color w:val="333333"/>
                <w:kern w:val="2"/>
                <w:shd w:val="clear" w:color="auto" w:fill="FFFFFF"/>
                <w:lang w:bidi="ar"/>
              </w:rPr>
              <w:t>DPM_GFJFCX_004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151AE6B">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1D471A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306F21F">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C8338B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122EFA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4510EEB">
            <w:pPr>
              <w:widowControl w:val="0"/>
              <w:jc w:val="both"/>
              <w:rPr>
                <w:rFonts w:hint="eastAsia"/>
                <w:color w:val="333333"/>
                <w:shd w:val="clear" w:color="auto" w:fill="FFFFFF"/>
                <w:lang w:bidi="ar"/>
              </w:rPr>
            </w:pPr>
            <w:r>
              <w:rPr>
                <w:rFonts w:hint="eastAsia"/>
                <w:color w:val="333333"/>
                <w:kern w:val="2"/>
                <w:shd w:val="clear" w:color="auto" w:fill="FFFFFF"/>
                <w:lang w:bidi="ar"/>
              </w:rPr>
              <w:t>DPM_GFJFCX_005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44B6361F">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验证按交付单编号+交付状态组合查询</w:t>
            </w:r>
          </w:p>
        </w:tc>
      </w:tr>
      <w:tr w14:paraId="4D2A7A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BD28484">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632880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B98763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2FBEC60">
            <w:pPr>
              <w:widowControl w:val="0"/>
              <w:jc w:val="both"/>
              <w:rPr>
                <w:rFonts w:hint="eastAsia"/>
                <w:color w:val="333333"/>
                <w:shd w:val="clear" w:color="auto" w:fill="FFFFFF"/>
                <w:lang w:bidi="ar"/>
              </w:rPr>
            </w:pPr>
            <w:r>
              <w:rPr>
                <w:rFonts w:hint="eastAsia"/>
                <w:color w:val="333333"/>
                <w:kern w:val="2"/>
                <w:shd w:val="clear" w:color="auto" w:fill="FFFFFF"/>
                <w:lang w:bidi="ar"/>
              </w:rPr>
              <w:t>DPM_GFJFCX_006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75A81B41">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验证产品名称+产品类型+交付状态组合查询</w:t>
            </w:r>
          </w:p>
        </w:tc>
      </w:tr>
      <w:tr w14:paraId="7B3156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AB9F3A">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0085C8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BD23C4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B5E263D">
            <w:pPr>
              <w:widowControl w:val="0"/>
              <w:jc w:val="both"/>
              <w:rPr>
                <w:rFonts w:hint="eastAsia"/>
                <w:color w:val="333333"/>
                <w:shd w:val="clear" w:color="auto" w:fill="FFFFFF"/>
                <w:lang w:bidi="ar"/>
              </w:rPr>
            </w:pPr>
            <w:r>
              <w:rPr>
                <w:rFonts w:hint="eastAsia"/>
                <w:color w:val="333333"/>
                <w:kern w:val="2"/>
                <w:shd w:val="clear" w:color="auto" w:fill="FFFFFF"/>
                <w:lang w:bidi="ar"/>
              </w:rPr>
              <w:t>DPM_GFJFCX_007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35EDB479">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1DCCA6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EC7D735">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397D80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34690B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52A2A46">
            <w:pPr>
              <w:widowControl w:val="0"/>
              <w:jc w:val="both"/>
              <w:rPr>
                <w:rFonts w:hint="eastAsia"/>
                <w:color w:val="333333"/>
                <w:shd w:val="clear" w:color="auto" w:fill="FFFFFF"/>
                <w:lang w:bidi="ar"/>
              </w:rPr>
            </w:pPr>
            <w:r>
              <w:rPr>
                <w:rFonts w:hint="eastAsia"/>
                <w:color w:val="333333"/>
                <w:kern w:val="2"/>
                <w:shd w:val="clear" w:color="auto" w:fill="FFFFFF"/>
                <w:lang w:bidi="ar"/>
              </w:rPr>
              <w:t>DPM_GFJFCX_008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2DA493F3">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验证按交付单编号模糊查询</w:t>
            </w:r>
          </w:p>
        </w:tc>
      </w:tr>
      <w:tr w14:paraId="41E415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F2C76D0">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7D6E38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9E477D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CD5F787">
            <w:pPr>
              <w:widowControl w:val="0"/>
              <w:jc w:val="both"/>
              <w:rPr>
                <w:rFonts w:hint="eastAsia"/>
                <w:color w:val="333333"/>
                <w:shd w:val="clear" w:color="auto" w:fill="FFFFFF"/>
                <w:lang w:bidi="ar"/>
              </w:rPr>
            </w:pPr>
            <w:r>
              <w:rPr>
                <w:rFonts w:hint="eastAsia"/>
                <w:color w:val="333333"/>
                <w:kern w:val="2"/>
                <w:shd w:val="clear" w:color="auto" w:fill="FFFFFF"/>
                <w:lang w:bidi="ar"/>
              </w:rPr>
              <w:t>DPM_GFJFCX_009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5785C504">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验证按不存在的交付单编号查询</w:t>
            </w:r>
          </w:p>
        </w:tc>
      </w:tr>
      <w:tr w14:paraId="723007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1AA52C">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73F6D9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75CF7B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4977BCC">
            <w:pPr>
              <w:widowControl w:val="0"/>
              <w:jc w:val="both"/>
              <w:rPr>
                <w:rFonts w:hint="eastAsia"/>
                <w:color w:val="333333"/>
                <w:shd w:val="clear" w:color="auto" w:fill="FFFFFF"/>
                <w:lang w:bidi="ar"/>
              </w:rPr>
            </w:pPr>
            <w:r>
              <w:rPr>
                <w:rFonts w:hint="eastAsia"/>
                <w:color w:val="333333"/>
                <w:kern w:val="2"/>
                <w:shd w:val="clear" w:color="auto" w:fill="FFFFFF"/>
                <w:lang w:bidi="ar"/>
              </w:rPr>
              <w:t>DPM_GFJFCX_010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52751EEB">
            <w:pPr>
              <w:widowControl w:val="0"/>
              <w:jc w:val="both"/>
              <w:rPr>
                <w:rFonts w:hint="eastAsia"/>
                <w:color w:val="333333"/>
                <w:shd w:val="clear" w:color="auto" w:fill="FFFFFF"/>
                <w:lang w:bidi="ar"/>
              </w:rPr>
            </w:pPr>
            <w:r>
              <w:rPr>
                <w:rFonts w:hint="eastAsia"/>
                <w:color w:val="333333"/>
                <w:kern w:val="2"/>
                <w:shd w:val="clear" w:color="auto" w:fill="FFFFFF"/>
                <w:lang w:bidi="ar"/>
              </w:rPr>
              <w:t>验证交付单编号输入特殊字符查询</w:t>
            </w:r>
          </w:p>
        </w:tc>
      </w:tr>
      <w:tr w14:paraId="3CDCD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78D08DF">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89A353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EF96A6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17309CC">
            <w:pPr>
              <w:widowControl w:val="0"/>
              <w:jc w:val="both"/>
              <w:rPr>
                <w:rFonts w:hint="eastAsia"/>
                <w:color w:val="333333"/>
                <w:shd w:val="clear" w:color="auto" w:fill="FFFFFF"/>
                <w:lang w:bidi="ar"/>
              </w:rPr>
            </w:pPr>
            <w:r>
              <w:rPr>
                <w:rFonts w:hint="eastAsia"/>
                <w:color w:val="333333"/>
                <w:kern w:val="2"/>
                <w:shd w:val="clear" w:color="auto" w:fill="FFFFFF"/>
                <w:lang w:bidi="ar"/>
              </w:rPr>
              <w:t>DPM_GFJFCX_011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054B8292">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r>
      <w:tr w14:paraId="0DA5DF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FF0D858">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5A89AD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048C8C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34A52C1">
            <w:pPr>
              <w:widowControl w:val="0"/>
              <w:jc w:val="both"/>
              <w:rPr>
                <w:rFonts w:hint="eastAsia"/>
                <w:color w:val="333333"/>
                <w:shd w:val="clear" w:color="auto" w:fill="FFFFFF"/>
                <w:lang w:bidi="ar"/>
              </w:rPr>
            </w:pPr>
            <w:r>
              <w:rPr>
                <w:rFonts w:hint="eastAsia"/>
                <w:color w:val="333333"/>
                <w:kern w:val="2"/>
                <w:shd w:val="clear" w:color="auto" w:fill="FFFFFF"/>
                <w:lang w:bidi="ar"/>
              </w:rPr>
              <w:t>DPM_GFJFCX_012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15558A43">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r>
      <w:tr w14:paraId="46B9F2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6E47C3">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4C3DBF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8DA10D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0C58D02">
            <w:pPr>
              <w:widowControl w:val="0"/>
              <w:jc w:val="both"/>
              <w:rPr>
                <w:rFonts w:hint="eastAsia"/>
                <w:color w:val="333333"/>
                <w:shd w:val="clear" w:color="auto" w:fill="FFFFFF"/>
                <w:lang w:bidi="ar"/>
              </w:rPr>
            </w:pPr>
            <w:r>
              <w:rPr>
                <w:rFonts w:hint="eastAsia"/>
                <w:color w:val="333333"/>
                <w:kern w:val="2"/>
                <w:shd w:val="clear" w:color="auto" w:fill="FFFFFF"/>
                <w:lang w:bidi="ar"/>
              </w:rPr>
              <w:t>DPM_GFJFCX_013</w:t>
            </w:r>
          </w:p>
        </w:tc>
        <w:tc>
          <w:tcPr>
            <w:tcW w:w="1565" w:type="pct"/>
            <w:tcBorders>
              <w:top w:val="single" w:color="auto" w:sz="8" w:space="0"/>
              <w:left w:val="single" w:color="auto" w:sz="8" w:space="0"/>
              <w:bottom w:val="single" w:color="auto" w:sz="8" w:space="0"/>
              <w:right w:val="single" w:color="auto" w:sz="8" w:space="0"/>
            </w:tcBorders>
            <w:noWrap/>
            <w:vAlign w:val="center"/>
          </w:tcPr>
          <w:p w14:paraId="75BF4B55">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r>
      <w:tr w14:paraId="681862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68FF43E">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B99CAB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601857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3695981">
            <w:pPr>
              <w:widowControl w:val="0"/>
              <w:jc w:val="both"/>
              <w:rPr>
                <w:rFonts w:hint="eastAsia"/>
                <w:color w:val="333333"/>
                <w:shd w:val="clear" w:color="auto" w:fill="FFFFFF"/>
                <w:lang w:bidi="ar"/>
              </w:rPr>
            </w:pPr>
            <w:r>
              <w:rPr>
                <w:rFonts w:hint="eastAsia"/>
                <w:color w:val="333333"/>
                <w:kern w:val="2"/>
                <w:shd w:val="clear" w:color="auto" w:fill="FFFFFF"/>
                <w:lang w:bidi="ar"/>
              </w:rPr>
              <w:t>DPM_GFJFCX_014</w:t>
            </w:r>
          </w:p>
        </w:tc>
        <w:tc>
          <w:tcPr>
            <w:tcW w:w="1565" w:type="pct"/>
            <w:tcBorders>
              <w:top w:val="single" w:color="auto" w:sz="8" w:space="0"/>
              <w:left w:val="single" w:color="auto" w:sz="8" w:space="0"/>
              <w:bottom w:val="single" w:color="auto" w:sz="8" w:space="0"/>
              <w:right w:val="single" w:color="auto" w:sz="8" w:space="0"/>
            </w:tcBorders>
            <w:noWrap/>
            <w:vAlign w:val="center"/>
          </w:tcPr>
          <w:p w14:paraId="0B9B83B5">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r>
      <w:tr w14:paraId="795687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76D935">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C776E1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CC840A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6512A6">
            <w:pPr>
              <w:widowControl w:val="0"/>
              <w:jc w:val="both"/>
              <w:rPr>
                <w:rFonts w:hint="eastAsia"/>
                <w:color w:val="333333"/>
                <w:shd w:val="clear" w:color="auto" w:fill="FFFFFF"/>
                <w:lang w:bidi="ar"/>
              </w:rPr>
            </w:pPr>
            <w:r>
              <w:rPr>
                <w:rFonts w:hint="eastAsia"/>
                <w:color w:val="333333"/>
                <w:kern w:val="2"/>
                <w:shd w:val="clear" w:color="auto" w:fill="FFFFFF"/>
                <w:lang w:bidi="ar"/>
              </w:rPr>
              <w:t>DPM_GFJFCX_015</w:t>
            </w:r>
          </w:p>
        </w:tc>
        <w:tc>
          <w:tcPr>
            <w:tcW w:w="1565" w:type="pct"/>
            <w:tcBorders>
              <w:top w:val="single" w:color="auto" w:sz="8" w:space="0"/>
              <w:left w:val="single" w:color="auto" w:sz="8" w:space="0"/>
              <w:bottom w:val="single" w:color="auto" w:sz="8" w:space="0"/>
              <w:right w:val="single" w:color="auto" w:sz="8" w:space="0"/>
            </w:tcBorders>
            <w:noWrap/>
            <w:vAlign w:val="center"/>
          </w:tcPr>
          <w:p w14:paraId="058924D4">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r>
      <w:tr w14:paraId="20C2AC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78C78A2">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2FC83A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C530B8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EE6242">
            <w:pPr>
              <w:widowControl w:val="0"/>
              <w:jc w:val="both"/>
              <w:rPr>
                <w:rFonts w:hint="eastAsia"/>
                <w:color w:val="333333"/>
                <w:shd w:val="clear" w:color="auto" w:fill="FFFFFF"/>
                <w:lang w:bidi="ar"/>
              </w:rPr>
            </w:pPr>
            <w:r>
              <w:rPr>
                <w:rFonts w:hint="eastAsia"/>
                <w:color w:val="333333"/>
                <w:kern w:val="2"/>
                <w:shd w:val="clear" w:color="auto" w:fill="FFFFFF"/>
                <w:lang w:bidi="ar"/>
              </w:rPr>
              <w:t>DPM_GFJFCX_016</w:t>
            </w:r>
          </w:p>
        </w:tc>
        <w:tc>
          <w:tcPr>
            <w:tcW w:w="1565" w:type="pct"/>
            <w:tcBorders>
              <w:top w:val="single" w:color="auto" w:sz="8" w:space="0"/>
              <w:left w:val="single" w:color="auto" w:sz="8" w:space="0"/>
              <w:bottom w:val="single" w:color="auto" w:sz="8" w:space="0"/>
              <w:right w:val="single" w:color="auto" w:sz="8" w:space="0"/>
            </w:tcBorders>
            <w:noWrap/>
            <w:vAlign w:val="center"/>
          </w:tcPr>
          <w:p w14:paraId="2C3C4F80">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验证按交付状态查询-待交付</w:t>
            </w:r>
          </w:p>
        </w:tc>
      </w:tr>
      <w:tr w14:paraId="6FB0E6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771E31B">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722742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FCFB55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E6DBAE0">
            <w:pPr>
              <w:widowControl w:val="0"/>
              <w:jc w:val="both"/>
              <w:rPr>
                <w:rFonts w:hint="eastAsia"/>
                <w:color w:val="333333"/>
                <w:shd w:val="clear" w:color="auto" w:fill="FFFFFF"/>
                <w:lang w:bidi="ar"/>
              </w:rPr>
            </w:pPr>
            <w:r>
              <w:rPr>
                <w:rFonts w:hint="eastAsia"/>
                <w:color w:val="333333"/>
                <w:kern w:val="2"/>
                <w:shd w:val="clear" w:color="auto" w:fill="FFFFFF"/>
                <w:lang w:bidi="ar"/>
              </w:rPr>
              <w:t>DPM_GFJFCX_017</w:t>
            </w:r>
          </w:p>
        </w:tc>
        <w:tc>
          <w:tcPr>
            <w:tcW w:w="1565" w:type="pct"/>
            <w:tcBorders>
              <w:top w:val="single" w:color="auto" w:sz="8" w:space="0"/>
              <w:left w:val="single" w:color="auto" w:sz="8" w:space="0"/>
              <w:bottom w:val="single" w:color="auto" w:sz="8" w:space="0"/>
              <w:right w:val="single" w:color="auto" w:sz="8" w:space="0"/>
            </w:tcBorders>
            <w:noWrap/>
            <w:vAlign w:val="center"/>
          </w:tcPr>
          <w:p w14:paraId="52A71A83">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验证按交付状态查询-交付中</w:t>
            </w:r>
          </w:p>
        </w:tc>
      </w:tr>
      <w:tr w14:paraId="3FEF88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07D730C">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7B378E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B317B1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44C57BC">
            <w:pPr>
              <w:widowControl w:val="0"/>
              <w:jc w:val="both"/>
              <w:rPr>
                <w:rFonts w:hint="eastAsia"/>
                <w:color w:val="333333"/>
                <w:shd w:val="clear" w:color="auto" w:fill="FFFFFF"/>
                <w:lang w:bidi="ar"/>
              </w:rPr>
            </w:pPr>
            <w:r>
              <w:rPr>
                <w:rFonts w:hint="eastAsia"/>
                <w:color w:val="333333"/>
                <w:kern w:val="2"/>
                <w:shd w:val="clear" w:color="auto" w:fill="FFFFFF"/>
                <w:lang w:bidi="ar"/>
              </w:rPr>
              <w:t>DPM_GFJFCX_018</w:t>
            </w:r>
          </w:p>
        </w:tc>
        <w:tc>
          <w:tcPr>
            <w:tcW w:w="1565" w:type="pct"/>
            <w:tcBorders>
              <w:top w:val="single" w:color="auto" w:sz="8" w:space="0"/>
              <w:left w:val="single" w:color="auto" w:sz="8" w:space="0"/>
              <w:bottom w:val="single" w:color="auto" w:sz="8" w:space="0"/>
              <w:right w:val="single" w:color="auto" w:sz="8" w:space="0"/>
            </w:tcBorders>
            <w:noWrap/>
            <w:vAlign w:val="center"/>
          </w:tcPr>
          <w:p w14:paraId="4FCE7F1E">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验证按交付状态查询-交付完成</w:t>
            </w:r>
          </w:p>
        </w:tc>
      </w:tr>
      <w:tr w14:paraId="2696F1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3451DFE">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D9C7D3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77CFFC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16C2EF6">
            <w:pPr>
              <w:widowControl w:val="0"/>
              <w:jc w:val="both"/>
              <w:rPr>
                <w:rFonts w:hint="eastAsia"/>
                <w:color w:val="333333"/>
                <w:shd w:val="clear" w:color="auto" w:fill="FFFFFF"/>
                <w:lang w:bidi="ar"/>
              </w:rPr>
            </w:pPr>
            <w:r>
              <w:rPr>
                <w:rFonts w:hint="eastAsia"/>
                <w:color w:val="333333"/>
                <w:kern w:val="2"/>
                <w:shd w:val="clear" w:color="auto" w:fill="FFFFFF"/>
                <w:lang w:bidi="ar"/>
              </w:rPr>
              <w:t>DPM_GFJFCX_019</w:t>
            </w:r>
          </w:p>
        </w:tc>
        <w:tc>
          <w:tcPr>
            <w:tcW w:w="1565" w:type="pct"/>
            <w:tcBorders>
              <w:top w:val="single" w:color="auto" w:sz="8" w:space="0"/>
              <w:left w:val="single" w:color="auto" w:sz="8" w:space="0"/>
              <w:bottom w:val="single" w:color="auto" w:sz="8" w:space="0"/>
              <w:right w:val="single" w:color="auto" w:sz="8" w:space="0"/>
            </w:tcBorders>
            <w:noWrap/>
            <w:vAlign w:val="center"/>
          </w:tcPr>
          <w:p w14:paraId="2E524E69">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验证按交付状态查询-暂停交付</w:t>
            </w:r>
          </w:p>
        </w:tc>
      </w:tr>
      <w:tr w14:paraId="5DE9C7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7AB76EE">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7FE3E72">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4FAE8387">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数据供方交付单详情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74F8A79C">
            <w:pPr>
              <w:widowControl w:val="0"/>
              <w:jc w:val="both"/>
              <w:rPr>
                <w:rFonts w:hint="eastAsia"/>
                <w:color w:val="333333"/>
                <w:shd w:val="clear" w:color="auto" w:fill="FFFFFF"/>
                <w:lang w:bidi="ar"/>
              </w:rPr>
            </w:pPr>
            <w:r>
              <w:rPr>
                <w:rFonts w:hint="eastAsia"/>
                <w:color w:val="333333"/>
                <w:kern w:val="2"/>
                <w:shd w:val="clear" w:color="auto" w:fill="FFFFFF"/>
                <w:lang w:bidi="ar"/>
              </w:rPr>
              <w:t>DPM_GFJFXQ_001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242F626">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验证查看交付单详情</w:t>
            </w:r>
          </w:p>
        </w:tc>
      </w:tr>
      <w:tr w14:paraId="76E809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C9C2B54">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E371D1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362F03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A63C0E">
            <w:pPr>
              <w:widowControl w:val="0"/>
              <w:jc w:val="both"/>
              <w:rPr>
                <w:rFonts w:hint="eastAsia"/>
                <w:color w:val="333333"/>
                <w:shd w:val="clear" w:color="auto" w:fill="FFFFFF"/>
                <w:lang w:bidi="ar"/>
              </w:rPr>
            </w:pPr>
            <w:r>
              <w:rPr>
                <w:rFonts w:hint="eastAsia"/>
                <w:color w:val="333333"/>
                <w:kern w:val="2"/>
                <w:shd w:val="clear" w:color="auto" w:fill="FFFFFF"/>
                <w:lang w:bidi="ar"/>
              </w:rPr>
              <w:t>DPM_GFJFXQ_002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55AC944">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23E108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ED182DE">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6965A4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11281F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E113D65">
            <w:pPr>
              <w:widowControl w:val="0"/>
              <w:jc w:val="both"/>
              <w:rPr>
                <w:rFonts w:hint="eastAsia"/>
                <w:color w:val="333333"/>
                <w:shd w:val="clear" w:color="auto" w:fill="FFFFFF"/>
                <w:lang w:bidi="ar"/>
              </w:rPr>
            </w:pPr>
            <w:r>
              <w:rPr>
                <w:rFonts w:hint="eastAsia"/>
                <w:color w:val="333333"/>
                <w:kern w:val="2"/>
                <w:shd w:val="clear" w:color="auto" w:fill="FFFFFF"/>
                <w:lang w:bidi="ar"/>
              </w:rPr>
              <w:t>DPM_GFJFXQ_003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66D22E9">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验证关闭交付单详情</w:t>
            </w:r>
          </w:p>
        </w:tc>
      </w:tr>
      <w:tr w14:paraId="585495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B13F27C">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74A402A">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68C38D1">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数据供方交付单明细</w:t>
            </w:r>
          </w:p>
        </w:tc>
        <w:tc>
          <w:tcPr>
            <w:tcW w:w="1048" w:type="pct"/>
            <w:tcBorders>
              <w:top w:val="single" w:color="auto" w:sz="8" w:space="0"/>
              <w:left w:val="single" w:color="auto" w:sz="8" w:space="0"/>
              <w:bottom w:val="single" w:color="auto" w:sz="8" w:space="0"/>
              <w:right w:val="single" w:color="auto" w:sz="8" w:space="0"/>
            </w:tcBorders>
            <w:noWrap/>
            <w:vAlign w:val="center"/>
          </w:tcPr>
          <w:p w14:paraId="1C6C6E30">
            <w:pPr>
              <w:widowControl w:val="0"/>
              <w:jc w:val="both"/>
              <w:rPr>
                <w:rFonts w:hint="eastAsia"/>
                <w:color w:val="333333"/>
                <w:shd w:val="clear" w:color="auto" w:fill="FFFFFF"/>
                <w:lang w:bidi="ar"/>
              </w:rPr>
            </w:pPr>
            <w:r>
              <w:rPr>
                <w:rFonts w:hint="eastAsia"/>
                <w:color w:val="333333"/>
                <w:kern w:val="2"/>
                <w:shd w:val="clear" w:color="auto" w:fill="FFFFFF"/>
                <w:lang w:bidi="ar"/>
              </w:rPr>
              <w:t>DPM_GFJFMX_001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6CBED20">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验证查看交付单明细</w:t>
            </w:r>
          </w:p>
        </w:tc>
      </w:tr>
      <w:tr w14:paraId="00187C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FEEB408">
            <w:pPr>
              <w:widowControl w:val="0"/>
              <w:jc w:val="center"/>
              <w:rPr>
                <w:rFonts w:hint="eastAsia"/>
                <w:color w:val="333333"/>
                <w:shd w:val="clear" w:color="auto" w:fill="FFFFFF"/>
                <w:lang w:bidi="ar"/>
              </w:rPr>
            </w:pPr>
            <w:r>
              <w:rPr>
                <w:rFonts w:hint="eastAsia"/>
                <w:color w:val="333333"/>
                <w:kern w:val="2"/>
                <w:shd w:val="clear" w:color="auto" w:fill="FFFFFF"/>
                <w:lang w:bidi="ar"/>
              </w:rP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37D737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EC29C6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AF6F9E7">
            <w:pPr>
              <w:widowControl w:val="0"/>
              <w:jc w:val="both"/>
              <w:rPr>
                <w:rFonts w:hint="eastAsia"/>
                <w:color w:val="333333"/>
                <w:shd w:val="clear" w:color="auto" w:fill="FFFFFF"/>
                <w:lang w:bidi="ar"/>
              </w:rPr>
            </w:pPr>
            <w:r>
              <w:rPr>
                <w:rFonts w:hint="eastAsia"/>
                <w:color w:val="333333"/>
                <w:kern w:val="2"/>
                <w:shd w:val="clear" w:color="auto" w:fill="FFFFFF"/>
                <w:lang w:bidi="ar"/>
              </w:rPr>
              <w:t>DPM_GFJFMX_002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FDDEEA0">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验证交付明细分页</w:t>
            </w:r>
          </w:p>
        </w:tc>
      </w:tr>
      <w:tr w14:paraId="3B63A2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7D0289">
            <w:pPr>
              <w:widowControl w:val="0"/>
              <w:jc w:val="center"/>
              <w:rPr>
                <w:rFonts w:hint="eastAsia"/>
                <w:color w:val="333333"/>
                <w:shd w:val="clear" w:color="auto" w:fill="FFFFFF"/>
                <w:lang w:bidi="ar"/>
              </w:rPr>
            </w:pPr>
            <w:r>
              <w:rPr>
                <w:rFonts w:hint="eastAsia"/>
                <w:color w:val="333333"/>
                <w:kern w:val="2"/>
                <w:shd w:val="clear" w:color="auto" w:fill="FFFFFF"/>
                <w:lang w:bidi="ar"/>
              </w:rP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D7205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C0026D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CDE9DEE">
            <w:pPr>
              <w:widowControl w:val="0"/>
              <w:jc w:val="both"/>
              <w:rPr>
                <w:rFonts w:hint="eastAsia"/>
                <w:color w:val="333333"/>
                <w:shd w:val="clear" w:color="auto" w:fill="FFFFFF"/>
                <w:lang w:bidi="ar"/>
              </w:rPr>
            </w:pPr>
            <w:r>
              <w:rPr>
                <w:rFonts w:hint="eastAsia"/>
                <w:color w:val="333333"/>
                <w:kern w:val="2"/>
                <w:shd w:val="clear" w:color="auto" w:fill="FFFFFF"/>
                <w:lang w:bidi="ar"/>
              </w:rPr>
              <w:t>DPM_GFJFMX_003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35DAA87">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验证无交付明细的交付单</w:t>
            </w:r>
          </w:p>
        </w:tc>
      </w:tr>
      <w:tr w14:paraId="52FA08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855888F">
            <w:pPr>
              <w:widowControl w:val="0"/>
              <w:jc w:val="center"/>
              <w:rPr>
                <w:rFonts w:hint="eastAsia"/>
                <w:color w:val="333333"/>
                <w:shd w:val="clear" w:color="auto" w:fill="FFFFFF"/>
                <w:lang w:bidi="ar"/>
              </w:rPr>
            </w:pPr>
            <w:r>
              <w:rPr>
                <w:rFonts w:hint="eastAsia"/>
                <w:color w:val="333333"/>
                <w:kern w:val="2"/>
                <w:shd w:val="clear" w:color="auto" w:fill="FFFFFF"/>
                <w:lang w:bidi="ar"/>
              </w:rPr>
              <w:t>29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464BF1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8030FC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87FF60B">
            <w:pPr>
              <w:widowControl w:val="0"/>
              <w:jc w:val="both"/>
              <w:rPr>
                <w:rFonts w:hint="eastAsia"/>
                <w:color w:val="333333"/>
                <w:shd w:val="clear" w:color="auto" w:fill="FFFFFF"/>
                <w:lang w:bidi="ar"/>
              </w:rPr>
            </w:pPr>
            <w:r>
              <w:rPr>
                <w:rFonts w:hint="eastAsia"/>
                <w:color w:val="333333"/>
                <w:kern w:val="2"/>
                <w:shd w:val="clear" w:color="auto" w:fill="FFFFFF"/>
                <w:lang w:bidi="ar"/>
              </w:rPr>
              <w:t>DPM_GFJFMX_004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000ECDCE">
            <w:pPr>
              <w:widowControl w:val="0"/>
              <w:jc w:val="both"/>
              <w:rPr>
                <w:rFonts w:hint="eastAsia"/>
                <w:color w:val="333333"/>
                <w:shd w:val="clear" w:color="auto" w:fill="FFFFFF"/>
                <w:lang w:bidi="ar"/>
              </w:rPr>
            </w:pPr>
            <w:r>
              <w:rPr>
                <w:rFonts w:hint="eastAsia"/>
                <w:color w:val="333333"/>
                <w:kern w:val="2"/>
                <w:shd w:val="clear" w:color="auto" w:fill="FFFFFF"/>
                <w:lang w:bidi="ar"/>
              </w:rPr>
              <w:t>验证明细字段完整性</w:t>
            </w:r>
          </w:p>
        </w:tc>
      </w:tr>
      <w:tr w14:paraId="19DBF9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D15334C">
            <w:pPr>
              <w:widowControl w:val="0"/>
              <w:jc w:val="center"/>
              <w:rPr>
                <w:rFonts w:hint="eastAsia"/>
                <w:color w:val="333333"/>
                <w:shd w:val="clear" w:color="auto" w:fill="FFFFFF"/>
                <w:lang w:bidi="ar"/>
              </w:rPr>
            </w:pPr>
            <w:r>
              <w:rPr>
                <w:rFonts w:hint="eastAsia"/>
                <w:color w:val="333333"/>
                <w:kern w:val="2"/>
                <w:shd w:val="clear" w:color="auto" w:fill="FFFFFF"/>
                <w:lang w:bidi="ar"/>
              </w:rPr>
              <w:t>30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15DC30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50FA3E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40FD63E">
            <w:pPr>
              <w:widowControl w:val="0"/>
              <w:jc w:val="both"/>
              <w:rPr>
                <w:rFonts w:hint="eastAsia"/>
                <w:color w:val="333333"/>
                <w:shd w:val="clear" w:color="auto" w:fill="FFFFFF"/>
                <w:lang w:bidi="ar"/>
              </w:rPr>
            </w:pPr>
            <w:r>
              <w:rPr>
                <w:rFonts w:hint="eastAsia"/>
                <w:color w:val="333333"/>
                <w:kern w:val="2"/>
                <w:shd w:val="clear" w:color="auto" w:fill="FFFFFF"/>
                <w:lang w:bidi="ar"/>
              </w:rPr>
              <w:t>DPM_GFJFMX_005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7E9AF5FD">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验证按交付时间范围查询交付明细</w:t>
            </w:r>
          </w:p>
        </w:tc>
      </w:tr>
      <w:tr w14:paraId="6E0A6B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7025040">
            <w:pPr>
              <w:widowControl w:val="0"/>
              <w:jc w:val="center"/>
              <w:rPr>
                <w:rFonts w:hint="eastAsia"/>
                <w:color w:val="333333"/>
                <w:shd w:val="clear" w:color="auto" w:fill="FFFFFF"/>
                <w:lang w:bidi="ar"/>
              </w:rPr>
            </w:pPr>
            <w:r>
              <w:rPr>
                <w:rFonts w:hint="eastAsia"/>
                <w:color w:val="333333"/>
                <w:kern w:val="2"/>
                <w:shd w:val="clear" w:color="auto" w:fill="FFFFFF"/>
                <w:lang w:bidi="ar"/>
              </w:rPr>
              <w:t>31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CD648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896F24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1DA4A97">
            <w:pPr>
              <w:widowControl w:val="0"/>
              <w:jc w:val="both"/>
              <w:rPr>
                <w:rFonts w:hint="eastAsia"/>
                <w:color w:val="333333"/>
                <w:shd w:val="clear" w:color="auto" w:fill="FFFFFF"/>
                <w:lang w:bidi="ar"/>
              </w:rPr>
            </w:pPr>
            <w:r>
              <w:rPr>
                <w:rFonts w:hint="eastAsia"/>
                <w:color w:val="333333"/>
                <w:kern w:val="2"/>
                <w:shd w:val="clear" w:color="auto" w:fill="FFFFFF"/>
                <w:lang w:bidi="ar"/>
              </w:rPr>
              <w:t>DPM_GFJFMX_006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0E6C5BCC">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验证交付明细查询结果与所选时间范围一致</w:t>
            </w:r>
          </w:p>
        </w:tc>
      </w:tr>
      <w:tr w14:paraId="565372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0D9C7F2">
            <w:pPr>
              <w:widowControl w:val="0"/>
              <w:jc w:val="center"/>
              <w:rPr>
                <w:rFonts w:hint="eastAsia"/>
                <w:color w:val="333333"/>
                <w:shd w:val="clear" w:color="auto" w:fill="FFFFFF"/>
                <w:lang w:bidi="ar"/>
              </w:rPr>
            </w:pPr>
            <w:r>
              <w:rPr>
                <w:rFonts w:hint="eastAsia"/>
                <w:color w:val="333333"/>
                <w:kern w:val="2"/>
                <w:shd w:val="clear" w:color="auto" w:fill="FFFFFF"/>
                <w:lang w:bidi="ar"/>
              </w:rPr>
              <w:t>32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DD858B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FD0617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37C4D0">
            <w:pPr>
              <w:widowControl w:val="0"/>
              <w:jc w:val="both"/>
              <w:rPr>
                <w:rFonts w:hint="eastAsia"/>
                <w:color w:val="333333"/>
                <w:shd w:val="clear" w:color="auto" w:fill="FFFFFF"/>
                <w:lang w:bidi="ar"/>
              </w:rPr>
            </w:pPr>
            <w:r>
              <w:rPr>
                <w:rFonts w:hint="eastAsia"/>
                <w:color w:val="333333"/>
                <w:kern w:val="2"/>
                <w:shd w:val="clear" w:color="auto" w:fill="FFFFFF"/>
                <w:lang w:bidi="ar"/>
              </w:rPr>
              <w:t>DPM_GFJFMX_007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5E8603FA">
            <w:pPr>
              <w:widowControl w:val="0"/>
              <w:jc w:val="both"/>
              <w:rPr>
                <w:rFonts w:hint="eastAsia"/>
                <w:color w:val="333333"/>
                <w:shd w:val="clear" w:color="auto" w:fill="FFFFFF"/>
                <w:lang w:bidi="ar"/>
              </w:rPr>
            </w:pPr>
            <w:r>
              <w:rPr>
                <w:rFonts w:hint="eastAsia"/>
                <w:color w:val="333333"/>
                <w:kern w:val="2"/>
                <w:shd w:val="clear" w:color="auto" w:fill="FFFFFF"/>
                <w:lang w:bidi="ar"/>
              </w:rPr>
              <w:t>验证交付时间范围无匹配明细时的空数据展示</w:t>
            </w:r>
          </w:p>
        </w:tc>
      </w:tr>
      <w:tr w14:paraId="070DE1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A54BDB3">
            <w:pPr>
              <w:widowControl w:val="0"/>
              <w:jc w:val="center"/>
              <w:rPr>
                <w:rFonts w:hint="eastAsia"/>
                <w:color w:val="333333"/>
                <w:shd w:val="clear" w:color="auto" w:fill="FFFFFF"/>
                <w:lang w:bidi="ar"/>
              </w:rPr>
            </w:pPr>
            <w:r>
              <w:rPr>
                <w:rFonts w:hint="eastAsia"/>
                <w:color w:val="333333"/>
                <w:kern w:val="2"/>
                <w:shd w:val="clear" w:color="auto" w:fill="FFFFFF"/>
                <w:lang w:bidi="ar"/>
              </w:rPr>
              <w:t>33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FFE720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F69C6B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7F86537">
            <w:pPr>
              <w:widowControl w:val="0"/>
              <w:jc w:val="both"/>
              <w:rPr>
                <w:rFonts w:hint="eastAsia"/>
                <w:color w:val="333333"/>
                <w:shd w:val="clear" w:color="auto" w:fill="FFFFFF"/>
                <w:lang w:bidi="ar"/>
              </w:rPr>
            </w:pPr>
            <w:r>
              <w:rPr>
                <w:rFonts w:hint="eastAsia"/>
                <w:color w:val="333333"/>
                <w:kern w:val="2"/>
                <w:shd w:val="clear" w:color="auto" w:fill="FFFFFF"/>
                <w:lang w:bidi="ar"/>
              </w:rPr>
              <w:t>DPM_GFJFMX_008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0F4FE4EC">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验证交付明细查询条件重置</w:t>
            </w:r>
          </w:p>
        </w:tc>
      </w:tr>
      <w:tr w14:paraId="2F9443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A95207F">
            <w:pPr>
              <w:widowControl w:val="0"/>
              <w:jc w:val="center"/>
              <w:rPr>
                <w:rFonts w:hint="eastAsia"/>
                <w:color w:val="333333"/>
                <w:shd w:val="clear" w:color="auto" w:fill="FFFFFF"/>
                <w:lang w:bidi="ar"/>
              </w:rPr>
            </w:pPr>
            <w:r>
              <w:rPr>
                <w:rFonts w:hint="eastAsia"/>
                <w:color w:val="333333"/>
                <w:kern w:val="2"/>
                <w:shd w:val="clear" w:color="auto" w:fill="FFFFFF"/>
                <w:lang w:bidi="ar"/>
              </w:rPr>
              <w:t>34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60C8786">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29B7DBE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数据供方交付单记录</w:t>
            </w:r>
          </w:p>
        </w:tc>
        <w:tc>
          <w:tcPr>
            <w:tcW w:w="1048" w:type="pct"/>
            <w:tcBorders>
              <w:top w:val="single" w:color="auto" w:sz="8" w:space="0"/>
              <w:left w:val="single" w:color="auto" w:sz="8" w:space="0"/>
              <w:bottom w:val="single" w:color="auto" w:sz="8" w:space="0"/>
              <w:right w:val="single" w:color="auto" w:sz="8" w:space="0"/>
            </w:tcBorders>
            <w:noWrap/>
            <w:vAlign w:val="center"/>
          </w:tcPr>
          <w:p w14:paraId="0D7CC813">
            <w:pPr>
              <w:widowControl w:val="0"/>
              <w:jc w:val="both"/>
              <w:rPr>
                <w:rFonts w:hint="eastAsia"/>
                <w:color w:val="333333"/>
                <w:shd w:val="clear" w:color="auto" w:fill="FFFFFF"/>
                <w:lang w:bidi="ar"/>
              </w:rPr>
            </w:pPr>
            <w:r>
              <w:rPr>
                <w:rFonts w:hint="eastAsia"/>
                <w:color w:val="333333"/>
                <w:kern w:val="2"/>
                <w:shd w:val="clear" w:color="auto" w:fill="FFFFFF"/>
                <w:lang w:bidi="ar"/>
              </w:rPr>
              <w:t>DPM_GFJFJL_001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714447E">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w:t>
            </w:r>
          </w:p>
        </w:tc>
      </w:tr>
      <w:tr w14:paraId="6E6F82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5DF3886">
            <w:pPr>
              <w:widowControl w:val="0"/>
              <w:jc w:val="center"/>
              <w:rPr>
                <w:rFonts w:hint="eastAsia"/>
                <w:color w:val="333333"/>
                <w:shd w:val="clear" w:color="auto" w:fill="FFFFFF"/>
                <w:lang w:bidi="ar"/>
              </w:rPr>
            </w:pPr>
            <w:r>
              <w:rPr>
                <w:rFonts w:hint="eastAsia"/>
                <w:color w:val="333333"/>
                <w:kern w:val="2"/>
                <w:shd w:val="clear" w:color="auto" w:fill="FFFFFF"/>
                <w:lang w:bidi="ar"/>
              </w:rPr>
              <w:t>35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F88651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9AF93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A57DFB1">
            <w:pPr>
              <w:widowControl w:val="0"/>
              <w:jc w:val="both"/>
              <w:rPr>
                <w:rFonts w:hint="eastAsia"/>
                <w:color w:val="333333"/>
                <w:shd w:val="clear" w:color="auto" w:fill="FFFFFF"/>
                <w:lang w:bidi="ar"/>
              </w:rPr>
            </w:pPr>
            <w:r>
              <w:rPr>
                <w:rFonts w:hint="eastAsia"/>
                <w:color w:val="333333"/>
                <w:kern w:val="2"/>
                <w:shd w:val="clear" w:color="auto" w:fill="FFFFFF"/>
                <w:lang w:bidi="ar"/>
              </w:rPr>
              <w:t>DPM_GFJFJL_002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82D5701">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验证交付记录按时间排序</w:t>
            </w:r>
          </w:p>
        </w:tc>
      </w:tr>
      <w:tr w14:paraId="03F6D5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F5F5DA">
            <w:pPr>
              <w:widowControl w:val="0"/>
              <w:jc w:val="center"/>
              <w:rPr>
                <w:rFonts w:hint="eastAsia"/>
                <w:color w:val="333333"/>
                <w:shd w:val="clear" w:color="auto" w:fill="FFFFFF"/>
                <w:lang w:bidi="ar"/>
              </w:rPr>
            </w:pPr>
            <w:r>
              <w:rPr>
                <w:rFonts w:hint="eastAsia"/>
                <w:color w:val="333333"/>
                <w:kern w:val="2"/>
                <w:shd w:val="clear" w:color="auto" w:fill="FFFFFF"/>
                <w:lang w:bidi="ar"/>
              </w:rPr>
              <w:t>36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4E58A8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500512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8374062">
            <w:pPr>
              <w:widowControl w:val="0"/>
              <w:jc w:val="both"/>
              <w:rPr>
                <w:rFonts w:hint="eastAsia"/>
                <w:color w:val="333333"/>
                <w:shd w:val="clear" w:color="auto" w:fill="FFFFFF"/>
                <w:lang w:bidi="ar"/>
              </w:rPr>
            </w:pPr>
            <w:r>
              <w:rPr>
                <w:rFonts w:hint="eastAsia"/>
                <w:color w:val="333333"/>
                <w:kern w:val="2"/>
                <w:shd w:val="clear" w:color="auto" w:fill="FFFFFF"/>
                <w:lang w:bidi="ar"/>
              </w:rPr>
              <w:t>DPM_GFJFJL_003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AADADF1">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验证交付记录为空</w:t>
            </w:r>
          </w:p>
        </w:tc>
      </w:tr>
      <w:tr w14:paraId="5162C2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F5D55B9">
            <w:pPr>
              <w:widowControl w:val="0"/>
              <w:jc w:val="center"/>
              <w:rPr>
                <w:rFonts w:hint="eastAsia"/>
                <w:color w:val="333333"/>
                <w:shd w:val="clear" w:color="auto" w:fill="FFFFFF"/>
                <w:lang w:bidi="ar"/>
              </w:rPr>
            </w:pPr>
            <w:r>
              <w:rPr>
                <w:rFonts w:hint="eastAsia"/>
                <w:color w:val="333333"/>
                <w:kern w:val="2"/>
                <w:shd w:val="clear" w:color="auto" w:fill="FFFFFF"/>
                <w:lang w:bidi="ar"/>
              </w:rPr>
              <w:t>37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AAE786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24D7A8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16283F4">
            <w:pPr>
              <w:widowControl w:val="0"/>
              <w:jc w:val="both"/>
              <w:rPr>
                <w:rFonts w:hint="eastAsia"/>
                <w:color w:val="333333"/>
                <w:shd w:val="clear" w:color="auto" w:fill="FFFFFF"/>
                <w:lang w:bidi="ar"/>
              </w:rPr>
            </w:pPr>
            <w:r>
              <w:rPr>
                <w:rFonts w:hint="eastAsia"/>
                <w:color w:val="333333"/>
                <w:kern w:val="2"/>
                <w:shd w:val="clear" w:color="auto" w:fill="FFFFFF"/>
                <w:lang w:bidi="ar"/>
              </w:rPr>
              <w:t>DPM_GFJFJL_004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6B6D0B98">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验证记录详情查看</w:t>
            </w:r>
          </w:p>
        </w:tc>
      </w:tr>
      <w:tr w14:paraId="1EBE4E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4DEB4EE">
            <w:pPr>
              <w:widowControl w:val="0"/>
              <w:jc w:val="center"/>
              <w:rPr>
                <w:rFonts w:hint="eastAsia"/>
                <w:color w:val="333333"/>
                <w:shd w:val="clear" w:color="auto" w:fill="FFFFFF"/>
                <w:lang w:bidi="ar"/>
              </w:rPr>
            </w:pPr>
            <w:r>
              <w:rPr>
                <w:rFonts w:hint="eastAsia"/>
                <w:color w:val="333333"/>
                <w:kern w:val="2"/>
                <w:shd w:val="clear" w:color="auto" w:fill="FFFFFF"/>
                <w:lang w:bidi="ar"/>
              </w:rPr>
              <w:t>38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CFEC9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9B37C4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5B35E2C">
            <w:pPr>
              <w:widowControl w:val="0"/>
              <w:jc w:val="both"/>
              <w:rPr>
                <w:rFonts w:hint="eastAsia"/>
                <w:color w:val="333333"/>
                <w:shd w:val="clear" w:color="auto" w:fill="FFFFFF"/>
                <w:lang w:bidi="ar"/>
              </w:rPr>
            </w:pPr>
            <w:r>
              <w:rPr>
                <w:rFonts w:hint="eastAsia"/>
                <w:color w:val="333333"/>
                <w:kern w:val="2"/>
                <w:shd w:val="clear" w:color="auto" w:fill="FFFFFF"/>
                <w:lang w:bidi="ar"/>
              </w:rPr>
              <w:t>DPM_GFJFJL_005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0D30A889">
            <w:pPr>
              <w:widowControl w:val="0"/>
              <w:jc w:val="both"/>
              <w:rPr>
                <w:rFonts w:hint="eastAsia"/>
                <w:color w:val="333333"/>
                <w:shd w:val="clear" w:color="auto" w:fill="FFFFFF"/>
                <w:lang w:bidi="ar"/>
              </w:rPr>
            </w:pPr>
            <w:r>
              <w:rPr>
                <w:rFonts w:hint="eastAsia"/>
                <w:color w:val="333333"/>
                <w:kern w:val="2"/>
                <w:shd w:val="clear" w:color="auto" w:fill="FFFFFF"/>
                <w:lang w:bidi="ar"/>
              </w:rPr>
              <w:t>验证按统计时间范围查询交付记录</w:t>
            </w:r>
          </w:p>
        </w:tc>
      </w:tr>
      <w:tr w14:paraId="617B34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5D5C62A">
            <w:pPr>
              <w:widowControl w:val="0"/>
              <w:jc w:val="center"/>
              <w:rPr>
                <w:rFonts w:hint="eastAsia"/>
                <w:color w:val="333333"/>
                <w:shd w:val="clear" w:color="auto" w:fill="FFFFFF"/>
                <w:lang w:bidi="ar"/>
              </w:rPr>
            </w:pPr>
            <w:r>
              <w:rPr>
                <w:rFonts w:hint="eastAsia"/>
                <w:color w:val="333333"/>
                <w:kern w:val="2"/>
                <w:shd w:val="clear" w:color="auto" w:fill="FFFFFF"/>
                <w:lang w:bidi="ar"/>
              </w:rPr>
              <w:t>39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1FE7E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411C23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855BFA2">
            <w:pPr>
              <w:widowControl w:val="0"/>
              <w:jc w:val="both"/>
              <w:rPr>
                <w:rFonts w:hint="eastAsia"/>
                <w:color w:val="333333"/>
                <w:shd w:val="clear" w:color="auto" w:fill="FFFFFF"/>
                <w:lang w:bidi="ar"/>
              </w:rPr>
            </w:pPr>
            <w:r>
              <w:rPr>
                <w:rFonts w:hint="eastAsia"/>
                <w:color w:val="333333"/>
                <w:kern w:val="2"/>
                <w:shd w:val="clear" w:color="auto" w:fill="FFFFFF"/>
                <w:lang w:bidi="ar"/>
              </w:rPr>
              <w:t>DPM_GFJFJL_006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验证记录列表计费次数与顶部统计卡片一致</w:t>
            </w:r>
          </w:p>
        </w:tc>
      </w:tr>
      <w:tr w14:paraId="0BF563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E941572">
            <w:pPr>
              <w:widowControl w:val="0"/>
              <w:jc w:val="center"/>
              <w:rPr>
                <w:rFonts w:hint="eastAsia"/>
                <w:color w:val="333333"/>
                <w:shd w:val="clear" w:color="auto" w:fill="FFFFFF"/>
                <w:lang w:bidi="ar"/>
              </w:rPr>
            </w:pPr>
            <w:r>
              <w:rPr>
                <w:rFonts w:hint="eastAsia"/>
                <w:color w:val="333333"/>
                <w:kern w:val="2"/>
                <w:shd w:val="clear" w:color="auto" w:fill="FFFFFF"/>
                <w:lang w:bidi="ar"/>
              </w:rPr>
              <w:t>40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2078B7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67DE79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72953E7">
            <w:pPr>
              <w:widowControl w:val="0"/>
              <w:jc w:val="both"/>
              <w:rPr>
                <w:rFonts w:hint="eastAsia"/>
                <w:color w:val="333333"/>
                <w:shd w:val="clear" w:color="auto" w:fill="FFFFFF"/>
                <w:lang w:bidi="ar"/>
              </w:rPr>
            </w:pPr>
            <w:r>
              <w:rPr>
                <w:rFonts w:hint="eastAsia"/>
                <w:color w:val="333333"/>
                <w:kern w:val="2"/>
                <w:shd w:val="clear" w:color="auto" w:fill="FFFFFF"/>
                <w:lang w:bidi="ar"/>
              </w:rPr>
              <w:t>DPM_GFJFJL_007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0784C7E5">
            <w:pPr>
              <w:widowControl w:val="0"/>
              <w:jc w:val="both"/>
              <w:rPr>
                <w:rFonts w:hint="eastAsia"/>
                <w:color w:val="333333"/>
                <w:shd w:val="clear" w:color="auto" w:fill="FFFFFF"/>
                <w:lang w:bidi="ar"/>
              </w:rPr>
            </w:pPr>
            <w:r>
              <w:rPr>
                <w:rFonts w:hint="eastAsia"/>
                <w:color w:val="333333"/>
                <w:kern w:val="2"/>
                <w:shd w:val="clear" w:color="auto" w:fill="FFFFFF"/>
                <w:lang w:bidi="ar"/>
              </w:rPr>
              <w:t>验证统计时间范围无匹配记录时的空数据展示</w:t>
            </w:r>
          </w:p>
        </w:tc>
      </w:tr>
      <w:tr w14:paraId="506CE8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FE9832B">
            <w:pPr>
              <w:widowControl w:val="0"/>
              <w:jc w:val="center"/>
              <w:rPr>
                <w:rFonts w:hint="eastAsia"/>
                <w:color w:val="333333"/>
                <w:shd w:val="clear" w:color="auto" w:fill="FFFFFF"/>
                <w:lang w:bidi="ar"/>
              </w:rPr>
            </w:pPr>
            <w:r>
              <w:rPr>
                <w:rFonts w:hint="eastAsia"/>
                <w:color w:val="333333"/>
                <w:kern w:val="2"/>
                <w:shd w:val="clear" w:color="auto" w:fill="FFFFFF"/>
                <w:lang w:bidi="ar"/>
              </w:rPr>
              <w:t>41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C59E4B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FA7D6A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4E2E23E">
            <w:pPr>
              <w:widowControl w:val="0"/>
              <w:jc w:val="both"/>
              <w:rPr>
                <w:rFonts w:hint="eastAsia"/>
                <w:color w:val="333333"/>
                <w:shd w:val="clear" w:color="auto" w:fill="FFFFFF"/>
                <w:lang w:bidi="ar"/>
              </w:rPr>
            </w:pPr>
            <w:r>
              <w:rPr>
                <w:rFonts w:hint="eastAsia"/>
                <w:color w:val="333333"/>
                <w:kern w:val="2"/>
                <w:shd w:val="clear" w:color="auto" w:fill="FFFFFF"/>
                <w:lang w:bidi="ar"/>
              </w:rPr>
              <w:t>DPM_GFJFJL_008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2F0E3DFD">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验证交付记录查询条件重置</w:t>
            </w:r>
          </w:p>
        </w:tc>
      </w:tr>
      <w:tr w14:paraId="3AD7ED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D111B70">
            <w:pPr>
              <w:widowControl w:val="0"/>
              <w:jc w:val="center"/>
              <w:rPr>
                <w:rFonts w:hint="eastAsia"/>
                <w:color w:val="333333"/>
                <w:shd w:val="clear" w:color="auto" w:fill="FFFFFF"/>
                <w:lang w:bidi="ar"/>
              </w:rPr>
            </w:pPr>
            <w:r>
              <w:rPr>
                <w:rFonts w:hint="eastAsia"/>
                <w:color w:val="333333"/>
                <w:kern w:val="2"/>
                <w:shd w:val="clear" w:color="auto" w:fill="FFFFFF"/>
                <w:lang w:bidi="ar"/>
              </w:rPr>
              <w:t>42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4568A6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7086ED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9918E70">
            <w:pPr>
              <w:widowControl w:val="0"/>
              <w:jc w:val="both"/>
              <w:rPr>
                <w:rFonts w:hint="eastAsia"/>
                <w:color w:val="333333"/>
                <w:shd w:val="clear" w:color="auto" w:fill="FFFFFF"/>
                <w:lang w:bidi="ar"/>
              </w:rPr>
            </w:pPr>
            <w:r>
              <w:rPr>
                <w:rFonts w:hint="eastAsia"/>
                <w:color w:val="333333"/>
                <w:kern w:val="2"/>
                <w:shd w:val="clear" w:color="auto" w:fill="FFFFFF"/>
                <w:lang w:bidi="ar"/>
              </w:rPr>
              <w:t>DPM_GFJFJL_009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60125872">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验证查看交付记录详情</w:t>
            </w:r>
          </w:p>
        </w:tc>
      </w:tr>
      <w:tr w14:paraId="208DDA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8C6AF2B">
            <w:pPr>
              <w:widowControl w:val="0"/>
              <w:jc w:val="center"/>
              <w:rPr>
                <w:rFonts w:hint="eastAsia"/>
                <w:color w:val="333333"/>
                <w:shd w:val="clear" w:color="auto" w:fill="FFFFFF"/>
                <w:lang w:bidi="ar"/>
              </w:rPr>
            </w:pPr>
            <w:r>
              <w:rPr>
                <w:rFonts w:hint="eastAsia"/>
                <w:color w:val="333333"/>
                <w:kern w:val="2"/>
                <w:shd w:val="clear" w:color="auto" w:fill="FFFFFF"/>
                <w:lang w:bidi="ar"/>
              </w:rPr>
              <w:t>43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93AAE8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B45794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34B9B7F">
            <w:pPr>
              <w:widowControl w:val="0"/>
              <w:jc w:val="both"/>
              <w:rPr>
                <w:rFonts w:hint="eastAsia"/>
                <w:color w:val="333333"/>
                <w:shd w:val="clear" w:color="auto" w:fill="FFFFFF"/>
                <w:lang w:bidi="ar"/>
              </w:rPr>
            </w:pPr>
            <w:r>
              <w:rPr>
                <w:rFonts w:hint="eastAsia"/>
                <w:color w:val="333333"/>
                <w:kern w:val="2"/>
                <w:shd w:val="clear" w:color="auto" w:fill="FFFFFF"/>
                <w:lang w:bidi="ar"/>
              </w:rPr>
              <w:t>DPM_GFJFJL_010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66994235">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验证记录详情上链信息与列表计费次数一致</w:t>
            </w:r>
          </w:p>
        </w:tc>
      </w:tr>
      <w:tr w14:paraId="084C54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D0DB603">
            <w:pPr>
              <w:widowControl w:val="0"/>
              <w:jc w:val="center"/>
              <w:rPr>
                <w:rFonts w:hint="eastAsia"/>
                <w:color w:val="333333"/>
                <w:shd w:val="clear" w:color="auto" w:fill="FFFFFF"/>
                <w:lang w:bidi="ar"/>
              </w:rPr>
            </w:pPr>
            <w:r>
              <w:rPr>
                <w:rFonts w:hint="eastAsia"/>
                <w:color w:val="333333"/>
                <w:kern w:val="2"/>
                <w:shd w:val="clear" w:color="auto" w:fill="FFFFFF"/>
                <w:lang w:bidi="ar"/>
              </w:rPr>
              <w:t>44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20C8F1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6DB5FD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8F7C0AD">
            <w:pPr>
              <w:widowControl w:val="0"/>
              <w:jc w:val="both"/>
              <w:rPr>
                <w:rFonts w:hint="eastAsia"/>
                <w:color w:val="333333"/>
                <w:shd w:val="clear" w:color="auto" w:fill="FFFFFF"/>
                <w:lang w:bidi="ar"/>
              </w:rPr>
            </w:pPr>
            <w:r>
              <w:rPr>
                <w:rFonts w:hint="eastAsia"/>
                <w:color w:val="333333"/>
                <w:kern w:val="2"/>
                <w:shd w:val="clear" w:color="auto" w:fill="FFFFFF"/>
                <w:lang w:bidi="ar"/>
              </w:rPr>
              <w:t>DPM_GFJFJL_011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43A767F7">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验证关闭交付记录详情弹窗</w:t>
            </w:r>
          </w:p>
        </w:tc>
      </w:tr>
      <w:tr w14:paraId="70BC37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357A5E3">
            <w:pPr>
              <w:widowControl w:val="0"/>
              <w:jc w:val="center"/>
              <w:rPr>
                <w:rFonts w:hint="eastAsia"/>
                <w:color w:val="333333"/>
                <w:shd w:val="clear" w:color="auto" w:fill="FFFFFF"/>
                <w:lang w:bidi="ar"/>
              </w:rPr>
            </w:pPr>
            <w:r>
              <w:rPr>
                <w:rFonts w:hint="eastAsia"/>
                <w:color w:val="333333"/>
                <w:kern w:val="2"/>
                <w:shd w:val="clear" w:color="auto" w:fill="FFFFFF"/>
                <w:lang w:bidi="ar"/>
              </w:rPr>
              <w:t>45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483E9E8">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3B1273F">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暂停交付</w:t>
            </w:r>
          </w:p>
        </w:tc>
        <w:tc>
          <w:tcPr>
            <w:tcW w:w="1048" w:type="pct"/>
            <w:tcBorders>
              <w:top w:val="single" w:color="auto" w:sz="8" w:space="0"/>
              <w:left w:val="single" w:color="auto" w:sz="8" w:space="0"/>
              <w:bottom w:val="single" w:color="auto" w:sz="8" w:space="0"/>
              <w:right w:val="single" w:color="auto" w:sz="8" w:space="0"/>
            </w:tcBorders>
            <w:noWrap/>
            <w:vAlign w:val="center"/>
          </w:tcPr>
          <w:p w14:paraId="4E3B7E0B">
            <w:pPr>
              <w:widowControl w:val="0"/>
              <w:jc w:val="both"/>
              <w:rPr>
                <w:rFonts w:hint="eastAsia"/>
                <w:color w:val="333333"/>
                <w:shd w:val="clear" w:color="auto" w:fill="FFFFFF"/>
                <w:lang w:bidi="ar"/>
              </w:rPr>
            </w:pPr>
            <w:r>
              <w:rPr>
                <w:rFonts w:hint="eastAsia"/>
                <w:color w:val="333333"/>
                <w:kern w:val="2"/>
                <w:shd w:val="clear" w:color="auto" w:fill="FFFFFF"/>
                <w:lang w:bidi="ar"/>
              </w:rPr>
              <w:t>DPM_GFJFTJ_001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B5F43E3">
            <w:pPr>
              <w:widowControl w:val="0"/>
              <w:jc w:val="both"/>
              <w:rPr>
                <w:rFonts w:hint="eastAsia"/>
                <w:color w:val="333333"/>
                <w:shd w:val="clear" w:color="auto" w:fill="FFFFFF"/>
                <w:lang w:bidi="ar"/>
              </w:rPr>
            </w:pPr>
            <w:r>
              <w:rPr>
                <w:rFonts w:hint="eastAsia"/>
                <w:color w:val="333333"/>
                <w:kern w:val="2"/>
                <w:shd w:val="clear" w:color="auto" w:fill="FFFFFF"/>
                <w:lang w:bidi="ar"/>
              </w:rPr>
              <w:t>验证暂停交付</w:t>
            </w:r>
          </w:p>
        </w:tc>
      </w:tr>
      <w:tr w14:paraId="5AA389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FB49EBD">
            <w:pPr>
              <w:widowControl w:val="0"/>
              <w:jc w:val="center"/>
              <w:rPr>
                <w:rFonts w:hint="eastAsia"/>
                <w:color w:val="333333"/>
                <w:shd w:val="clear" w:color="auto" w:fill="FFFFFF"/>
                <w:lang w:bidi="ar"/>
              </w:rPr>
            </w:pPr>
            <w:r>
              <w:rPr>
                <w:rFonts w:hint="eastAsia"/>
                <w:color w:val="333333"/>
                <w:kern w:val="2"/>
                <w:shd w:val="clear" w:color="auto" w:fill="FFFFFF"/>
                <w:lang w:bidi="ar"/>
              </w:rPr>
              <w:t>46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3AA39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7A26CC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D334251">
            <w:pPr>
              <w:widowControl w:val="0"/>
              <w:jc w:val="both"/>
              <w:rPr>
                <w:rFonts w:hint="eastAsia"/>
                <w:color w:val="333333"/>
                <w:shd w:val="clear" w:color="auto" w:fill="FFFFFF"/>
                <w:lang w:bidi="ar"/>
              </w:rPr>
            </w:pPr>
            <w:r>
              <w:rPr>
                <w:rFonts w:hint="eastAsia"/>
                <w:color w:val="333333"/>
                <w:kern w:val="2"/>
                <w:shd w:val="clear" w:color="auto" w:fill="FFFFFF"/>
                <w:lang w:bidi="ar"/>
              </w:rPr>
              <w:t>DPM_GFJFTJ_002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283F039">
            <w:pPr>
              <w:widowControl w:val="0"/>
              <w:jc w:val="both"/>
              <w:rPr>
                <w:rFonts w:hint="eastAsia"/>
                <w:color w:val="333333"/>
                <w:shd w:val="clear" w:color="auto" w:fill="FFFFFF"/>
                <w:lang w:bidi="ar"/>
              </w:rPr>
            </w:pPr>
            <w:r>
              <w:rPr>
                <w:rFonts w:hint="eastAsia"/>
                <w:color w:val="333333"/>
                <w:kern w:val="2"/>
                <w:shd w:val="clear" w:color="auto" w:fill="FFFFFF"/>
                <w:lang w:bidi="ar"/>
              </w:rPr>
              <w:t>验证已暂停交付单不可重复暂停</w:t>
            </w:r>
          </w:p>
        </w:tc>
      </w:tr>
      <w:tr w14:paraId="01C23D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EE0038B">
            <w:pPr>
              <w:widowControl w:val="0"/>
              <w:jc w:val="center"/>
              <w:rPr>
                <w:rFonts w:hint="eastAsia"/>
                <w:color w:val="333333"/>
                <w:shd w:val="clear" w:color="auto" w:fill="FFFFFF"/>
                <w:lang w:bidi="ar"/>
              </w:rPr>
            </w:pPr>
            <w:r>
              <w:rPr>
                <w:rFonts w:hint="eastAsia"/>
                <w:color w:val="333333"/>
                <w:kern w:val="2"/>
                <w:shd w:val="clear" w:color="auto" w:fill="FFFFFF"/>
                <w:lang w:bidi="ar"/>
              </w:rPr>
              <w:t>47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2F4BCD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FE7488">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9C93DC2">
            <w:pPr>
              <w:widowControl w:val="0"/>
              <w:jc w:val="both"/>
              <w:rPr>
                <w:rFonts w:hint="eastAsia"/>
                <w:color w:val="333333"/>
                <w:shd w:val="clear" w:color="auto" w:fill="FFFFFF"/>
                <w:lang w:bidi="ar"/>
              </w:rPr>
            </w:pPr>
            <w:r>
              <w:rPr>
                <w:rFonts w:hint="eastAsia"/>
                <w:color w:val="333333"/>
                <w:kern w:val="2"/>
                <w:shd w:val="clear" w:color="auto" w:fill="FFFFFF"/>
                <w:lang w:bidi="ar"/>
              </w:rPr>
              <w:t>DPM_GFJFTJ_003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852F65D">
            <w:pPr>
              <w:widowControl w:val="0"/>
              <w:jc w:val="both"/>
              <w:rPr>
                <w:rFonts w:hint="eastAsia"/>
                <w:color w:val="333333"/>
                <w:shd w:val="clear" w:color="auto" w:fill="FFFFFF"/>
                <w:lang w:bidi="ar"/>
              </w:rPr>
            </w:pPr>
            <w:r>
              <w:rPr>
                <w:rFonts w:hint="eastAsia"/>
                <w:color w:val="333333"/>
                <w:kern w:val="2"/>
                <w:shd w:val="clear" w:color="auto" w:fill="FFFFFF"/>
                <w:lang w:bidi="ar"/>
              </w:rPr>
              <w:t>验证暂停后不再新增交付明细</w:t>
            </w:r>
          </w:p>
        </w:tc>
      </w:tr>
      <w:tr w14:paraId="52F8C1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3BF08FC">
            <w:pPr>
              <w:widowControl w:val="0"/>
              <w:jc w:val="center"/>
              <w:rPr>
                <w:rFonts w:hint="eastAsia"/>
                <w:color w:val="333333"/>
                <w:shd w:val="clear" w:color="auto" w:fill="FFFFFF"/>
                <w:lang w:bidi="ar"/>
              </w:rPr>
            </w:pPr>
            <w:r>
              <w:rPr>
                <w:rFonts w:hint="eastAsia"/>
                <w:color w:val="333333"/>
                <w:kern w:val="2"/>
                <w:shd w:val="clear" w:color="auto" w:fill="FFFFFF"/>
                <w:lang w:bidi="ar"/>
              </w:rPr>
              <w:t>48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2C8741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7F1A0D83">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恢复交付</w:t>
            </w:r>
          </w:p>
        </w:tc>
        <w:tc>
          <w:tcPr>
            <w:tcW w:w="1048" w:type="pct"/>
            <w:tcBorders>
              <w:top w:val="single" w:color="auto" w:sz="8" w:space="0"/>
              <w:left w:val="single" w:color="auto" w:sz="8" w:space="0"/>
              <w:bottom w:val="single" w:color="auto" w:sz="8" w:space="0"/>
              <w:right w:val="single" w:color="auto" w:sz="8" w:space="0"/>
            </w:tcBorders>
            <w:noWrap/>
            <w:vAlign w:val="center"/>
          </w:tcPr>
          <w:p w14:paraId="25854A29">
            <w:pPr>
              <w:widowControl w:val="0"/>
              <w:jc w:val="both"/>
              <w:rPr>
                <w:rFonts w:hint="eastAsia"/>
                <w:color w:val="333333"/>
                <w:shd w:val="clear" w:color="auto" w:fill="FFFFFF"/>
                <w:lang w:bidi="ar"/>
              </w:rPr>
            </w:pPr>
            <w:r>
              <w:rPr>
                <w:rFonts w:hint="eastAsia"/>
                <w:color w:val="333333"/>
                <w:kern w:val="2"/>
                <w:shd w:val="clear" w:color="auto" w:fill="FFFFFF"/>
                <w:lang w:bidi="ar"/>
              </w:rPr>
              <w:t>DPM_GFJFHJ_001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57ACC35">
            <w:pPr>
              <w:widowControl w:val="0"/>
              <w:jc w:val="both"/>
              <w:rPr>
                <w:rFonts w:hint="eastAsia"/>
                <w:color w:val="333333"/>
                <w:shd w:val="clear" w:color="auto" w:fill="FFFFFF"/>
                <w:lang w:bidi="ar"/>
              </w:rPr>
            </w:pPr>
            <w:r>
              <w:rPr>
                <w:rFonts w:hint="eastAsia"/>
                <w:color w:val="333333"/>
                <w:kern w:val="2"/>
                <w:shd w:val="clear" w:color="auto" w:fill="FFFFFF"/>
                <w:lang w:bidi="ar"/>
              </w:rPr>
              <w:t>验证恢复交付</w:t>
            </w:r>
          </w:p>
        </w:tc>
      </w:tr>
      <w:tr w14:paraId="49DDF5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C207671">
            <w:pPr>
              <w:widowControl w:val="0"/>
              <w:jc w:val="center"/>
              <w:rPr>
                <w:rFonts w:hint="eastAsia"/>
                <w:color w:val="333333"/>
                <w:shd w:val="clear" w:color="auto" w:fill="FFFFFF"/>
                <w:lang w:bidi="ar"/>
              </w:rPr>
            </w:pPr>
            <w:r>
              <w:rPr>
                <w:rFonts w:hint="eastAsia"/>
                <w:color w:val="333333"/>
                <w:kern w:val="2"/>
                <w:shd w:val="clear" w:color="auto" w:fill="FFFFFF"/>
                <w:lang w:bidi="ar"/>
              </w:rPr>
              <w:t>49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46CA7B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76AE91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7C76C3">
            <w:pPr>
              <w:widowControl w:val="0"/>
              <w:jc w:val="both"/>
              <w:rPr>
                <w:rFonts w:hint="eastAsia"/>
                <w:color w:val="333333"/>
                <w:shd w:val="clear" w:color="auto" w:fill="FFFFFF"/>
                <w:lang w:bidi="ar"/>
              </w:rPr>
            </w:pPr>
            <w:r>
              <w:rPr>
                <w:rFonts w:hint="eastAsia"/>
                <w:color w:val="333333"/>
                <w:kern w:val="2"/>
                <w:shd w:val="clear" w:color="auto" w:fill="FFFFFF"/>
                <w:lang w:bidi="ar"/>
              </w:rPr>
              <w:t>DPM_GFJFHJ_002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0E4F027">
            <w:pPr>
              <w:widowControl w:val="0"/>
              <w:jc w:val="both"/>
              <w:rPr>
                <w:rFonts w:hint="eastAsia"/>
                <w:color w:val="333333"/>
                <w:shd w:val="clear" w:color="auto" w:fill="FFFFFF"/>
                <w:lang w:bidi="ar"/>
              </w:rPr>
            </w:pPr>
            <w:r>
              <w:rPr>
                <w:rFonts w:hint="eastAsia"/>
                <w:color w:val="333333"/>
                <w:kern w:val="2"/>
                <w:shd w:val="clear" w:color="auto" w:fill="FFFFFF"/>
                <w:lang w:bidi="ar"/>
              </w:rPr>
              <w:t>验证未暂停交付单无恢复入口</w:t>
            </w:r>
          </w:p>
        </w:tc>
      </w:tr>
      <w:tr w14:paraId="1A8FE3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32B1641">
            <w:pPr>
              <w:widowControl w:val="0"/>
              <w:jc w:val="center"/>
              <w:rPr>
                <w:rFonts w:hint="eastAsia"/>
                <w:color w:val="333333"/>
                <w:shd w:val="clear" w:color="auto" w:fill="FFFFFF"/>
                <w:lang w:bidi="ar"/>
              </w:rPr>
            </w:pPr>
            <w:r>
              <w:rPr>
                <w:rFonts w:hint="eastAsia"/>
                <w:color w:val="333333"/>
                <w:kern w:val="2"/>
                <w:shd w:val="clear" w:color="auto" w:fill="FFFFFF"/>
                <w:lang w:bidi="ar"/>
              </w:rPr>
              <w:t>50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701AD9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66CEB2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B86B9BE">
            <w:pPr>
              <w:widowControl w:val="0"/>
              <w:jc w:val="both"/>
              <w:rPr>
                <w:rFonts w:hint="eastAsia"/>
                <w:color w:val="333333"/>
                <w:shd w:val="clear" w:color="auto" w:fill="FFFFFF"/>
                <w:lang w:bidi="ar"/>
              </w:rPr>
            </w:pPr>
            <w:r>
              <w:rPr>
                <w:rFonts w:hint="eastAsia"/>
                <w:color w:val="333333"/>
                <w:kern w:val="2"/>
                <w:shd w:val="clear" w:color="auto" w:fill="FFFFFF"/>
                <w:lang w:bidi="ar"/>
              </w:rPr>
              <w:t>DPM_GFJFHJ_003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A90A827">
            <w:pPr>
              <w:widowControl w:val="0"/>
              <w:jc w:val="both"/>
              <w:rPr>
                <w:rFonts w:hint="eastAsia"/>
                <w:color w:val="333333"/>
                <w:shd w:val="clear" w:color="auto" w:fill="FFFFFF"/>
                <w:lang w:bidi="ar"/>
              </w:rPr>
            </w:pPr>
            <w:r>
              <w:rPr>
                <w:rFonts w:hint="eastAsia"/>
                <w:color w:val="333333"/>
                <w:kern w:val="2"/>
                <w:shd w:val="clear" w:color="auto" w:fill="FFFFFF"/>
                <w:lang w:bidi="ar"/>
              </w:rPr>
              <w:t>验证恢复后继续推送数据</w:t>
            </w:r>
          </w:p>
        </w:tc>
      </w:tr>
      <w:tr w14:paraId="732C6A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D126917">
            <w:pPr>
              <w:widowControl w:val="0"/>
              <w:jc w:val="center"/>
              <w:rPr>
                <w:rFonts w:hint="eastAsia"/>
                <w:color w:val="333333"/>
                <w:shd w:val="clear" w:color="auto" w:fill="FFFFFF"/>
                <w:lang w:bidi="ar"/>
              </w:rPr>
            </w:pPr>
            <w:r>
              <w:rPr>
                <w:rFonts w:hint="eastAsia"/>
                <w:color w:val="333333"/>
                <w:kern w:val="2"/>
                <w:shd w:val="clear" w:color="auto" w:fill="FFFFFF"/>
                <w:lang w:bidi="ar"/>
              </w:rPr>
              <w:t>51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65645F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6C6C776">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重试交付</w:t>
            </w:r>
          </w:p>
        </w:tc>
        <w:tc>
          <w:tcPr>
            <w:tcW w:w="1048" w:type="pct"/>
            <w:tcBorders>
              <w:top w:val="single" w:color="auto" w:sz="8" w:space="0"/>
              <w:left w:val="single" w:color="auto" w:sz="8" w:space="0"/>
              <w:bottom w:val="single" w:color="auto" w:sz="8" w:space="0"/>
              <w:right w:val="single" w:color="auto" w:sz="8" w:space="0"/>
            </w:tcBorders>
            <w:noWrap/>
            <w:vAlign w:val="center"/>
          </w:tcPr>
          <w:p w14:paraId="62DEAC38">
            <w:pPr>
              <w:widowControl w:val="0"/>
              <w:jc w:val="both"/>
              <w:rPr>
                <w:rFonts w:hint="eastAsia"/>
                <w:color w:val="333333"/>
                <w:shd w:val="clear" w:color="auto" w:fill="FFFFFF"/>
                <w:lang w:bidi="ar"/>
              </w:rPr>
            </w:pPr>
            <w:r>
              <w:rPr>
                <w:rFonts w:hint="eastAsia"/>
                <w:color w:val="333333"/>
                <w:kern w:val="2"/>
                <w:shd w:val="clear" w:color="auto" w:fill="FFFFFF"/>
                <w:lang w:bidi="ar"/>
              </w:rPr>
              <w:t>DPM_GFJFCS_001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381BC95">
            <w:pPr>
              <w:widowControl w:val="0"/>
              <w:jc w:val="both"/>
              <w:rPr>
                <w:rFonts w:hint="eastAsia"/>
                <w:color w:val="333333"/>
                <w:shd w:val="clear" w:color="auto" w:fill="FFFFFF"/>
                <w:lang w:bidi="ar"/>
              </w:rPr>
            </w:pPr>
            <w:r>
              <w:rPr>
                <w:rFonts w:hint="eastAsia"/>
                <w:color w:val="333333"/>
                <w:kern w:val="2"/>
                <w:shd w:val="clear" w:color="auto" w:fill="FFFFFF"/>
                <w:lang w:bidi="ar"/>
              </w:rPr>
              <w:t>验证交付失败重试</w:t>
            </w:r>
          </w:p>
        </w:tc>
      </w:tr>
      <w:tr w14:paraId="031F69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A02AB48">
            <w:pPr>
              <w:widowControl w:val="0"/>
              <w:jc w:val="center"/>
              <w:rPr>
                <w:rFonts w:hint="eastAsia"/>
                <w:color w:val="333333"/>
                <w:shd w:val="clear" w:color="auto" w:fill="FFFFFF"/>
                <w:lang w:bidi="ar"/>
              </w:rPr>
            </w:pPr>
            <w:r>
              <w:rPr>
                <w:rFonts w:hint="eastAsia"/>
                <w:color w:val="333333"/>
                <w:kern w:val="2"/>
                <w:shd w:val="clear" w:color="auto" w:fill="FFFFFF"/>
                <w:lang w:bidi="ar"/>
              </w:rPr>
              <w:t>52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3719D1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8A403B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7309D6A">
            <w:pPr>
              <w:widowControl w:val="0"/>
              <w:jc w:val="both"/>
              <w:rPr>
                <w:rFonts w:hint="eastAsia"/>
                <w:color w:val="333333"/>
                <w:shd w:val="clear" w:color="auto" w:fill="FFFFFF"/>
                <w:lang w:bidi="ar"/>
              </w:rPr>
            </w:pPr>
            <w:r>
              <w:rPr>
                <w:rFonts w:hint="eastAsia"/>
                <w:color w:val="333333"/>
                <w:kern w:val="2"/>
                <w:shd w:val="clear" w:color="auto" w:fill="FFFFFF"/>
                <w:lang w:bidi="ar"/>
              </w:rPr>
              <w:t>DPM_GFJFCS_002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0F13BBFC">
            <w:pPr>
              <w:widowControl w:val="0"/>
              <w:jc w:val="both"/>
              <w:rPr>
                <w:rFonts w:hint="eastAsia"/>
                <w:color w:val="333333"/>
                <w:shd w:val="clear" w:color="auto" w:fill="FFFFFF"/>
                <w:lang w:bidi="ar"/>
              </w:rPr>
            </w:pPr>
            <w:r>
              <w:rPr>
                <w:rFonts w:hint="eastAsia"/>
                <w:color w:val="333333"/>
                <w:kern w:val="2"/>
                <w:shd w:val="clear" w:color="auto" w:fill="FFFFFF"/>
                <w:lang w:bidi="ar"/>
              </w:rPr>
              <w:t>验证交付中的交付单无重试入口</w:t>
            </w:r>
          </w:p>
        </w:tc>
      </w:tr>
      <w:tr w14:paraId="6BD293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712806B">
            <w:pPr>
              <w:widowControl w:val="0"/>
              <w:jc w:val="center"/>
              <w:rPr>
                <w:rFonts w:hint="eastAsia"/>
                <w:color w:val="333333"/>
                <w:shd w:val="clear" w:color="auto" w:fill="FFFFFF"/>
                <w:lang w:bidi="ar"/>
              </w:rPr>
            </w:pPr>
            <w:r>
              <w:rPr>
                <w:rFonts w:hint="eastAsia"/>
                <w:color w:val="333333"/>
                <w:kern w:val="2"/>
                <w:shd w:val="clear" w:color="auto" w:fill="FFFFFF"/>
                <w:lang w:bidi="ar"/>
              </w:rPr>
              <w:t>53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BD574F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6F6293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C98D164">
            <w:pPr>
              <w:widowControl w:val="0"/>
              <w:jc w:val="both"/>
              <w:rPr>
                <w:rFonts w:hint="eastAsia"/>
                <w:color w:val="333333"/>
                <w:shd w:val="clear" w:color="auto" w:fill="FFFFFF"/>
                <w:lang w:bidi="ar"/>
              </w:rPr>
            </w:pPr>
            <w:r>
              <w:rPr>
                <w:rFonts w:hint="eastAsia"/>
                <w:color w:val="333333"/>
                <w:kern w:val="2"/>
                <w:shd w:val="clear" w:color="auto" w:fill="FFFFFF"/>
                <w:lang w:bidi="ar"/>
              </w:rPr>
              <w:t>DPM_GFJFCS_003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DA5C710">
            <w:pPr>
              <w:widowControl w:val="0"/>
              <w:jc w:val="both"/>
              <w:rPr>
                <w:rFonts w:hint="eastAsia"/>
                <w:color w:val="333333"/>
                <w:shd w:val="clear" w:color="auto" w:fill="FFFFFF"/>
                <w:lang w:bidi="ar"/>
              </w:rPr>
            </w:pPr>
            <w:r>
              <w:rPr>
                <w:rFonts w:hint="eastAsia"/>
                <w:color w:val="333333"/>
                <w:kern w:val="2"/>
                <w:shd w:val="clear" w:color="auto" w:fill="FFFFFF"/>
                <w:lang w:bidi="ar"/>
              </w:rPr>
              <w:t>验证重试记录写入交付记录</w:t>
            </w:r>
          </w:p>
        </w:tc>
      </w:tr>
      <w:tr w14:paraId="1E136C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8740AF4">
            <w:pPr>
              <w:widowControl w:val="0"/>
              <w:jc w:val="center"/>
              <w:rPr>
                <w:rFonts w:hint="eastAsia"/>
                <w:color w:val="333333"/>
                <w:shd w:val="clear" w:color="auto" w:fill="FFFFFF"/>
                <w:lang w:bidi="ar"/>
              </w:rPr>
            </w:pPr>
            <w:r>
              <w:rPr>
                <w:rFonts w:hint="eastAsia"/>
                <w:color w:val="333333"/>
                <w:kern w:val="2"/>
                <w:shd w:val="clear" w:color="auto" w:fill="FFFFFF"/>
                <w:lang w:bidi="ar"/>
              </w:rPr>
              <w:t>54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6D4EE0F">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数据供方交付单明细</w:t>
            </w:r>
          </w:p>
        </w:tc>
        <w:tc>
          <w:tcPr>
            <w:tcW w:w="1048" w:type="pct"/>
            <w:tcBorders>
              <w:top w:val="single" w:color="auto" w:sz="8" w:space="0"/>
              <w:left w:val="single" w:color="auto" w:sz="8" w:space="0"/>
              <w:bottom w:val="single" w:color="auto" w:sz="8" w:space="0"/>
              <w:right w:val="single" w:color="auto" w:sz="8" w:space="0"/>
            </w:tcBorders>
            <w:noWrap/>
            <w:vAlign w:val="center"/>
          </w:tcPr>
          <w:p w14:paraId="306B38D7">
            <w:pPr>
              <w:widowControl w:val="0"/>
              <w:jc w:val="both"/>
              <w:rPr>
                <w:rFonts w:hint="eastAsia"/>
                <w:color w:val="333333"/>
                <w:shd w:val="clear" w:color="auto" w:fill="FFFFFF"/>
                <w:lang w:bidi="ar"/>
              </w:rPr>
            </w:pPr>
            <w:r>
              <w:rPr>
                <w:rFonts w:hint="eastAsia"/>
                <w:color w:val="333333"/>
                <w:kern w:val="2"/>
                <w:shd w:val="clear" w:color="auto" w:fill="FFFFFF"/>
                <w:lang w:bidi="ar"/>
              </w:rPr>
              <w:t>DPM_GFJFXQ_004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1C705FAF">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验证供方交付详情编号展示形态</w:t>
            </w:r>
          </w:p>
        </w:tc>
      </w:tr>
      <w:tr w14:paraId="6F79E1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A2EBADC">
            <w:pPr>
              <w:widowControl w:val="0"/>
              <w:jc w:val="center"/>
              <w:rPr>
                <w:rFonts w:hint="eastAsia"/>
                <w:color w:val="333333"/>
                <w:shd w:val="clear" w:color="auto" w:fill="FFFFFF"/>
                <w:lang w:bidi="ar"/>
              </w:rPr>
            </w:pPr>
            <w:r>
              <w:rPr>
                <w:rFonts w:hint="eastAsia"/>
                <w:color w:val="333333"/>
                <w:kern w:val="2"/>
                <w:shd w:val="clear" w:color="auto" w:fill="FFFFFF"/>
                <w:lang w:bidi="ar"/>
              </w:rPr>
              <w:t>55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DC3718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DE7E9B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4FDF3DC">
            <w:pPr>
              <w:widowControl w:val="0"/>
              <w:jc w:val="both"/>
              <w:rPr>
                <w:rFonts w:hint="eastAsia"/>
                <w:color w:val="333333"/>
                <w:shd w:val="clear" w:color="auto" w:fill="FFFFFF"/>
                <w:lang w:bidi="ar"/>
              </w:rPr>
            </w:pPr>
            <w:r>
              <w:rPr>
                <w:rFonts w:hint="eastAsia"/>
                <w:color w:val="333333"/>
                <w:kern w:val="2"/>
                <w:shd w:val="clear" w:color="auto" w:fill="FFFFFF"/>
                <w:lang w:bidi="ar"/>
              </w:rPr>
              <w:t>DPM_GFJFXQ_005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4D812BCB">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验证供方交付详情产品编号跳转产品详情</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1D5E514">
            <w:pPr>
              <w:widowControl w:val="0"/>
              <w:jc w:val="center"/>
              <w:rPr>
                <w:rFonts w:hint="eastAsia"/>
                <w:color w:val="333333"/>
                <w:shd w:val="clear" w:color="auto" w:fill="FFFFFF"/>
                <w:lang w:bidi="ar"/>
              </w:rPr>
            </w:pPr>
            <w:r>
              <w:rPr>
                <w:rFonts w:hint="eastAsia"/>
                <w:color w:val="333333"/>
                <w:kern w:val="2"/>
                <w:shd w:val="clear" w:color="auto" w:fill="FFFFFF"/>
                <w:lang w:bidi="ar"/>
              </w:rPr>
              <w:t>56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FB04F4A">
            <w:pPr>
              <w:widowControl w:val="0"/>
              <w:jc w:val="both"/>
              <w:rPr>
                <w:rFonts w:hint="eastAsia"/>
                <w:color w:val="333333"/>
                <w:shd w:val="clear" w:color="auto" w:fill="FFFFFF"/>
                <w:lang w:bidi="ar"/>
              </w:rPr>
            </w:pPr>
            <w:r>
              <w:rPr>
                <w:rFonts w:hint="eastAsia"/>
                <w:color w:val="333333"/>
                <w:kern w:val="2"/>
                <w:shd w:val="clear" w:color="auto" w:fill="FFFFFF"/>
                <w:lang w:bidi="ar"/>
              </w:rPr>
              <w:t>DPM_GFJFXQ_006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49DE8D2B">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验证供方交付详情关联订单编号跳转销售订单详情</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DPM_GFJFLB_004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验证交付中交付单操作按钮展示</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DPM_GFJFCX_020</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验证按上链状态查询-上链成功</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DPM_GFJFCX_021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验证按上链状态查询-上链失败</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DPM_GFJFTJ_004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验证取消暂停交付</w:t>
            </w:r>
          </w:p>
        </w:tc>
      </w:tr>
      <w:tr w14:paraId="79DA88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5C20CC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71FAD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DPM_GFJFMX_009</w:t>
            </w:r>
          </w:p>
        </w:tc>
        <w:tc>
          <w:tcPr>
            <w:tcW w:w="1565" w:type="pct"/>
            <w:tcBorders>
              <w:top w:val="single" w:color="auto" w:sz="8" w:space="0"/>
              <w:left w:val="single" w:color="auto" w:sz="8" w:space="0"/>
              <w:bottom w:val="single" w:color="auto" w:sz="8" w:space="0"/>
              <w:right w:val="single" w:color="auto" w:sz="8" w:space="0"/>
            </w:tcBorders>
            <w:noWrap/>
            <w:vAlign w:val="center"/>
          </w:tcPr>
          <w:p>
            <w:r>
              <w:t>验证交付失败明细展示</w:t>
            </w:r>
          </w:p>
        </w:tc>
      </w:tr>
    </w:tbl>
    <w:p w14:paraId="684F1698">
      <w:pPr>
        <w:pStyle w:val="4"/>
        <w:widowControl/>
        <w:numPr>
          <w:ilvl w:val="1"/>
          <w:numId w:val="6"/>
        </w:numPr>
        <w:ind w:left="0" w:firstLine="0"/>
        <w:rPr>
          <w:rFonts w:ascii="Arial" w:hAnsi="Arial" w:eastAsia="黑体" w:cs="黑体"/>
        </w:rPr>
        <w:pPrChange w:id="29" w:author="影" w:date="2026-10-23T09:58:43Z">
          <w:pPr>
            <w:pStyle w:val="4"/>
            <w:widowControl/>
            <w:numPr>
              <w:ilvl w:val="1"/>
              <w:numId w:val="6"/>
            </w:numPr>
          </w:pPr>
        </w:pPrChange>
      </w:pPr>
      <w:bookmarkStart w:id="67" w:name="_Toc243568543"/>
      <w:r>
        <w:rPr>
          <w:rFonts w:hint="eastAsia" w:ascii="Arial" w:hAnsi="Arial" w:eastAsia="黑体" w:cs="黑体"/>
        </w:rPr>
        <w:t>授权书管理</w:t>
      </w:r>
      <w:bookmarkEnd w:id="67"/>
      <w:ins w:id="30" w:author="影" w:date="2026-10-23T09:58:41Z">
        <w:r>
          <w:rPr>
            <w:rFonts w:hint="eastAsia" w:ascii="Arial" w:hAnsi="Arial" w:eastAsia="黑体" w:cs="黑体"/>
            <w:lang w:eastAsia="zh-CN"/>
          </w:rPr>
          <w:t>（</w:t>
        </w:r>
      </w:ins>
      <w:ins w:id="31" w:author="影" w:date="2026-10-23T09:58:41Z">
        <w:r>
          <w:rPr>
            <w:rFonts w:hint="eastAsia" w:ascii="Arial" w:hAnsi="Arial" w:eastAsia="黑体" w:cs="黑体"/>
            <w:lang w:val="en-US" w:eastAsia="zh-CN"/>
          </w:rPr>
          <w:t>合合</w:t>
        </w:r>
      </w:ins>
      <w:ins w:id="32" w:author="影" w:date="2026-10-23T09:58:41Z">
        <w:r>
          <w:rPr>
            <w:rFonts w:hint="eastAsia" w:ascii="Arial" w:hAnsi="Arial" w:eastAsia="黑体" w:cs="黑体"/>
            <w:lang w:eastAsia="zh-CN"/>
          </w:rPr>
          <w:t>）</w:t>
        </w:r>
      </w:ins>
    </w:p>
    <w:p w14:paraId="637A2DAA">
      <w:pPr>
        <w:pStyle w:val="5"/>
        <w:widowControl/>
        <w:numPr>
          <w:ilvl w:val="2"/>
          <w:numId w:val="6"/>
        </w:numPr>
      </w:pPr>
      <w:r>
        <w:rPr>
          <w:rFonts w:hint="eastAsia" w:ascii="Calibri" w:hAnsi="Calibri" w:cs="宋体"/>
        </w:rPr>
        <w:t>授权书模板</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6CA1EB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6136B895">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0B542691">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36583482">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70E34307">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598F61A5">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3B9DB1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ADE2BC6">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授权书模板</w:t>
            </w:r>
          </w:p>
        </w:tc>
        <w:tc>
          <w:tcPr>
            <w:tcW w:w="1280" w:type="pct"/>
            <w:vMerge w:val="restart"/>
            <w:tcBorders>
              <w:top w:val="single" w:color="auto" w:sz="8" w:space="0"/>
              <w:left w:val="single" w:color="auto" w:sz="8" w:space="0"/>
              <w:right w:val="single" w:color="auto" w:sz="8" w:space="0"/>
            </w:tcBorders>
            <w:noWrap/>
            <w:vAlign w:val="center"/>
          </w:tcPr>
          <w:p w14:paraId="78A1183E">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授权书模板列表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572BEA99">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AD3D4F6">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验证授权书模板列表</w:t>
            </w:r>
          </w:p>
        </w:tc>
      </w:tr>
      <w:tr w14:paraId="01E60D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BC221D6">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198C9E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D87C2B1">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C44FD96">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DC10B94">
            <w:pPr>
              <w:widowControl w:val="0"/>
              <w:jc w:val="both"/>
              <w:rPr>
                <w:rFonts w:hint="eastAsia"/>
                <w:color w:val="333333"/>
                <w:shd w:val="clear" w:color="auto" w:fill="FFFFFF"/>
                <w:lang w:bidi="ar"/>
              </w:rPr>
            </w:pPr>
            <w:r>
              <w:rPr>
                <w:rFonts w:hint="eastAsia"/>
                <w:color w:val="333333"/>
                <w:kern w:val="2"/>
                <w:shd w:val="clear" w:color="auto" w:fill="FFFFFF"/>
                <w:lang w:bidi="ar"/>
              </w:rPr>
              <w:t>验证模板列表字段与分页</w:t>
            </w:r>
          </w:p>
        </w:tc>
      </w:tr>
      <w:tr w14:paraId="6B6529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9DCE3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DFCCFA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6B60E2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149F6FD">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D951576">
            <w:pPr>
              <w:widowControl w:val="0"/>
              <w:jc w:val="both"/>
              <w:rPr>
                <w:rFonts w:hint="eastAsia"/>
                <w:color w:val="333333"/>
                <w:shd w:val="clear" w:color="auto" w:fill="FFFFFF"/>
                <w:lang w:bidi="ar"/>
              </w:rPr>
            </w:pPr>
            <w:r>
              <w:rPr>
                <w:rFonts w:hint="eastAsia"/>
                <w:color w:val="333333"/>
                <w:kern w:val="2"/>
                <w:shd w:val="clear" w:color="auto" w:fill="FFFFFF"/>
                <w:lang w:bidi="ar"/>
              </w:rPr>
              <w:t>验证无模板时的空数据展示</w:t>
            </w:r>
          </w:p>
        </w:tc>
      </w:tr>
      <w:tr w14:paraId="4D2C42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2FAF68F">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0D1832D">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0A203CD">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授权书模板查询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7278C0FC">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D908ADF">
            <w:pPr>
              <w:widowControl w:val="0"/>
              <w:jc w:val="both"/>
              <w:rPr>
                <w:rFonts w:hint="eastAsia"/>
                <w:color w:val="333333"/>
                <w:shd w:val="clear" w:color="auto" w:fill="FFFFFF"/>
                <w:lang w:bidi="ar"/>
              </w:rPr>
            </w:pPr>
            <w:r>
              <w:rPr>
                <w:rFonts w:hint="eastAsia"/>
                <w:color w:val="333333"/>
                <w:kern w:val="2"/>
                <w:shd w:val="clear" w:color="auto" w:fill="FFFFFF"/>
                <w:lang w:bidi="ar"/>
              </w:rPr>
              <w:t>验证按模板名称查询</w:t>
            </w:r>
          </w:p>
        </w:tc>
      </w:tr>
      <w:tr w14:paraId="506DE8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F7C9FB">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0C656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C9AAAE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49B709C">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A3BBA7C">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187BBB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37040D1">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473563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7BE351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708BD41">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5513C1C">
            <w:pPr>
              <w:widowControl w:val="0"/>
              <w:jc w:val="both"/>
              <w:rPr>
                <w:rFonts w:hint="eastAsia"/>
                <w:color w:val="333333"/>
                <w:shd w:val="clear" w:color="auto" w:fill="FFFFFF"/>
                <w:lang w:bidi="ar"/>
              </w:rPr>
            </w:pPr>
            <w:r>
              <w:rPr>
                <w:rFonts w:hint="eastAsia"/>
                <w:color w:val="333333"/>
                <w:kern w:val="2"/>
                <w:shd w:val="clear" w:color="auto" w:fill="FFFFFF"/>
                <w:lang w:bidi="ar"/>
              </w:rPr>
              <w:t>验证查询区仅支持单条件查询</w:t>
            </w:r>
          </w:p>
        </w:tc>
      </w:tr>
      <w:tr w14:paraId="28F115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DCDCE4B">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B6FF21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0A7CE0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096A7D2">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EB10A9E">
            <w:pPr>
              <w:widowControl w:val="0"/>
              <w:jc w:val="both"/>
              <w:rPr>
                <w:rFonts w:hint="eastAsia"/>
                <w:color w:val="333333"/>
                <w:shd w:val="clear" w:color="auto" w:fill="FFFFFF"/>
                <w:lang w:bidi="ar"/>
              </w:rPr>
            </w:pPr>
            <w:r>
              <w:rPr>
                <w:rFonts w:hint="eastAsia"/>
                <w:color w:val="333333"/>
                <w:kern w:val="2"/>
                <w:shd w:val="clear" w:color="auto" w:fill="FFFFFF"/>
                <w:lang w:bidi="ar"/>
              </w:rPr>
              <w:t>验证按模板备注名模糊查询</w:t>
            </w:r>
          </w:p>
        </w:tc>
      </w:tr>
      <w:tr w14:paraId="3D1D76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3CE1D1A">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53F59B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A62AC0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66F93B7">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7182AC6B">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验证按不存在的模板备注名查询</w:t>
            </w:r>
          </w:p>
        </w:tc>
      </w:tr>
      <w:tr w14:paraId="54351D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E4535B8">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02AAB8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00287F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C281F73">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1A4B4224">
            <w:pPr>
              <w:widowControl w:val="0"/>
              <w:jc w:val="both"/>
              <w:rPr>
                <w:rFonts w:hint="eastAsia"/>
                <w:color w:val="333333"/>
                <w:shd w:val="clear" w:color="auto" w:fill="FFFFFF"/>
                <w:lang w:bidi="ar"/>
              </w:rPr>
            </w:pPr>
            <w:r>
              <w:rPr>
                <w:rFonts w:hint="eastAsia"/>
                <w:color w:val="333333"/>
                <w:kern w:val="2"/>
                <w:shd w:val="clear" w:color="auto" w:fill="FFFFFF"/>
                <w:lang w:bidi="ar"/>
              </w:rPr>
              <w:t>验证模板备注名输入特殊字符查询</w:t>
            </w:r>
          </w:p>
        </w:tc>
      </w:tr>
      <w:tr w14:paraId="69188F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4C7AFBC">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BAD69DB">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授权书模板详情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0BBE9F59">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AF3E157">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验证查看授权书模板详情</w:t>
            </w:r>
          </w:p>
        </w:tc>
      </w:tr>
      <w:tr w14:paraId="080390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E43847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F3CCB3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A4C4FF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CA3F0BF">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857B690">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0954F1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BD6BDD3">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83D07B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85DDCE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3F1946A">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15D78D50">
            <w:pPr>
              <w:widowControl w:val="0"/>
              <w:jc w:val="both"/>
              <w:rPr>
                <w:rFonts w:hint="eastAsia"/>
                <w:color w:val="333333"/>
                <w:shd w:val="clear" w:color="auto" w:fill="FFFFFF"/>
                <w:lang w:bidi="ar"/>
              </w:rPr>
            </w:pPr>
            <w:r>
              <w:rPr>
                <w:rFonts w:hint="eastAsia"/>
                <w:color w:val="333333"/>
                <w:kern w:val="2"/>
                <w:shd w:val="clear" w:color="auto" w:fill="FFFFFF"/>
                <w:lang w:bidi="ar"/>
              </w:rPr>
              <w:t>验证关闭模板详情</w:t>
            </w:r>
          </w:p>
        </w:tc>
      </w:tr>
      <w:tr w14:paraId="0954F1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83D07B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85DDCE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DPM_SQSMBBXQ_004</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验证模板详情空白样式与填写示例展示</w:t>
            </w:r>
          </w:p>
        </w:tc>
      </w:tr>
    </w:tbl>
    <w:p w14:paraId="1AC696D7">
      <w:pPr>
        <w:pStyle w:val="5"/>
        <w:widowControl/>
        <w:numPr>
          <w:ilvl w:val="2"/>
          <w:numId w:val="6"/>
        </w:numPr>
      </w:pPr>
      <w:r>
        <w:rPr>
          <w:rFonts w:hint="eastAsia" w:ascii="Calibri" w:hAnsi="Calibri" w:cs="宋体"/>
        </w:rPr>
        <w:t>数据需方授权书</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5B95DF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4F95786B">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4397132">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1AB85A37">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2D69BBA9">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4C510767">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5B4839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数据需方授权书</w:t>
            </w:r>
          </w:p>
        </w:tc>
        <w:tc>
          <w:tcPr>
            <w:tcW w:w="1280" w:type="pct"/>
            <w:vMerge w:val="restart"/>
            <w:tcBorders>
              <w:top w:val="single" w:color="auto" w:sz="8" w:space="0"/>
              <w:left w:val="single" w:color="auto" w:sz="8" w:space="0"/>
              <w:right w:val="single" w:color="auto" w:sz="8" w:space="0"/>
            </w:tcBorders>
            <w:noWrap/>
            <w:vAlign w:val="center"/>
          </w:tcPr>
          <w:p w14:paraId="23BE9F1A">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数据需方授权书列表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62EA808F">
            <w:pPr>
              <w:widowControl w:val="0"/>
              <w:jc w:val="both"/>
              <w:rPr>
                <w:rFonts w:hint="eastAsia"/>
                <w:color w:val="333333"/>
                <w:shd w:val="clear" w:color="auto" w:fill="FFFFFF"/>
                <w:lang w:bidi="ar"/>
              </w:rPr>
            </w:pPr>
            <w:r>
              <w:rPr>
                <w:rFonts w:hint="eastAsia"/>
                <w:color w:val="333333"/>
                <w:kern w:val="2"/>
                <w:shd w:val="clear" w:color="auto" w:fill="FFFFFF"/>
                <w:lang w:bidi="ar"/>
              </w:rPr>
              <w:t>DPM_XFSQSLB_001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5952DF2A">
            <w:pPr>
              <w:widowControl w:val="0"/>
              <w:jc w:val="both"/>
              <w:rPr>
                <w:rFonts w:hint="eastAsia"/>
                <w:color w:val="333333"/>
                <w:shd w:val="clear" w:color="auto" w:fill="FFFFFF"/>
                <w:lang w:bidi="ar"/>
              </w:rPr>
            </w:pPr>
            <w:r>
              <w:rPr>
                <w:rFonts w:hint="eastAsia"/>
                <w:color w:val="333333"/>
                <w:kern w:val="2"/>
                <w:shd w:val="clear" w:color="auto" w:fill="FFFFFF"/>
                <w:lang w:bidi="ar"/>
              </w:rPr>
              <w:t>验证数据需方授权书列表</w:t>
            </w:r>
          </w:p>
        </w:tc>
      </w:tr>
      <w:tr w14:paraId="737CA6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960B1C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D922B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A4CDD3">
            <w:pPr>
              <w:widowControl w:val="0"/>
              <w:jc w:val="both"/>
              <w:rPr>
                <w:rFonts w:hint="eastAsia"/>
                <w:color w:val="333333"/>
                <w:shd w:val="clear" w:color="auto" w:fill="FFFFFF"/>
                <w:lang w:bidi="ar"/>
              </w:rPr>
            </w:pPr>
            <w:r>
              <w:rPr>
                <w:rFonts w:hint="eastAsia"/>
                <w:color w:val="333333"/>
                <w:kern w:val="2"/>
                <w:shd w:val="clear" w:color="auto" w:fill="FFFFFF"/>
                <w:lang w:bidi="ar"/>
              </w:rPr>
              <w:t>DPM_XFSQSLB_002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C78DB29">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25C36B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D3906B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FC3547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38C966C">
            <w:pPr>
              <w:widowControl w:val="0"/>
              <w:jc w:val="both"/>
              <w:rPr>
                <w:rFonts w:hint="eastAsia"/>
                <w:color w:val="333333"/>
                <w:shd w:val="clear" w:color="auto" w:fill="FFFFFF"/>
                <w:lang w:bidi="ar"/>
              </w:rPr>
            </w:pPr>
            <w:r>
              <w:rPr>
                <w:rFonts w:hint="eastAsia"/>
                <w:color w:val="333333"/>
                <w:kern w:val="2"/>
                <w:shd w:val="clear" w:color="auto" w:fill="FFFFFF"/>
                <w:lang w:bidi="ar"/>
              </w:rPr>
              <w:t>DPM_XFSQSLB_003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3739FBA">
            <w:pPr>
              <w:widowControl w:val="0"/>
              <w:jc w:val="both"/>
              <w:rPr>
                <w:rFonts w:hint="eastAsia"/>
                <w:color w:val="333333"/>
                <w:shd w:val="clear" w:color="auto" w:fill="FFFFFF"/>
                <w:lang w:bidi="ar"/>
              </w:rPr>
            </w:pPr>
            <w:r>
              <w:rPr>
                <w:rFonts w:hint="eastAsia"/>
                <w:color w:val="333333"/>
                <w:kern w:val="2"/>
                <w:shd w:val="clear" w:color="auto" w:fill="FFFFFF"/>
                <w:lang w:bidi="ar"/>
              </w:rPr>
              <w:t>验证无授权书时的空数据展示</w:t>
            </w:r>
          </w:p>
        </w:tc>
      </w:tr>
      <w:tr w14:paraId="74BE5A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EB1C9AF">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4593029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数据需方授权书查询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33D7F1D1">
            <w:pPr>
              <w:widowControl w:val="0"/>
              <w:jc w:val="both"/>
              <w:rPr>
                <w:rFonts w:hint="eastAsia"/>
                <w:color w:val="333333"/>
                <w:shd w:val="clear" w:color="auto" w:fill="FFFFFF"/>
                <w:lang w:bidi="ar"/>
              </w:rPr>
            </w:pPr>
            <w:r>
              <w:rPr>
                <w:rFonts w:hint="eastAsia"/>
                <w:color w:val="333333"/>
                <w:kern w:val="2"/>
                <w:shd w:val="clear" w:color="auto" w:fill="FFFFFF"/>
                <w:lang w:bidi="ar"/>
              </w:rPr>
              <w:t>DPM_XFSQSCX_001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7E649BE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验证按授权书编号查询</w:t>
            </w:r>
          </w:p>
        </w:tc>
      </w:tr>
      <w:tr w14:paraId="031E54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248395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7CB676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14B0D93">
            <w:pPr>
              <w:widowControl w:val="0"/>
              <w:jc w:val="both"/>
              <w:rPr>
                <w:rFonts w:hint="eastAsia"/>
                <w:color w:val="333333"/>
                <w:shd w:val="clear" w:color="auto" w:fill="FFFFFF"/>
                <w:lang w:bidi="ar"/>
              </w:rPr>
            </w:pPr>
            <w:r>
              <w:rPr>
                <w:rFonts w:hint="eastAsia"/>
                <w:color w:val="333333"/>
                <w:kern w:val="2"/>
                <w:shd w:val="clear" w:color="auto" w:fill="FFFFFF"/>
                <w:lang w:bidi="ar"/>
              </w:rPr>
              <w:t>DPM_XFSQSCX_002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754967E">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17EE75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78704A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1CB33D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B91AF60">
            <w:pPr>
              <w:widowControl w:val="0"/>
              <w:jc w:val="both"/>
              <w:rPr>
                <w:rFonts w:hint="eastAsia"/>
                <w:color w:val="333333"/>
                <w:shd w:val="clear" w:color="auto" w:fill="FFFFFF"/>
                <w:lang w:bidi="ar"/>
              </w:rPr>
            </w:pPr>
            <w:r>
              <w:rPr>
                <w:rFonts w:hint="eastAsia"/>
                <w:color w:val="333333"/>
                <w:kern w:val="2"/>
                <w:shd w:val="clear" w:color="auto" w:fill="FFFFFF"/>
                <w:lang w:bidi="ar"/>
              </w:rPr>
              <w:t>DPM_XFSQSCX_003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4F01ED03">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489ADC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99827C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D3AF3D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A8F37F">
            <w:pPr>
              <w:widowControl w:val="0"/>
              <w:jc w:val="both"/>
              <w:rPr>
                <w:rFonts w:hint="eastAsia"/>
                <w:color w:val="333333"/>
                <w:shd w:val="clear" w:color="auto" w:fill="FFFFFF"/>
                <w:lang w:bidi="ar"/>
              </w:rPr>
            </w:pPr>
            <w:r>
              <w:rPr>
                <w:rFonts w:hint="eastAsia"/>
                <w:color w:val="333333"/>
                <w:kern w:val="2"/>
                <w:shd w:val="clear" w:color="auto" w:fill="FFFFFF"/>
                <w:lang w:bidi="ar"/>
              </w:rPr>
              <w:t>DPM_XFSQSCX_004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3191FCC5">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验证按产品名称+授权书状态组合查询</w:t>
            </w:r>
          </w:p>
        </w:tc>
      </w:tr>
      <w:tr w14:paraId="150AC7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23880D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CB3FD3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0070965">
            <w:pPr>
              <w:widowControl w:val="0"/>
              <w:jc w:val="both"/>
              <w:rPr>
                <w:rFonts w:hint="eastAsia"/>
                <w:color w:val="333333"/>
                <w:shd w:val="clear" w:color="auto" w:fill="FFFFFF"/>
                <w:lang w:bidi="ar"/>
              </w:rPr>
            </w:pPr>
            <w:r>
              <w:rPr>
                <w:rFonts w:hint="eastAsia"/>
                <w:color w:val="333333"/>
                <w:kern w:val="2"/>
                <w:shd w:val="clear" w:color="auto" w:fill="FFFFFF"/>
                <w:lang w:bidi="ar"/>
              </w:rPr>
              <w:t>DPM_XFSQSCX_005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7900214F">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验证授权书编号+产品授权方+状态组合查询</w:t>
            </w:r>
          </w:p>
        </w:tc>
      </w:tr>
      <w:tr w14:paraId="52DA10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F4A0C1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6BDC61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641E25">
            <w:pPr>
              <w:widowControl w:val="0"/>
              <w:jc w:val="both"/>
              <w:rPr>
                <w:rFonts w:hint="eastAsia"/>
                <w:color w:val="333333"/>
                <w:shd w:val="clear" w:color="auto" w:fill="FFFFFF"/>
                <w:lang w:bidi="ar"/>
              </w:rPr>
            </w:pPr>
            <w:r>
              <w:rPr>
                <w:rFonts w:hint="eastAsia"/>
                <w:color w:val="333333"/>
                <w:kern w:val="2"/>
                <w:shd w:val="clear" w:color="auto" w:fill="FFFFFF"/>
                <w:lang w:bidi="ar"/>
              </w:rPr>
              <w:t>DPM_XFSQSCX_006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60E52C1C">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2FC7FC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DCD9FA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472C2F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1AECDA8">
            <w:pPr>
              <w:widowControl w:val="0"/>
              <w:jc w:val="both"/>
              <w:rPr>
                <w:rFonts w:hint="eastAsia"/>
                <w:color w:val="333333"/>
                <w:shd w:val="clear" w:color="auto" w:fill="FFFFFF"/>
                <w:lang w:bidi="ar"/>
              </w:rPr>
            </w:pPr>
            <w:r>
              <w:rPr>
                <w:rFonts w:hint="eastAsia"/>
                <w:color w:val="333333"/>
                <w:kern w:val="2"/>
                <w:shd w:val="clear" w:color="auto" w:fill="FFFFFF"/>
                <w:lang w:bidi="ar"/>
              </w:rPr>
              <w:t>DPM_XFSQSCX_007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6A1481E4">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验证按授权书编号模糊查询</w:t>
            </w:r>
          </w:p>
        </w:tc>
      </w:tr>
      <w:tr w14:paraId="723BC4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53686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DA23B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B9928ED">
            <w:pPr>
              <w:widowControl w:val="0"/>
              <w:jc w:val="both"/>
              <w:rPr>
                <w:rFonts w:hint="eastAsia"/>
                <w:color w:val="333333"/>
                <w:shd w:val="clear" w:color="auto" w:fill="FFFFFF"/>
                <w:lang w:bidi="ar"/>
              </w:rPr>
            </w:pPr>
            <w:r>
              <w:rPr>
                <w:rFonts w:hint="eastAsia"/>
                <w:color w:val="333333"/>
                <w:kern w:val="2"/>
                <w:shd w:val="clear" w:color="auto" w:fill="FFFFFF"/>
                <w:lang w:bidi="ar"/>
              </w:rPr>
              <w:t>DPM_XFSQSCX_008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4DC3F932">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验证按不存在的授权书编号查询</w:t>
            </w:r>
          </w:p>
        </w:tc>
      </w:tr>
      <w:tr w14:paraId="0B07B2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32606B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4DD9C7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4C7405E">
            <w:pPr>
              <w:widowControl w:val="0"/>
              <w:jc w:val="both"/>
              <w:rPr>
                <w:rFonts w:hint="eastAsia"/>
                <w:color w:val="333333"/>
                <w:shd w:val="clear" w:color="auto" w:fill="FFFFFF"/>
                <w:lang w:bidi="ar"/>
              </w:rPr>
            </w:pPr>
            <w:r>
              <w:rPr>
                <w:rFonts w:hint="eastAsia"/>
                <w:color w:val="333333"/>
                <w:kern w:val="2"/>
                <w:shd w:val="clear" w:color="auto" w:fill="FFFFFF"/>
                <w:lang w:bidi="ar"/>
              </w:rPr>
              <w:t>DPM_XFSQSCX_009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6AFD1B28">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验证授权书编号输入特殊字符查询</w:t>
            </w:r>
          </w:p>
        </w:tc>
      </w:tr>
      <w:tr w14:paraId="42FE67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F44BB2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ACD66A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4E8863D">
            <w:pPr>
              <w:widowControl w:val="0"/>
              <w:jc w:val="both"/>
              <w:rPr>
                <w:rFonts w:hint="eastAsia"/>
                <w:color w:val="333333"/>
                <w:shd w:val="clear" w:color="auto" w:fill="FFFFFF"/>
                <w:lang w:bidi="ar"/>
              </w:rPr>
            </w:pPr>
            <w:r>
              <w:rPr>
                <w:rFonts w:hint="eastAsia"/>
                <w:color w:val="333333"/>
                <w:kern w:val="2"/>
                <w:shd w:val="clear" w:color="auto" w:fill="FFFFFF"/>
                <w:lang w:bidi="ar"/>
              </w:rPr>
              <w:t>DPM_XFSQSCX_010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37729D04">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验证按授权书状态查询-已签署</w:t>
            </w:r>
          </w:p>
        </w:tc>
      </w:tr>
      <w:tr w14:paraId="252D30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22BEF0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A7E78E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0F0EBB7">
            <w:pPr>
              <w:widowControl w:val="0"/>
              <w:jc w:val="both"/>
              <w:rPr>
                <w:rFonts w:hint="eastAsia"/>
                <w:color w:val="333333"/>
                <w:shd w:val="clear" w:color="auto" w:fill="FFFFFF"/>
                <w:lang w:bidi="ar"/>
              </w:rPr>
            </w:pPr>
            <w:r>
              <w:rPr>
                <w:rFonts w:hint="eastAsia"/>
                <w:color w:val="333333"/>
                <w:kern w:val="2"/>
                <w:shd w:val="clear" w:color="auto" w:fill="FFFFFF"/>
                <w:lang w:bidi="ar"/>
              </w:rPr>
              <w:t>DPM_XFSQSCX_011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758FB55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验证按授权书状态查询-已过期</w:t>
            </w:r>
          </w:p>
        </w:tc>
      </w:tr>
      <w:tr w14:paraId="5CD798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784919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3D24D9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5F827E5">
            <w:pPr>
              <w:widowControl w:val="0"/>
              <w:jc w:val="both"/>
              <w:rPr>
                <w:rFonts w:hint="eastAsia"/>
                <w:color w:val="333333"/>
                <w:shd w:val="clear" w:color="auto" w:fill="FFFFFF"/>
                <w:lang w:bidi="ar"/>
              </w:rPr>
            </w:pPr>
            <w:r>
              <w:rPr>
                <w:rFonts w:hint="eastAsia"/>
                <w:color w:val="333333"/>
                <w:kern w:val="2"/>
                <w:shd w:val="clear" w:color="auto" w:fill="FFFFFF"/>
                <w:lang w:bidi="ar"/>
              </w:rPr>
              <w:t>DPM_XFSQSCX_012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7C1F6E4E">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验证按授权书状态查询-已撤销</w:t>
            </w:r>
          </w:p>
        </w:tc>
      </w:tr>
      <w:tr w14:paraId="10B215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3336B32">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6A42A90">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数据需方授权书详情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7301C880">
            <w:pPr>
              <w:widowControl w:val="0"/>
              <w:jc w:val="both"/>
              <w:rPr>
                <w:rFonts w:hint="eastAsia"/>
                <w:color w:val="333333"/>
                <w:shd w:val="clear" w:color="auto" w:fill="FFFFFF"/>
                <w:lang w:bidi="ar"/>
              </w:rPr>
            </w:pPr>
            <w:r>
              <w:rPr>
                <w:rFonts w:hint="eastAsia"/>
                <w:color w:val="333333"/>
                <w:kern w:val="2"/>
                <w:shd w:val="clear" w:color="auto" w:fill="FFFFFF"/>
                <w:lang w:bidi="ar"/>
              </w:rPr>
              <w:t>DPM_XFSQSXQ_001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675CFD0">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验证查看授权书详情</w:t>
            </w:r>
          </w:p>
        </w:tc>
      </w:tr>
      <w:tr w14:paraId="0E4EF1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B6CA45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1E9EDE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658B5A0">
            <w:pPr>
              <w:widowControl w:val="0"/>
              <w:jc w:val="both"/>
              <w:rPr>
                <w:rFonts w:hint="eastAsia"/>
                <w:color w:val="333333"/>
                <w:shd w:val="clear" w:color="auto" w:fill="FFFFFF"/>
                <w:lang w:bidi="ar"/>
              </w:rPr>
            </w:pPr>
            <w:r>
              <w:rPr>
                <w:rFonts w:hint="eastAsia"/>
                <w:color w:val="333333"/>
                <w:kern w:val="2"/>
                <w:shd w:val="clear" w:color="auto" w:fill="FFFFFF"/>
                <w:lang w:bidi="ar"/>
              </w:rPr>
              <w:t>DPM_XFSQSXQ_002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43C7485">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4669F6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73E74A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20D069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C21756">
            <w:pPr>
              <w:widowControl w:val="0"/>
              <w:jc w:val="both"/>
              <w:rPr>
                <w:rFonts w:hint="eastAsia"/>
                <w:color w:val="333333"/>
                <w:shd w:val="clear" w:color="auto" w:fill="FFFFFF"/>
                <w:lang w:bidi="ar"/>
              </w:rPr>
            </w:pPr>
            <w:r>
              <w:rPr>
                <w:rFonts w:hint="eastAsia"/>
                <w:color w:val="333333"/>
                <w:kern w:val="2"/>
                <w:shd w:val="clear" w:color="auto" w:fill="FFFFFF"/>
                <w:lang w:bidi="ar"/>
              </w:rPr>
              <w:t>DPM_XFSQSXQ_003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906013B">
            <w:pPr>
              <w:widowControl w:val="0"/>
              <w:jc w:val="both"/>
              <w:rPr>
                <w:rFonts w:hint="eastAsia"/>
                <w:color w:val="333333"/>
                <w:shd w:val="clear" w:color="auto" w:fill="FFFFFF"/>
                <w:lang w:bidi="ar"/>
              </w:rPr>
            </w:pPr>
            <w:r>
              <w:rPr>
                <w:rFonts w:hint="eastAsia"/>
                <w:color w:val="333333"/>
                <w:kern w:val="2"/>
                <w:shd w:val="clear" w:color="auto" w:fill="FFFFFF"/>
                <w:lang w:bidi="ar"/>
              </w:rPr>
              <w:t>验证关闭授权书详情</w:t>
            </w:r>
          </w:p>
        </w:tc>
      </w:tr>
      <w:tr w14:paraId="745F9A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184B4E9">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数据需方授权书过期</w:t>
            </w:r>
          </w:p>
        </w:tc>
        <w:tc>
          <w:tcPr>
            <w:tcW w:w="1048" w:type="pct"/>
            <w:tcBorders>
              <w:top w:val="single" w:color="auto" w:sz="8" w:space="0"/>
              <w:left w:val="single" w:color="auto" w:sz="8" w:space="0"/>
              <w:bottom w:val="single" w:color="auto" w:sz="8" w:space="0"/>
              <w:right w:val="single" w:color="auto" w:sz="8" w:space="0"/>
            </w:tcBorders>
            <w:noWrap/>
            <w:vAlign w:val="center"/>
          </w:tcPr>
          <w:p w14:paraId="7B55EFF5">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2AE37DD8">
            <w:pPr>
              <w:widowControl w:val="0"/>
              <w:jc w:val="both"/>
              <w:rPr>
                <w:rFonts w:hint="eastAsia"/>
                <w:color w:val="333333"/>
                <w:shd w:val="clear" w:color="auto" w:fill="FFFFFF"/>
                <w:lang w:bidi="ar"/>
              </w:rPr>
            </w:pPr>
            <w:r>
              <w:rPr>
                <w:rFonts w:hint="eastAsia"/>
                <w:color w:val="333333"/>
                <w:kern w:val="2"/>
                <w:shd w:val="clear" w:color="auto" w:fill="FFFFFF"/>
                <w:lang w:bidi="ar"/>
              </w:rPr>
              <w:t>验证撤销授权书</w:t>
            </w:r>
          </w:p>
        </w:tc>
      </w:tr>
      <w:tr w14:paraId="501199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2A4791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AC7073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06D3707">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08E4E428">
            <w:pPr>
              <w:widowControl w:val="0"/>
              <w:jc w:val="both"/>
              <w:rPr>
                <w:rFonts w:hint="eastAsia"/>
                <w:color w:val="333333"/>
                <w:shd w:val="clear" w:color="auto" w:fill="FFFFFF"/>
                <w:lang w:bidi="ar"/>
              </w:rPr>
            </w:pPr>
            <w:r>
              <w:rPr>
                <w:rFonts w:hint="eastAsia"/>
                <w:color w:val="333333"/>
                <w:kern w:val="2"/>
                <w:shd w:val="clear" w:color="auto" w:fill="FFFFFF"/>
                <w:lang w:bidi="ar"/>
              </w:rPr>
              <w:t>验证重复撤销授权书</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284045">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B36709A">
            <w:pPr>
              <w:widowControl w:val="0"/>
              <w:jc w:val="both"/>
              <w:rPr>
                <w:rFonts w:hint="eastAsia"/>
                <w:color w:val="333333"/>
                <w:shd w:val="clear" w:color="auto" w:fill="FFFFFF"/>
                <w:lang w:bidi="ar"/>
              </w:rPr>
            </w:pPr>
            <w:r>
              <w:rPr>
                <w:rFonts w:hint="eastAsia"/>
                <w:color w:val="333333"/>
                <w:kern w:val="2"/>
                <w:shd w:val="clear" w:color="auto" w:fill="FFFFFF"/>
                <w:lang w:bidi="ar"/>
              </w:rPr>
              <w:t>验证撤销后接口调用失败</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DPM_XFSQSQS_001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验证授权书签署后状态与签署时间展示</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DPM_XFSQSGQ_001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验证授权书过期后状态展示</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DPM_XFSQSGQ_002</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验证授权书过期后接口调用失败</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DPM_XFSQSCX_013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验证按产品授权方查询</w:t>
            </w:r>
          </w:p>
        </w:tc>
      </w:tr>
      <w:tr w14:paraId="728AC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887CA0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5DDE5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DPM_XFSQSGQ_003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验证已过期授权书操作按钮展示</w:t>
            </w:r>
          </w:p>
        </w:tc>
      </w:tr>
    </w:tbl>
    <w:p w14:paraId="50ECD39E">
      <w:pPr>
        <w:pStyle w:val="5"/>
        <w:widowControl/>
        <w:numPr>
          <w:ilvl w:val="2"/>
          <w:numId w:val="6"/>
        </w:numPr>
      </w:pPr>
      <w:r>
        <w:rPr>
          <w:rFonts w:hint="eastAsia" w:ascii="Calibri" w:hAnsi="Calibri" w:cs="宋体"/>
        </w:rPr>
        <w:t>数据供方授权书</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104FB2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287F2F23">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2402A48">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62A2DA74">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1CA38D3A">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496DB1ED">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263408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C7A1E0E">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r>
              <w:t>数据供方授权书</w:t>
            </w:r>
          </w:p>
        </w:tc>
        <w:tc>
          <w:tcPr>
            <w:tcW w:w="1280" w:type="pct"/>
            <w:vMerge w:val="restart"/>
            <w:tcBorders>
              <w:top w:val="single" w:color="auto" w:sz="8" w:space="0"/>
              <w:left w:val="single" w:color="auto" w:sz="8" w:space="0"/>
              <w:right w:val="single" w:color="auto" w:sz="8" w:space="0"/>
            </w:tcBorders>
            <w:noWrap/>
            <w:vAlign w:val="center"/>
          </w:tcPr>
          <w:p w14:paraId="4F9A165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数据供方授权书列表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6558B62A">
            <w:pPr>
              <w:widowControl w:val="0"/>
              <w:jc w:val="both"/>
              <w:rPr>
                <w:rFonts w:hint="eastAsia"/>
                <w:color w:val="333333"/>
                <w:shd w:val="clear" w:color="auto" w:fill="FFFFFF"/>
                <w:lang w:bidi="ar"/>
              </w:rPr>
            </w:pPr>
            <w:r>
              <w:rPr>
                <w:rFonts w:hint="eastAsia"/>
                <w:color w:val="333333"/>
                <w:kern w:val="2"/>
                <w:shd w:val="clear" w:color="auto" w:fill="FFFFFF"/>
                <w:lang w:bidi="ar"/>
              </w:rPr>
              <w:t>DPM_GFSQSLB_001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175154EF">
            <w:pPr>
              <w:widowControl w:val="0"/>
              <w:jc w:val="both"/>
              <w:rPr>
                <w:rFonts w:hint="eastAsia"/>
                <w:color w:val="333333"/>
                <w:shd w:val="clear" w:color="auto" w:fill="FFFFFF"/>
                <w:lang w:bidi="ar"/>
              </w:rPr>
            </w:pPr>
            <w:r>
              <w:rPr>
                <w:rFonts w:hint="eastAsia"/>
                <w:color w:val="333333"/>
                <w:kern w:val="2"/>
                <w:shd w:val="clear" w:color="auto" w:fill="FFFFFF"/>
                <w:lang w:bidi="ar"/>
              </w:rPr>
              <w:t>验证数据供方授权书列表</w:t>
            </w:r>
          </w:p>
        </w:tc>
      </w:tr>
      <w:tr w14:paraId="2D6229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49227B">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1BCA35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CD35EE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3EDA2E1">
            <w:pPr>
              <w:widowControl w:val="0"/>
              <w:jc w:val="both"/>
              <w:rPr>
                <w:rFonts w:hint="eastAsia"/>
                <w:color w:val="333333"/>
                <w:shd w:val="clear" w:color="auto" w:fill="FFFFFF"/>
                <w:lang w:bidi="ar"/>
              </w:rPr>
            </w:pPr>
            <w:r>
              <w:rPr>
                <w:rFonts w:hint="eastAsia"/>
                <w:color w:val="333333"/>
                <w:kern w:val="2"/>
                <w:shd w:val="clear" w:color="auto" w:fill="FFFFFF"/>
                <w:lang w:bidi="ar"/>
              </w:rPr>
              <w:t>DPM_GFSQSLB_002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E8E8A73">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585262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9D1B30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CCE090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73D4A8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561EA8C">
            <w:pPr>
              <w:widowControl w:val="0"/>
              <w:jc w:val="both"/>
              <w:rPr>
                <w:rFonts w:hint="eastAsia"/>
                <w:color w:val="333333"/>
                <w:shd w:val="clear" w:color="auto" w:fill="FFFFFF"/>
                <w:lang w:bidi="ar"/>
              </w:rPr>
            </w:pPr>
            <w:r>
              <w:rPr>
                <w:rFonts w:hint="eastAsia"/>
                <w:color w:val="333333"/>
                <w:kern w:val="2"/>
                <w:shd w:val="clear" w:color="auto" w:fill="FFFFFF"/>
                <w:lang w:bidi="ar"/>
              </w:rPr>
              <w:t>DPM_GFSQSLB_003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586FE934">
            <w:pPr>
              <w:widowControl w:val="0"/>
              <w:jc w:val="both"/>
              <w:rPr>
                <w:rFonts w:hint="eastAsia"/>
                <w:color w:val="333333"/>
                <w:shd w:val="clear" w:color="auto" w:fill="FFFFFF"/>
                <w:lang w:bidi="ar"/>
              </w:rPr>
            </w:pPr>
            <w:r>
              <w:rPr>
                <w:rFonts w:hint="eastAsia"/>
                <w:color w:val="333333"/>
                <w:kern w:val="2"/>
                <w:shd w:val="clear" w:color="auto" w:fill="FFFFFF"/>
                <w:lang w:bidi="ar"/>
              </w:rPr>
              <w:t>验证无授权书时的空数据展示</w:t>
            </w:r>
          </w:p>
        </w:tc>
      </w:tr>
      <w:tr w14:paraId="009099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BA37169">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842A72D">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014680D">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数据供方授权书查询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19E89A8F">
            <w:pPr>
              <w:widowControl w:val="0"/>
              <w:jc w:val="both"/>
              <w:rPr>
                <w:rFonts w:hint="eastAsia"/>
                <w:color w:val="333333"/>
                <w:shd w:val="clear" w:color="auto" w:fill="FFFFFF"/>
                <w:lang w:bidi="ar"/>
              </w:rPr>
            </w:pPr>
            <w:r>
              <w:rPr>
                <w:rFonts w:hint="eastAsia"/>
                <w:color w:val="333333"/>
                <w:kern w:val="2"/>
                <w:shd w:val="clear" w:color="auto" w:fill="FFFFFF"/>
                <w:lang w:bidi="ar"/>
              </w:rPr>
              <w:t>DPM_GFSQSCX_001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B7E1FA4">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验证按授权书编号查询</w:t>
            </w:r>
          </w:p>
        </w:tc>
      </w:tr>
      <w:tr w14:paraId="225D71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51B2A2">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73ED5C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09C324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34262E1">
            <w:pPr>
              <w:widowControl w:val="0"/>
              <w:jc w:val="both"/>
              <w:rPr>
                <w:rFonts w:hint="eastAsia"/>
                <w:color w:val="333333"/>
                <w:shd w:val="clear" w:color="auto" w:fill="FFFFFF"/>
                <w:lang w:bidi="ar"/>
              </w:rPr>
            </w:pPr>
            <w:r>
              <w:rPr>
                <w:rFonts w:hint="eastAsia"/>
                <w:color w:val="333333"/>
                <w:kern w:val="2"/>
                <w:shd w:val="clear" w:color="auto" w:fill="FFFFFF"/>
                <w:lang w:bidi="ar"/>
              </w:rPr>
              <w:t>DPM_GFSQSCX_002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4D82056">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r>
      <w:tr w14:paraId="1CCE24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5E4FC79">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CB6B71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89A3D5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02F88E0">
            <w:pPr>
              <w:widowControl w:val="0"/>
              <w:jc w:val="both"/>
              <w:rPr>
                <w:rFonts w:hint="eastAsia"/>
                <w:color w:val="333333"/>
                <w:shd w:val="clear" w:color="auto" w:fill="FFFFFF"/>
                <w:lang w:bidi="ar"/>
              </w:rPr>
            </w:pPr>
            <w:r>
              <w:rPr>
                <w:rFonts w:hint="eastAsia"/>
                <w:color w:val="333333"/>
                <w:kern w:val="2"/>
                <w:shd w:val="clear" w:color="auto" w:fill="FFFFFF"/>
                <w:lang w:bidi="ar"/>
              </w:rPr>
              <w:t>DPM_GFSQSCX_003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0AA2A630">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r>
      <w:tr w14:paraId="2B2F63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B5665C5">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C8B09D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D0442D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784D027">
            <w:pPr>
              <w:widowControl w:val="0"/>
              <w:jc w:val="both"/>
              <w:rPr>
                <w:rFonts w:hint="eastAsia"/>
                <w:color w:val="333333"/>
                <w:shd w:val="clear" w:color="auto" w:fill="FFFFFF"/>
                <w:lang w:bidi="ar"/>
              </w:rPr>
            </w:pPr>
            <w:r>
              <w:rPr>
                <w:rFonts w:hint="eastAsia"/>
                <w:color w:val="333333"/>
                <w:kern w:val="2"/>
                <w:shd w:val="clear" w:color="auto" w:fill="FFFFFF"/>
                <w:lang w:bidi="ar"/>
              </w:rPr>
              <w:t>DPM_GFSQSCX_004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1D323BDE">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验证按产品名称+授权书状态组合查询</w:t>
            </w:r>
          </w:p>
        </w:tc>
      </w:tr>
      <w:tr w14:paraId="0968DD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3F5EF69">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CEE650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0A6041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BF71A86">
            <w:pPr>
              <w:widowControl w:val="0"/>
              <w:jc w:val="both"/>
              <w:rPr>
                <w:rFonts w:hint="eastAsia"/>
                <w:color w:val="333333"/>
                <w:shd w:val="clear" w:color="auto" w:fill="FFFFFF"/>
                <w:lang w:bidi="ar"/>
              </w:rPr>
            </w:pPr>
            <w:r>
              <w:rPr>
                <w:rFonts w:hint="eastAsia"/>
                <w:color w:val="333333"/>
                <w:kern w:val="2"/>
                <w:shd w:val="clear" w:color="auto" w:fill="FFFFFF"/>
                <w:lang w:bidi="ar"/>
              </w:rPr>
              <w:t>DPM_GFSQSCX_005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51C18DC7">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验证授权书编号+产品授权方+状态组合查询</w:t>
            </w:r>
          </w:p>
        </w:tc>
      </w:tr>
      <w:tr w14:paraId="69A278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705E838">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8AA5DB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ADA509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4523DD1">
            <w:pPr>
              <w:widowControl w:val="0"/>
              <w:jc w:val="both"/>
              <w:rPr>
                <w:rFonts w:hint="eastAsia"/>
                <w:color w:val="333333"/>
                <w:shd w:val="clear" w:color="auto" w:fill="FFFFFF"/>
                <w:lang w:bidi="ar"/>
              </w:rPr>
            </w:pPr>
            <w:r>
              <w:rPr>
                <w:rFonts w:hint="eastAsia"/>
                <w:color w:val="333333"/>
                <w:kern w:val="2"/>
                <w:shd w:val="clear" w:color="auto" w:fill="FFFFFF"/>
                <w:lang w:bidi="ar"/>
              </w:rPr>
              <w:t>DPM_GFSQSCX_006</w:t>
            </w:r>
          </w:p>
        </w:tc>
        <w:tc>
          <w:tcPr>
            <w:tcW w:w="1565" w:type="pct"/>
            <w:tcBorders>
              <w:top w:val="single" w:color="auto" w:sz="8" w:space="0"/>
              <w:left w:val="single" w:color="auto" w:sz="8" w:space="0"/>
              <w:bottom w:val="single" w:color="auto" w:sz="8" w:space="0"/>
              <w:right w:val="single" w:color="auto" w:sz="8" w:space="0"/>
            </w:tcBorders>
            <w:noWrap/>
            <w:vAlign w:val="center"/>
          </w:tcPr>
          <w:p w14:paraId="221A6507">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r>
      <w:tr w14:paraId="2C8B31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901910B">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C25FF6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8C4EDC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5E31529">
            <w:pPr>
              <w:widowControl w:val="0"/>
              <w:jc w:val="both"/>
              <w:rPr>
                <w:rFonts w:hint="eastAsia"/>
                <w:color w:val="333333"/>
                <w:shd w:val="clear" w:color="auto" w:fill="FFFFFF"/>
                <w:lang w:bidi="ar"/>
              </w:rPr>
            </w:pPr>
            <w:r>
              <w:rPr>
                <w:rFonts w:hint="eastAsia"/>
                <w:color w:val="333333"/>
                <w:kern w:val="2"/>
                <w:shd w:val="clear" w:color="auto" w:fill="FFFFFF"/>
                <w:lang w:bidi="ar"/>
              </w:rPr>
              <w:t>DPM_GFSQSCX_007</w:t>
            </w:r>
          </w:p>
        </w:tc>
        <w:tc>
          <w:tcPr>
            <w:tcW w:w="1565" w:type="pct"/>
            <w:tcBorders>
              <w:top w:val="single" w:color="auto" w:sz="8" w:space="0"/>
              <w:left w:val="single" w:color="auto" w:sz="8" w:space="0"/>
              <w:bottom w:val="single" w:color="auto" w:sz="8" w:space="0"/>
              <w:right w:val="single" w:color="auto" w:sz="8" w:space="0"/>
            </w:tcBorders>
            <w:noWrap/>
            <w:vAlign w:val="center"/>
          </w:tcPr>
          <w:p w14:paraId="73AF70E7">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验证按授权书编号模糊查询</w:t>
            </w:r>
          </w:p>
        </w:tc>
      </w:tr>
      <w:tr w14:paraId="0ACA21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3023DE4">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80D4B6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112F77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FABDDBA">
            <w:pPr>
              <w:widowControl w:val="0"/>
              <w:jc w:val="both"/>
              <w:rPr>
                <w:rFonts w:hint="eastAsia"/>
                <w:color w:val="333333"/>
                <w:shd w:val="clear" w:color="auto" w:fill="FFFFFF"/>
                <w:lang w:bidi="ar"/>
              </w:rPr>
            </w:pPr>
            <w:r>
              <w:rPr>
                <w:rFonts w:hint="eastAsia"/>
                <w:color w:val="333333"/>
                <w:kern w:val="2"/>
                <w:shd w:val="clear" w:color="auto" w:fill="FFFFFF"/>
                <w:lang w:bidi="ar"/>
              </w:rPr>
              <w:t>DPM_GFSQSCX_008</w:t>
            </w:r>
          </w:p>
        </w:tc>
        <w:tc>
          <w:tcPr>
            <w:tcW w:w="1565" w:type="pct"/>
            <w:tcBorders>
              <w:top w:val="single" w:color="auto" w:sz="8" w:space="0"/>
              <w:left w:val="single" w:color="auto" w:sz="8" w:space="0"/>
              <w:bottom w:val="single" w:color="auto" w:sz="8" w:space="0"/>
              <w:right w:val="single" w:color="auto" w:sz="8" w:space="0"/>
            </w:tcBorders>
            <w:noWrap/>
            <w:vAlign w:val="center"/>
          </w:tcPr>
          <w:p w14:paraId="7F661896">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验证按不存在的授权书编号查询</w:t>
            </w:r>
          </w:p>
        </w:tc>
      </w:tr>
      <w:tr w14:paraId="5B27BB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77845E7">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C1E556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2C044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519D017">
            <w:pPr>
              <w:widowControl w:val="0"/>
              <w:jc w:val="both"/>
              <w:rPr>
                <w:rFonts w:hint="eastAsia"/>
                <w:color w:val="333333"/>
                <w:shd w:val="clear" w:color="auto" w:fill="FFFFFF"/>
                <w:lang w:bidi="ar"/>
              </w:rPr>
            </w:pPr>
            <w:r>
              <w:rPr>
                <w:rFonts w:hint="eastAsia"/>
                <w:color w:val="333333"/>
                <w:kern w:val="2"/>
                <w:shd w:val="clear" w:color="auto" w:fill="FFFFFF"/>
                <w:lang w:bidi="ar"/>
              </w:rPr>
              <w:t>DPM_GFSQSCX_009</w:t>
            </w:r>
          </w:p>
        </w:tc>
        <w:tc>
          <w:tcPr>
            <w:tcW w:w="1565" w:type="pct"/>
            <w:tcBorders>
              <w:top w:val="single" w:color="auto" w:sz="8" w:space="0"/>
              <w:left w:val="single" w:color="auto" w:sz="8" w:space="0"/>
              <w:bottom w:val="single" w:color="auto" w:sz="8" w:space="0"/>
              <w:right w:val="single" w:color="auto" w:sz="8" w:space="0"/>
            </w:tcBorders>
            <w:noWrap/>
            <w:vAlign w:val="center"/>
          </w:tcPr>
          <w:p w14:paraId="0A50DC7F">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验证授权书编号输入特殊字符查询</w:t>
            </w:r>
          </w:p>
        </w:tc>
      </w:tr>
      <w:tr w14:paraId="6DCA1E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E4A01B2">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82FD96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EB38EF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98192EB">
            <w:pPr>
              <w:widowControl w:val="0"/>
              <w:jc w:val="both"/>
              <w:rPr>
                <w:rFonts w:hint="eastAsia"/>
                <w:color w:val="333333"/>
                <w:shd w:val="clear" w:color="auto" w:fill="FFFFFF"/>
                <w:lang w:bidi="ar"/>
              </w:rPr>
            </w:pPr>
            <w:r>
              <w:rPr>
                <w:rFonts w:hint="eastAsia"/>
                <w:color w:val="333333"/>
                <w:kern w:val="2"/>
                <w:shd w:val="clear" w:color="auto" w:fill="FFFFFF"/>
                <w:lang w:bidi="ar"/>
              </w:rPr>
              <w:t>DPM_GFSQSCX_010</w:t>
            </w:r>
          </w:p>
        </w:tc>
        <w:tc>
          <w:tcPr>
            <w:tcW w:w="1565" w:type="pct"/>
            <w:tcBorders>
              <w:top w:val="single" w:color="auto" w:sz="8" w:space="0"/>
              <w:left w:val="single" w:color="auto" w:sz="8" w:space="0"/>
              <w:bottom w:val="single" w:color="auto" w:sz="8" w:space="0"/>
              <w:right w:val="single" w:color="auto" w:sz="8" w:space="0"/>
            </w:tcBorders>
            <w:noWrap/>
            <w:vAlign w:val="center"/>
          </w:tcPr>
          <w:p w14:paraId="0AEE29E6">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验证按授权书状态查询-已签署</w:t>
            </w:r>
          </w:p>
        </w:tc>
      </w:tr>
      <w:tr w14:paraId="7CCB9F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E11DAD7">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E055B7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E93040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90F516B">
            <w:pPr>
              <w:widowControl w:val="0"/>
              <w:jc w:val="both"/>
              <w:rPr>
                <w:rFonts w:hint="eastAsia"/>
                <w:color w:val="333333"/>
                <w:shd w:val="clear" w:color="auto" w:fill="FFFFFF"/>
                <w:lang w:bidi="ar"/>
              </w:rPr>
            </w:pPr>
            <w:r>
              <w:rPr>
                <w:rFonts w:hint="eastAsia"/>
                <w:color w:val="333333"/>
                <w:kern w:val="2"/>
                <w:shd w:val="clear" w:color="auto" w:fill="FFFFFF"/>
                <w:lang w:bidi="ar"/>
              </w:rPr>
              <w:t>DPM_GFSQSCX_011</w:t>
            </w:r>
          </w:p>
        </w:tc>
        <w:tc>
          <w:tcPr>
            <w:tcW w:w="1565" w:type="pct"/>
            <w:tcBorders>
              <w:top w:val="single" w:color="auto" w:sz="8" w:space="0"/>
              <w:left w:val="single" w:color="auto" w:sz="8" w:space="0"/>
              <w:bottom w:val="single" w:color="auto" w:sz="8" w:space="0"/>
              <w:right w:val="single" w:color="auto" w:sz="8" w:space="0"/>
            </w:tcBorders>
            <w:noWrap/>
            <w:vAlign w:val="center"/>
          </w:tcPr>
          <w:p w14:paraId="0BB368E4">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验证按授权书状态查询-已过期</w:t>
            </w:r>
          </w:p>
        </w:tc>
      </w:tr>
      <w:tr w14:paraId="3172AE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AAC7C09">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61F3E5C">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7A8282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918A2F4">
            <w:pPr>
              <w:widowControl w:val="0"/>
              <w:jc w:val="both"/>
              <w:rPr>
                <w:rFonts w:hint="eastAsia"/>
                <w:color w:val="333333"/>
                <w:shd w:val="clear" w:color="auto" w:fill="FFFFFF"/>
                <w:lang w:bidi="ar"/>
              </w:rPr>
            </w:pPr>
            <w:r>
              <w:rPr>
                <w:rFonts w:hint="eastAsia"/>
                <w:color w:val="333333"/>
                <w:kern w:val="2"/>
                <w:shd w:val="clear" w:color="auto" w:fill="FFFFFF"/>
                <w:lang w:bidi="ar"/>
              </w:rPr>
              <w:t>DPM_GFSQSCX_012</w:t>
            </w:r>
          </w:p>
        </w:tc>
        <w:tc>
          <w:tcPr>
            <w:tcW w:w="1565" w:type="pct"/>
            <w:tcBorders>
              <w:top w:val="single" w:color="auto" w:sz="8" w:space="0"/>
              <w:left w:val="single" w:color="auto" w:sz="8" w:space="0"/>
              <w:bottom w:val="single" w:color="auto" w:sz="8" w:space="0"/>
              <w:right w:val="single" w:color="auto" w:sz="8" w:space="0"/>
            </w:tcBorders>
            <w:noWrap/>
            <w:vAlign w:val="center"/>
          </w:tcPr>
          <w:p w14:paraId="01303520">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验证按授权书状态查询-已撤销</w:t>
            </w:r>
          </w:p>
        </w:tc>
      </w:tr>
      <w:tr w14:paraId="266B6A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7AB54DE">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2E37BF0">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C1679A0">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数据供方授权书详情</w:t>
            </w:r>
          </w:p>
        </w:tc>
        <w:tc>
          <w:tcPr>
            <w:tcW w:w="1048" w:type="pct"/>
            <w:tcBorders>
              <w:top w:val="single" w:color="auto" w:sz="8" w:space="0"/>
              <w:left w:val="single" w:color="auto" w:sz="8" w:space="0"/>
              <w:bottom w:val="single" w:color="auto" w:sz="8" w:space="0"/>
              <w:right w:val="single" w:color="auto" w:sz="8" w:space="0"/>
            </w:tcBorders>
            <w:noWrap/>
            <w:vAlign w:val="center"/>
          </w:tcPr>
          <w:p w14:paraId="55449945">
            <w:pPr>
              <w:widowControl w:val="0"/>
              <w:jc w:val="both"/>
              <w:rPr>
                <w:rFonts w:hint="eastAsia"/>
                <w:color w:val="333333"/>
                <w:shd w:val="clear" w:color="auto" w:fill="FFFFFF"/>
                <w:lang w:bidi="ar"/>
              </w:rPr>
            </w:pPr>
            <w:r>
              <w:rPr>
                <w:rFonts w:hint="eastAsia"/>
                <w:color w:val="333333"/>
                <w:kern w:val="2"/>
                <w:shd w:val="clear" w:color="auto" w:fill="FFFFFF"/>
                <w:lang w:bidi="ar"/>
              </w:rPr>
              <w:t>DPM_GFSQSXQ_001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3B8DFB8">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验证查看授权书详情</w:t>
            </w:r>
          </w:p>
        </w:tc>
      </w:tr>
      <w:tr w14:paraId="4CA9D1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1DC476F">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AAD120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C99E39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6BE4160">
            <w:pPr>
              <w:widowControl w:val="0"/>
              <w:jc w:val="both"/>
              <w:rPr>
                <w:rFonts w:hint="eastAsia"/>
                <w:color w:val="333333"/>
                <w:shd w:val="clear" w:color="auto" w:fill="FFFFFF"/>
                <w:lang w:bidi="ar"/>
              </w:rPr>
            </w:pPr>
            <w:r>
              <w:rPr>
                <w:rFonts w:hint="eastAsia"/>
                <w:color w:val="333333"/>
                <w:kern w:val="2"/>
                <w:shd w:val="clear" w:color="auto" w:fill="FFFFFF"/>
                <w:lang w:bidi="ar"/>
              </w:rPr>
              <w:t>DPM_GFSQSXQ_002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1BDEC7F5">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r>
      <w:tr w14:paraId="71F13F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9E29079">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3CD341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2554BA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D43F6BF">
            <w:pPr>
              <w:widowControl w:val="0"/>
              <w:jc w:val="both"/>
              <w:rPr>
                <w:rFonts w:hint="eastAsia"/>
                <w:color w:val="333333"/>
                <w:shd w:val="clear" w:color="auto" w:fill="FFFFFF"/>
                <w:lang w:bidi="ar"/>
              </w:rPr>
            </w:pPr>
            <w:r>
              <w:rPr>
                <w:rFonts w:hint="eastAsia"/>
                <w:color w:val="333333"/>
                <w:kern w:val="2"/>
                <w:shd w:val="clear" w:color="auto" w:fill="FFFFFF"/>
                <w:lang w:bidi="ar"/>
              </w:rPr>
              <w:t>DPM_GFSQSXQ_003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35DD640">
            <w:pPr>
              <w:widowControl w:val="0"/>
              <w:jc w:val="both"/>
              <w:rPr>
                <w:rFonts w:hint="eastAsia"/>
                <w:color w:val="333333"/>
                <w:shd w:val="clear" w:color="auto" w:fill="FFFFFF"/>
                <w:lang w:bidi="ar"/>
              </w:rPr>
            </w:pPr>
            <w:r>
              <w:rPr>
                <w:rFonts w:hint="eastAsia"/>
                <w:color w:val="333333"/>
                <w:kern w:val="2"/>
                <w:shd w:val="clear" w:color="auto" w:fill="FFFFFF"/>
                <w:lang w:bidi="ar"/>
              </w:rPr>
              <w:t>验证关闭授权书详情</w:t>
            </w:r>
          </w:p>
        </w:tc>
      </w:tr>
      <w:tr w14:paraId="2C490D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F1AFAE9">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9188D0B">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r>
              <w:t>数据供方授权书查询</w:t>
            </w:r>
          </w:p>
        </w:tc>
        <w:tc>
          <w:tcPr>
            <w:tcW w:w="1048" w:type="pct"/>
            <w:tcBorders>
              <w:top w:val="single" w:color="auto" w:sz="8" w:space="0"/>
              <w:left w:val="single" w:color="auto" w:sz="8" w:space="0"/>
              <w:bottom w:val="single" w:color="auto" w:sz="8" w:space="0"/>
              <w:right w:val="single" w:color="auto" w:sz="8" w:space="0"/>
            </w:tcBorders>
            <w:noWrap/>
            <w:vAlign w:val="center"/>
          </w:tcPr>
          <w:p w14:paraId="5D182202">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1DD927A">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验证查看授权书验证记录</w:t>
            </w:r>
          </w:p>
        </w:tc>
      </w:tr>
      <w:tr w14:paraId="63CD2F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9956799">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3B3FDE5">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B202590">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B4DEA51">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0722F993">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验证验证记录按时间排序</w:t>
            </w:r>
          </w:p>
        </w:tc>
      </w:tr>
      <w:tr w14:paraId="68370D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198BD93">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BAD888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B5B212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2145A24">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11D30A19">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验证验证记录为空</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3140F85">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E243A7F">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0EE4F601">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验证验证记录详情</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DPM_GFSQSQS_001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验证授权书签署后状态与签署时间展示</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DPM_GFSQSGQ_001</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验证授权书过期后状态展示</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DPM_GFSQSGQ_002</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验证授权书过期后接口调用失败</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DPM_GFSQSYZJL_005</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验证按验证时间查询验证记录</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DPM_GFSQSYZJL_006</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验证按验证结果查询验证记录</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DPM_GFSQSYZJL_007</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验证验证记录字段完整性</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29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DPM_GFSQSYZJL_008</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验证按验证结果查询-验证成功</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DPM_GFSQSYZJL_009</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验证按验证结果查询-验证失败</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DPM_GFSQSYZJL_010</w:t>
            </w:r>
          </w:p>
        </w:tc>
        <w:tc>
          <w:tcPr>
            <w:tcW w:w="1565" w:type="pct"/>
            <w:tcBorders>
              <w:top w:val="single" w:color="auto" w:sz="8" w:space="0"/>
              <w:left w:val="single" w:color="auto" w:sz="8" w:space="0"/>
              <w:bottom w:val="single" w:color="auto" w:sz="8" w:space="0"/>
              <w:right w:val="single" w:color="auto" w:sz="8" w:space="0"/>
            </w:tcBorders>
            <w:noWrap/>
            <w:vAlign w:val="center"/>
          </w:tcPr>
          <w:p>
            <w:r>
              <w:t>验证重置查询条件</w:t>
            </w:r>
          </w:p>
        </w:tc>
      </w:tr>
      <w:tr w14:paraId="00BE2C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r>
              <w:t>32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A4363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DC087B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r>
              <w:t>DPM_GFSQSCX_013</w:t>
            </w:r>
          </w:p>
        </w:tc>
        <w:tc>
          <w:tcPr>
            <w:tcW w:w="1565" w:type="pct"/>
            <w:tcBorders>
              <w:top w:val="single" w:color="auto" w:sz="8" w:space="0"/>
              <w:left w:val="single" w:color="auto" w:sz="8" w:space="0"/>
              <w:bottom w:val="single" w:color="auto" w:sz="8" w:space="0"/>
              <w:right w:val="single" w:color="auto" w:sz="8" w:space="0"/>
            </w:tcBorders>
            <w:noWrap/>
            <w:vAlign w:val="center"/>
          </w:tcPr>
          <w:p>
            <w:r>
              <w:t>验证按产品授权方查询</w:t>
            </w:r>
          </w:p>
        </w:tc>
      </w:tr>
    </w:tbl>
    <w:p w14:paraId="1AAAD937">
      <w:pPr>
        <w:pStyle w:val="4"/>
        <w:widowControl/>
        <w:numPr>
          <w:ilvl w:val="1"/>
          <w:numId w:val="6"/>
        </w:numPr>
        <w:rPr>
          <w:rFonts w:ascii="Arial" w:hAnsi="Arial" w:eastAsia="黑体" w:cs="黑体"/>
        </w:rPr>
      </w:pPr>
      <w:bookmarkStart w:id="68" w:name="_Toc243568544"/>
      <w:r>
        <w:rPr>
          <w:rFonts w:hint="eastAsia" w:ascii="Arial" w:hAnsi="Arial" w:eastAsia="黑体" w:cs="黑体"/>
        </w:rPr>
        <w:t>财务管理</w:t>
      </w:r>
      <w:bookmarkEnd w:id="68"/>
      <w:ins w:id="33" w:author="影" w:date="2026-10-23T09:58:46Z">
        <w:r>
          <w:rPr>
            <w:rFonts w:hint="eastAsia" w:ascii="Arial" w:hAnsi="Arial" w:eastAsia="黑体" w:cs="黑体"/>
            <w:lang w:eastAsia="zh-CN"/>
          </w:rPr>
          <w:t>（</w:t>
        </w:r>
      </w:ins>
      <w:ins w:id="34" w:author="影" w:date="2026-10-23T09:58:48Z">
        <w:r>
          <w:rPr>
            <w:rFonts w:hint="eastAsia" w:ascii="Arial" w:hAnsi="Arial" w:eastAsia="黑体" w:cs="黑体"/>
            <w:lang w:val="en-US" w:eastAsia="zh-CN"/>
          </w:rPr>
          <w:t>一凡</w:t>
        </w:r>
      </w:ins>
      <w:ins w:id="35" w:author="影" w:date="2026-10-23T09:58:46Z">
        <w:r>
          <w:rPr>
            <w:rFonts w:hint="eastAsia" w:ascii="Arial" w:hAnsi="Arial" w:eastAsia="黑体" w:cs="黑体"/>
            <w:lang w:eastAsia="zh-CN"/>
          </w:rPr>
          <w:t>）</w:t>
        </w:r>
      </w:ins>
    </w:p>
    <w:p w14:paraId="069FD645">
      <w:pPr>
        <w:pStyle w:val="5"/>
        <w:widowControl/>
        <w:numPr>
          <w:ilvl w:val="2"/>
          <w:numId w:val="6"/>
        </w:numPr>
      </w:pPr>
      <w:r>
        <w:rPr>
          <w:rFonts w:hint="eastAsia" w:ascii="Calibri" w:hAnsi="Calibri" w:cs="宋体"/>
        </w:rPr>
        <w:t>对公收款账户</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0C471D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3CEBB613">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39B4BE0C">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65EBAAEC">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1D091466">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00605FC8">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73E8B2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F361C11">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79DF712F">
            <w:pPr>
              <w:widowControl w:val="0"/>
              <w:jc w:val="both"/>
              <w:rPr>
                <w:rFonts w:hint="eastAsia"/>
                <w:color w:val="333333"/>
                <w:shd w:val="clear" w:color="auto" w:fill="FFFFFF"/>
                <w:lang w:bidi="ar"/>
              </w:rPr>
            </w:pPr>
            <w:r>
              <w:rPr>
                <w:rFonts w:hint="eastAsia"/>
                <w:color w:val="333333"/>
                <w:kern w:val="2"/>
                <w:shd w:val="clear" w:color="auto" w:fill="FFFFFF"/>
                <w:lang w:bidi="ar"/>
              </w:rPr>
              <w:t>对公收款账户</w:t>
            </w:r>
          </w:p>
        </w:tc>
        <w:tc>
          <w:tcPr>
            <w:tcW w:w="1280" w:type="pct"/>
            <w:vMerge w:val="restart"/>
            <w:tcBorders>
              <w:top w:val="single" w:color="auto" w:sz="8" w:space="0"/>
              <w:left w:val="single" w:color="auto" w:sz="8" w:space="0"/>
              <w:right w:val="single" w:color="auto" w:sz="8" w:space="0"/>
            </w:tcBorders>
            <w:noWrap/>
            <w:vAlign w:val="center"/>
          </w:tcPr>
          <w:p w14:paraId="0C0611C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对公收款账户列表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5FE588C3">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03BC8FE3">
            <w:pPr>
              <w:widowControl w:val="0"/>
              <w:jc w:val="both"/>
              <w:rPr>
                <w:rFonts w:hint="eastAsia"/>
                <w:color w:val="333333"/>
                <w:shd w:val="clear" w:color="auto" w:fill="FFFFFF"/>
                <w:lang w:bidi="ar"/>
              </w:rPr>
            </w:pPr>
            <w:r>
              <w:rPr>
                <w:rFonts w:hint="eastAsia"/>
                <w:color w:val="333333"/>
                <w:kern w:val="2"/>
                <w:shd w:val="clear" w:color="auto" w:fill="FFFFFF"/>
                <w:lang w:bidi="ar"/>
              </w:rPr>
              <w:t>验证对公收款账户列表</w:t>
            </w:r>
          </w:p>
        </w:tc>
      </w:tr>
      <w:tr w14:paraId="019618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10C648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37A3A62">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31E8E2D">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641469D">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13ECEF4">
            <w:pPr>
              <w:widowControl w:val="0"/>
              <w:jc w:val="both"/>
              <w:rPr>
                <w:rFonts w:hint="eastAsia"/>
                <w:color w:val="333333"/>
                <w:shd w:val="clear" w:color="auto" w:fill="FFFFFF"/>
                <w:lang w:bidi="ar"/>
              </w:rPr>
            </w:pPr>
            <w:r>
              <w:rPr>
                <w:rFonts w:hint="eastAsia"/>
                <w:color w:val="333333"/>
                <w:kern w:val="2"/>
                <w:shd w:val="clear" w:color="auto" w:fill="FFFFFF"/>
                <w:lang w:bidi="ar"/>
              </w:rPr>
              <w:t>验证对公收款账户空数据展示</w:t>
            </w:r>
          </w:p>
        </w:tc>
      </w:tr>
      <w:tr w14:paraId="103282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646C4A3">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3F2962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C78368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AD1C93E">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D221954">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w:t>
            </w:r>
          </w:p>
        </w:tc>
      </w:tr>
      <w:tr w14:paraId="737F57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CB72B4A">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A04A707">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F8875CF">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新建对公收款账户</w:t>
            </w:r>
          </w:p>
        </w:tc>
        <w:tc>
          <w:tcPr>
            <w:tcW w:w="1048" w:type="pct"/>
            <w:tcBorders>
              <w:top w:val="single" w:color="auto" w:sz="8" w:space="0"/>
              <w:left w:val="single" w:color="auto" w:sz="8" w:space="0"/>
              <w:bottom w:val="single" w:color="auto" w:sz="8" w:space="0"/>
              <w:right w:val="single" w:color="auto" w:sz="8" w:space="0"/>
            </w:tcBorders>
            <w:noWrap/>
            <w:vAlign w:val="center"/>
          </w:tcPr>
          <w:p w14:paraId="711C5DDD">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849D50E">
            <w:pPr>
              <w:widowControl w:val="0"/>
              <w:jc w:val="both"/>
              <w:rPr>
                <w:rFonts w:hint="eastAsia"/>
                <w:color w:val="333333"/>
                <w:shd w:val="clear" w:color="auto" w:fill="FFFFFF"/>
                <w:lang w:bidi="ar"/>
              </w:rPr>
            </w:pPr>
            <w:r>
              <w:rPr>
                <w:rFonts w:hint="eastAsia"/>
                <w:color w:val="333333"/>
                <w:kern w:val="2"/>
                <w:shd w:val="clear" w:color="auto" w:fill="FFFFFF"/>
                <w:lang w:bidi="ar"/>
              </w:rPr>
              <w:t>验证新建对公收款账户</w:t>
            </w:r>
          </w:p>
        </w:tc>
      </w:tr>
      <w:tr w14:paraId="5740A2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75EB5C8">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770C10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BAAF24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81C7BFC">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7CD3A41">
            <w:pPr>
              <w:widowControl w:val="0"/>
              <w:jc w:val="both"/>
              <w:rPr>
                <w:rFonts w:hint="eastAsia"/>
                <w:color w:val="333333"/>
                <w:shd w:val="clear" w:color="auto" w:fill="FFFFFF"/>
                <w:lang w:bidi="ar"/>
              </w:rPr>
            </w:pPr>
            <w:r>
              <w:rPr>
                <w:rFonts w:hint="eastAsia"/>
                <w:color w:val="333333"/>
                <w:kern w:val="2"/>
                <w:shd w:val="clear" w:color="auto" w:fill="FFFFFF"/>
                <w:lang w:bidi="ar"/>
              </w:rPr>
              <w:t>验证新建时必填字段为空</w:t>
            </w:r>
          </w:p>
        </w:tc>
      </w:tr>
      <w:tr w14:paraId="600887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5B78410">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C524077">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A7FE93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6823214C">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6C14889">
            <w:pPr>
              <w:widowControl w:val="0"/>
              <w:jc w:val="both"/>
              <w:rPr>
                <w:rFonts w:hint="eastAsia"/>
                <w:color w:val="333333"/>
                <w:shd w:val="clear" w:color="auto" w:fill="FFFFFF"/>
                <w:lang w:bidi="ar"/>
              </w:rPr>
            </w:pPr>
            <w:r>
              <w:rPr>
                <w:rFonts w:hint="eastAsia"/>
                <w:color w:val="333333"/>
                <w:kern w:val="2"/>
                <w:shd w:val="clear" w:color="auto" w:fill="FFFFFF"/>
                <w:lang w:bidi="ar"/>
              </w:rPr>
              <w:t>验证新建时银行账号格式校验</w:t>
            </w:r>
          </w:p>
        </w:tc>
      </w:tr>
      <w:tr w14:paraId="6CD673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2351B9D">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A711DF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09774F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3D6EA7E1">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592B4A83">
            <w:pPr>
              <w:widowControl w:val="0"/>
              <w:jc w:val="both"/>
              <w:rPr>
                <w:rFonts w:hint="eastAsia"/>
                <w:color w:val="333333"/>
                <w:shd w:val="clear" w:color="auto" w:fill="FFFFFF"/>
                <w:lang w:bidi="ar"/>
              </w:rPr>
            </w:pPr>
            <w:r>
              <w:rPr>
                <w:rFonts w:hint="eastAsia"/>
                <w:color w:val="333333"/>
                <w:kern w:val="2"/>
                <w:shd w:val="clear" w:color="auto" w:fill="FFFFFF"/>
                <w:lang w:bidi="ar"/>
              </w:rPr>
              <w:t>验证取消新建对公收款账户</w:t>
            </w:r>
          </w:p>
        </w:tc>
      </w:tr>
      <w:tr w14:paraId="137E9C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A1550BD">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EC7504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5F5FAA1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40DA060">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49CE8985">
            <w:pPr>
              <w:widowControl w:val="0"/>
              <w:jc w:val="both"/>
              <w:rPr>
                <w:rFonts w:hint="eastAsia"/>
                <w:color w:val="333333"/>
                <w:shd w:val="clear" w:color="auto" w:fill="FFFFFF"/>
                <w:lang w:bidi="ar"/>
              </w:rPr>
            </w:pPr>
            <w:r>
              <w:rPr>
                <w:rFonts w:hint="eastAsia"/>
                <w:color w:val="333333"/>
                <w:kern w:val="2"/>
                <w:shd w:val="clear" w:color="auto" w:fill="FFFFFF"/>
                <w:lang w:bidi="ar"/>
              </w:rPr>
              <w:t>验证重复创建同一对公账户</w:t>
            </w:r>
          </w:p>
        </w:tc>
      </w:tr>
      <w:tr w14:paraId="15F958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B55AE0B">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102C652">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27F080B">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编辑对公收款账户</w:t>
            </w:r>
          </w:p>
        </w:tc>
        <w:tc>
          <w:tcPr>
            <w:tcW w:w="1048" w:type="pct"/>
            <w:tcBorders>
              <w:top w:val="single" w:color="auto" w:sz="8" w:space="0"/>
              <w:left w:val="single" w:color="auto" w:sz="8" w:space="0"/>
              <w:bottom w:val="single" w:color="auto" w:sz="8" w:space="0"/>
              <w:right w:val="single" w:color="auto" w:sz="8" w:space="0"/>
            </w:tcBorders>
            <w:noWrap/>
            <w:vAlign w:val="center"/>
          </w:tcPr>
          <w:p w14:paraId="5E642FB6">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4874F48">
            <w:pPr>
              <w:widowControl w:val="0"/>
              <w:jc w:val="both"/>
              <w:rPr>
                <w:rFonts w:hint="eastAsia"/>
                <w:color w:val="333333"/>
                <w:shd w:val="clear" w:color="auto" w:fill="FFFFFF"/>
                <w:lang w:bidi="ar"/>
              </w:rPr>
            </w:pPr>
            <w:r>
              <w:rPr>
                <w:rFonts w:hint="eastAsia"/>
                <w:color w:val="333333"/>
                <w:kern w:val="2"/>
                <w:shd w:val="clear" w:color="auto" w:fill="FFFFFF"/>
                <w:lang w:bidi="ar"/>
              </w:rPr>
              <w:t>验证编辑对公收款账户</w:t>
            </w:r>
          </w:p>
        </w:tc>
      </w:tr>
      <w:tr w14:paraId="5848BA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9D04335">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5AF0B7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757AB7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9591EBD">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AFD08D5">
            <w:pPr>
              <w:widowControl w:val="0"/>
              <w:jc w:val="both"/>
              <w:rPr>
                <w:rFonts w:hint="eastAsia"/>
                <w:color w:val="333333"/>
                <w:shd w:val="clear" w:color="auto" w:fill="FFFFFF"/>
                <w:lang w:bidi="ar"/>
              </w:rPr>
            </w:pPr>
            <w:r>
              <w:rPr>
                <w:rFonts w:hint="eastAsia"/>
                <w:color w:val="333333"/>
                <w:kern w:val="2"/>
                <w:shd w:val="clear" w:color="auto" w:fill="FFFFFF"/>
                <w:lang w:bidi="ar"/>
              </w:rPr>
              <w:t>验证取消编辑对公收款账户</w:t>
            </w:r>
          </w:p>
        </w:tc>
      </w:tr>
      <w:tr w14:paraId="3EE868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935378D">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9A10DD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29BCC7E">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E00AEC7">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B3DDA31">
            <w:pPr>
              <w:widowControl w:val="0"/>
              <w:jc w:val="both"/>
              <w:rPr>
                <w:rFonts w:hint="eastAsia"/>
                <w:color w:val="333333"/>
                <w:shd w:val="clear" w:color="auto" w:fill="FFFFFF"/>
                <w:lang w:bidi="ar"/>
              </w:rPr>
            </w:pPr>
            <w:r>
              <w:rPr>
                <w:rFonts w:hint="eastAsia"/>
                <w:color w:val="333333"/>
                <w:kern w:val="2"/>
                <w:shd w:val="clear" w:color="auto" w:fill="FFFFFF"/>
                <w:lang w:bidi="ar"/>
              </w:rPr>
              <w:t>验证编辑时必填字段为空</w:t>
            </w:r>
          </w:p>
        </w:tc>
      </w:tr>
      <w:tr w14:paraId="162FF1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506D387">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1EDDD14">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3D4705A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删除对公收款账户</w:t>
            </w:r>
          </w:p>
        </w:tc>
        <w:tc>
          <w:tcPr>
            <w:tcW w:w="1048" w:type="pct"/>
            <w:tcBorders>
              <w:top w:val="single" w:color="auto" w:sz="8" w:space="0"/>
              <w:left w:val="single" w:color="auto" w:sz="8" w:space="0"/>
              <w:bottom w:val="single" w:color="auto" w:sz="8" w:space="0"/>
              <w:right w:val="single" w:color="auto" w:sz="8" w:space="0"/>
            </w:tcBorders>
            <w:noWrap/>
            <w:vAlign w:val="center"/>
          </w:tcPr>
          <w:p w14:paraId="68AFE89F">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F7C149F">
            <w:pPr>
              <w:widowControl w:val="0"/>
              <w:jc w:val="both"/>
              <w:rPr>
                <w:rFonts w:hint="eastAsia"/>
                <w:color w:val="333333"/>
                <w:shd w:val="clear" w:color="auto" w:fill="FFFFFF"/>
                <w:lang w:bidi="ar"/>
              </w:rPr>
            </w:pPr>
            <w:r>
              <w:rPr>
                <w:rFonts w:hint="eastAsia"/>
                <w:color w:val="333333"/>
                <w:kern w:val="2"/>
                <w:shd w:val="clear" w:color="auto" w:fill="FFFFFF"/>
                <w:lang w:bidi="ar"/>
              </w:rPr>
              <w:t>验证删除对公收款账户</w:t>
            </w:r>
          </w:p>
        </w:tc>
      </w:tr>
      <w:tr w14:paraId="2A3F7F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8405386">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6D10B8D">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CB5122F">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9879FD7">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30BE43A">
            <w:pPr>
              <w:widowControl w:val="0"/>
              <w:jc w:val="both"/>
              <w:rPr>
                <w:rFonts w:hint="eastAsia"/>
                <w:color w:val="333333"/>
                <w:shd w:val="clear" w:color="auto" w:fill="FFFFFF"/>
                <w:lang w:bidi="ar"/>
              </w:rPr>
            </w:pPr>
            <w:r>
              <w:rPr>
                <w:rFonts w:hint="eastAsia"/>
                <w:color w:val="333333"/>
                <w:kern w:val="2"/>
                <w:shd w:val="clear" w:color="auto" w:fill="FFFFFF"/>
                <w:lang w:bidi="ar"/>
              </w:rPr>
              <w:t>验证取消删除对公收款账户</w:t>
            </w:r>
          </w:p>
        </w:tc>
      </w:tr>
      <w:tr w14:paraId="0CE9A5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0FFCABA">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0111D6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BA2F953">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7643C25C">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0844221">
            <w:pPr>
              <w:widowControl w:val="0"/>
              <w:jc w:val="both"/>
              <w:rPr>
                <w:rFonts w:hint="eastAsia"/>
                <w:color w:val="333333"/>
                <w:shd w:val="clear" w:color="auto" w:fill="FFFFFF"/>
                <w:lang w:bidi="ar"/>
              </w:rPr>
            </w:pPr>
            <w:r>
              <w:rPr>
                <w:rFonts w:hint="eastAsia"/>
                <w:color w:val="333333"/>
                <w:kern w:val="2"/>
                <w:shd w:val="clear" w:color="auto" w:fill="FFFFFF"/>
                <w:lang w:bidi="ar"/>
              </w:rPr>
              <w:t>验证删除已被使用的账户</w:t>
            </w:r>
          </w:p>
        </w:tc>
      </w:tr>
    </w:tbl>
    <w:p w14:paraId="70EC19C8">
      <w:pPr>
        <w:pStyle w:val="4"/>
        <w:widowControl/>
        <w:numPr>
          <w:ilvl w:val="1"/>
          <w:numId w:val="6"/>
        </w:numPr>
        <w:ind w:left="0" w:firstLine="0"/>
        <w:rPr>
          <w:rFonts w:ascii="Arial" w:hAnsi="Arial" w:eastAsia="黑体" w:cs="黑体"/>
        </w:rPr>
        <w:pPrChange w:id="36" w:author="影" w:date="2026-10-23T09:58:57Z">
          <w:pPr>
            <w:pStyle w:val="4"/>
            <w:widowControl/>
            <w:numPr>
              <w:ilvl w:val="1"/>
              <w:numId w:val="6"/>
            </w:numPr>
          </w:pPr>
        </w:pPrChange>
      </w:pPr>
      <w:bookmarkStart w:id="69" w:name="_Toc243568545"/>
      <w:r>
        <w:rPr>
          <w:rFonts w:hint="eastAsia" w:ascii="Arial" w:hAnsi="Arial" w:eastAsia="黑体" w:cs="黑体"/>
        </w:rPr>
        <w:t>应用管理</w:t>
      </w:r>
      <w:bookmarkEnd w:id="69"/>
      <w:ins w:id="37" w:author="影" w:date="2026-10-23T09:58:55Z">
        <w:r>
          <w:rPr>
            <w:rFonts w:hint="eastAsia" w:ascii="Arial" w:hAnsi="Arial" w:eastAsia="黑体" w:cs="黑体"/>
            <w:lang w:eastAsia="zh-CN"/>
          </w:rPr>
          <w:t>（</w:t>
        </w:r>
      </w:ins>
      <w:ins w:id="38" w:author="影" w:date="2026-10-23T09:58:55Z">
        <w:r>
          <w:rPr>
            <w:rFonts w:hint="eastAsia" w:ascii="Arial" w:hAnsi="Arial" w:eastAsia="黑体" w:cs="黑体"/>
            <w:lang w:val="en-US" w:eastAsia="zh-CN"/>
          </w:rPr>
          <w:t>一凡</w:t>
        </w:r>
      </w:ins>
      <w:ins w:id="39" w:author="影" w:date="2026-10-23T09:58:55Z">
        <w:r>
          <w:rPr>
            <w:rFonts w:hint="eastAsia" w:ascii="Arial" w:hAnsi="Arial" w:eastAsia="黑体" w:cs="黑体"/>
            <w:lang w:eastAsia="zh-CN"/>
          </w:rPr>
          <w:t>）</w:t>
        </w:r>
      </w:ins>
    </w:p>
    <w:p w14:paraId="26406139">
      <w:pPr>
        <w:pStyle w:val="5"/>
        <w:widowControl/>
        <w:numPr>
          <w:ilvl w:val="2"/>
          <w:numId w:val="6"/>
        </w:numPr>
      </w:pPr>
      <w:r>
        <w:rPr>
          <w:rFonts w:hint="eastAsia" w:ascii="Calibri" w:hAnsi="Calibri" w:cs="宋体"/>
        </w:rPr>
        <w:t>应用管理</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55017F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0EDE8D3E">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0ADD4C95">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66CFA76D">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4756DC62">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6A5188FF">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11CA73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97250F">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027593BC">
            <w:pPr>
              <w:widowControl w:val="0"/>
              <w:jc w:val="both"/>
              <w:rPr>
                <w:rFonts w:hint="eastAsia"/>
                <w:color w:val="333333"/>
                <w:shd w:val="clear" w:color="auto" w:fill="FFFFFF"/>
                <w:lang w:bidi="ar"/>
              </w:rPr>
            </w:pPr>
            <w:r>
              <w:rPr>
                <w:rFonts w:hint="eastAsia"/>
                <w:color w:val="333333"/>
                <w:kern w:val="2"/>
                <w:shd w:val="clear" w:color="auto" w:fill="FFFFFF"/>
                <w:lang w:bidi="ar"/>
              </w:rPr>
              <w:t>应用管理</w:t>
            </w:r>
          </w:p>
        </w:tc>
        <w:tc>
          <w:tcPr>
            <w:tcW w:w="1280" w:type="pct"/>
            <w:vMerge w:val="restart"/>
            <w:tcBorders>
              <w:top w:val="single" w:color="auto" w:sz="8" w:space="0"/>
              <w:left w:val="single" w:color="auto" w:sz="8" w:space="0"/>
              <w:right w:val="single" w:color="auto" w:sz="8" w:space="0"/>
            </w:tcBorders>
            <w:noWrap/>
            <w:vAlign w:val="center"/>
          </w:tcPr>
          <w:p w14:paraId="73B13A4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应用列表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7114E133">
            <w:pPr>
              <w:widowControl w:val="0"/>
              <w:jc w:val="both"/>
              <w:rPr>
                <w:rFonts w:hint="eastAsia"/>
                <w:color w:val="333333"/>
                <w:shd w:val="clear" w:color="auto" w:fill="FFFFFF"/>
                <w:lang w:bidi="ar"/>
              </w:rPr>
            </w:pPr>
            <w:r>
              <w:rPr>
                <w:rFonts w:hint="eastAsia"/>
                <w:color w:val="333333"/>
                <w:kern w:val="2"/>
                <w:shd w:val="clear" w:color="auto" w:fill="FFFFFF"/>
                <w:lang w:bidi="ar"/>
              </w:rPr>
              <w:t>DPM_YYGLLB_001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9104F99">
            <w:pPr>
              <w:widowControl w:val="0"/>
              <w:jc w:val="both"/>
              <w:rPr>
                <w:rFonts w:hint="eastAsia"/>
                <w:color w:val="333333"/>
                <w:shd w:val="clear" w:color="auto" w:fill="FFFFFF"/>
                <w:lang w:bidi="ar"/>
              </w:rPr>
            </w:pPr>
            <w:r>
              <w:rPr>
                <w:rFonts w:hint="eastAsia"/>
                <w:color w:val="333333"/>
                <w:kern w:val="2"/>
                <w:shd w:val="clear" w:color="auto" w:fill="FFFFFF"/>
                <w:lang w:bidi="ar"/>
              </w:rPr>
              <w:t>验证应用列表</w:t>
            </w:r>
          </w:p>
        </w:tc>
      </w:tr>
      <w:tr w14:paraId="3D342F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ED01E08">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11CD51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A270E4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75B5B24">
            <w:pPr>
              <w:widowControl w:val="0"/>
              <w:jc w:val="both"/>
              <w:rPr>
                <w:rFonts w:hint="eastAsia"/>
                <w:color w:val="333333"/>
                <w:shd w:val="clear" w:color="auto" w:fill="FFFFFF"/>
                <w:lang w:bidi="ar"/>
              </w:rPr>
            </w:pPr>
            <w:r>
              <w:rPr>
                <w:rFonts w:hint="eastAsia"/>
                <w:color w:val="333333"/>
                <w:kern w:val="2"/>
                <w:shd w:val="clear" w:color="auto" w:fill="FFFFFF"/>
                <w:lang w:bidi="ar"/>
              </w:rPr>
              <w:t>DPM_YYGLLB_002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56C42109">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r>
      <w:tr w14:paraId="02E879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60F74E2">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A03AFB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A798A87">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3C41E9C">
            <w:pPr>
              <w:widowControl w:val="0"/>
              <w:jc w:val="both"/>
              <w:rPr>
                <w:rFonts w:hint="eastAsia"/>
                <w:color w:val="333333"/>
                <w:shd w:val="clear" w:color="auto" w:fill="FFFFFF"/>
                <w:lang w:bidi="ar"/>
              </w:rPr>
            </w:pPr>
            <w:r>
              <w:rPr>
                <w:rFonts w:hint="eastAsia"/>
                <w:color w:val="333333"/>
                <w:kern w:val="2"/>
                <w:shd w:val="clear" w:color="auto" w:fill="FFFFFF"/>
                <w:lang w:bidi="ar"/>
              </w:rPr>
              <w:t>DPM_YYGLLB_003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5D6F7AC">
            <w:pPr>
              <w:widowControl w:val="0"/>
              <w:jc w:val="both"/>
              <w:rPr>
                <w:rFonts w:hint="eastAsia"/>
                <w:color w:val="333333"/>
                <w:shd w:val="clear" w:color="auto" w:fill="FFFFFF"/>
                <w:lang w:bidi="ar"/>
              </w:rPr>
            </w:pPr>
            <w:r>
              <w:rPr>
                <w:rFonts w:hint="eastAsia"/>
                <w:color w:val="333333"/>
                <w:kern w:val="2"/>
                <w:shd w:val="clear" w:color="auto" w:fill="FFFFFF"/>
                <w:lang w:bidi="ar"/>
              </w:rPr>
              <w:t>验证无应用时的空数据展示</w:t>
            </w:r>
          </w:p>
        </w:tc>
      </w:tr>
      <w:tr w14:paraId="7C4350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2B935C52">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F4977A7">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5080258C">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新建应用</w:t>
            </w:r>
          </w:p>
        </w:tc>
        <w:tc>
          <w:tcPr>
            <w:tcW w:w="1048" w:type="pct"/>
            <w:tcBorders>
              <w:top w:val="single" w:color="auto" w:sz="8" w:space="0"/>
              <w:left w:val="single" w:color="auto" w:sz="8" w:space="0"/>
              <w:bottom w:val="single" w:color="auto" w:sz="8" w:space="0"/>
              <w:right w:val="single" w:color="auto" w:sz="8" w:space="0"/>
            </w:tcBorders>
            <w:noWrap/>
            <w:vAlign w:val="center"/>
          </w:tcPr>
          <w:p w14:paraId="5F2D4A91">
            <w:pPr>
              <w:widowControl w:val="0"/>
              <w:jc w:val="both"/>
              <w:rPr>
                <w:rFonts w:hint="eastAsia"/>
                <w:color w:val="333333"/>
                <w:shd w:val="clear" w:color="auto" w:fill="FFFFFF"/>
                <w:lang w:bidi="ar"/>
              </w:rPr>
            </w:pPr>
            <w:r>
              <w:rPr>
                <w:rFonts w:hint="eastAsia"/>
                <w:color w:val="333333"/>
                <w:kern w:val="2"/>
                <w:shd w:val="clear" w:color="auto" w:fill="FFFFFF"/>
                <w:lang w:bidi="ar"/>
              </w:rPr>
              <w:t>DPM_YYGLXJ_001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7928D4A">
            <w:pPr>
              <w:widowControl w:val="0"/>
              <w:jc w:val="both"/>
              <w:rPr>
                <w:rFonts w:hint="eastAsia"/>
                <w:color w:val="333333"/>
                <w:shd w:val="clear" w:color="auto" w:fill="FFFFFF"/>
                <w:lang w:bidi="ar"/>
              </w:rPr>
            </w:pPr>
            <w:r>
              <w:rPr>
                <w:rFonts w:hint="eastAsia"/>
                <w:color w:val="333333"/>
                <w:kern w:val="2"/>
                <w:shd w:val="clear" w:color="auto" w:fill="FFFFFF"/>
                <w:lang w:bidi="ar"/>
              </w:rPr>
              <w:t>验证新建应用</w:t>
            </w:r>
          </w:p>
        </w:tc>
      </w:tr>
      <w:tr w14:paraId="1AC7B2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D6CCD47">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20BE9E6">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18CC8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486A7AA8">
            <w:pPr>
              <w:widowControl w:val="0"/>
              <w:jc w:val="both"/>
              <w:rPr>
                <w:rFonts w:hint="eastAsia"/>
                <w:color w:val="333333"/>
                <w:shd w:val="clear" w:color="auto" w:fill="FFFFFF"/>
                <w:lang w:bidi="ar"/>
              </w:rPr>
            </w:pPr>
            <w:r>
              <w:rPr>
                <w:rFonts w:hint="eastAsia"/>
                <w:color w:val="333333"/>
                <w:kern w:val="2"/>
                <w:shd w:val="clear" w:color="auto" w:fill="FFFFFF"/>
                <w:lang w:bidi="ar"/>
              </w:rPr>
              <w:t>DPM_YYGLXJ_002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37F05A5F">
            <w:pPr>
              <w:widowControl w:val="0"/>
              <w:jc w:val="both"/>
              <w:rPr>
                <w:rFonts w:hint="eastAsia"/>
                <w:color w:val="333333"/>
                <w:shd w:val="clear" w:color="auto" w:fill="FFFFFF"/>
                <w:lang w:bidi="ar"/>
              </w:rPr>
            </w:pPr>
            <w:r>
              <w:rPr>
                <w:rFonts w:hint="eastAsia"/>
                <w:color w:val="333333"/>
                <w:kern w:val="2"/>
                <w:shd w:val="clear" w:color="auto" w:fill="FFFFFF"/>
                <w:lang w:bidi="ar"/>
              </w:rPr>
              <w:t>验证新建应用时必填字段为空</w:t>
            </w:r>
          </w:p>
        </w:tc>
      </w:tr>
      <w:tr w14:paraId="1FD38A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A083CC6">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9107403">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73F692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6B13995">
            <w:pPr>
              <w:widowControl w:val="0"/>
              <w:jc w:val="both"/>
              <w:rPr>
                <w:rFonts w:hint="eastAsia"/>
                <w:color w:val="333333"/>
                <w:shd w:val="clear" w:color="auto" w:fill="FFFFFF"/>
                <w:lang w:bidi="ar"/>
              </w:rPr>
            </w:pPr>
            <w:r>
              <w:rPr>
                <w:rFonts w:hint="eastAsia"/>
                <w:color w:val="333333"/>
                <w:kern w:val="2"/>
                <w:shd w:val="clear" w:color="auto" w:fill="FFFFFF"/>
                <w:lang w:bidi="ar"/>
              </w:rPr>
              <w:t>DPM_YYGLXJ_003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7FAE943">
            <w:pPr>
              <w:widowControl w:val="0"/>
              <w:jc w:val="both"/>
              <w:rPr>
                <w:rFonts w:hint="eastAsia"/>
                <w:color w:val="333333"/>
                <w:shd w:val="clear" w:color="auto" w:fill="FFFFFF"/>
                <w:lang w:bidi="ar"/>
              </w:rPr>
            </w:pPr>
            <w:r>
              <w:rPr>
                <w:rFonts w:hint="eastAsia"/>
                <w:color w:val="333333"/>
                <w:kern w:val="2"/>
                <w:shd w:val="clear" w:color="auto" w:fill="FFFFFF"/>
                <w:lang w:bidi="ar"/>
              </w:rPr>
              <w:t>验证重复创建相同应用名称</w:t>
            </w:r>
          </w:p>
        </w:tc>
      </w:tr>
      <w:tr w14:paraId="22B411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1849869">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6D7BB7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D400E2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D6C28BD">
            <w:pPr>
              <w:widowControl w:val="0"/>
              <w:jc w:val="both"/>
              <w:rPr>
                <w:rFonts w:hint="eastAsia"/>
                <w:color w:val="333333"/>
                <w:shd w:val="clear" w:color="auto" w:fill="FFFFFF"/>
                <w:lang w:bidi="ar"/>
              </w:rPr>
            </w:pPr>
            <w:r>
              <w:rPr>
                <w:rFonts w:hint="eastAsia"/>
                <w:color w:val="333333"/>
                <w:kern w:val="2"/>
                <w:shd w:val="clear" w:color="auto" w:fill="FFFFFF"/>
                <w:lang w:bidi="ar"/>
              </w:rPr>
              <w:t>DPM_YYGLXJ_004</w:t>
            </w:r>
          </w:p>
        </w:tc>
        <w:tc>
          <w:tcPr>
            <w:tcW w:w="1565" w:type="pct"/>
            <w:tcBorders>
              <w:top w:val="single" w:color="auto" w:sz="8" w:space="0"/>
              <w:left w:val="single" w:color="auto" w:sz="8" w:space="0"/>
              <w:bottom w:val="single" w:color="auto" w:sz="8" w:space="0"/>
              <w:right w:val="single" w:color="auto" w:sz="8" w:space="0"/>
            </w:tcBorders>
            <w:noWrap/>
            <w:vAlign w:val="center"/>
          </w:tcPr>
          <w:p w14:paraId="1963BF71">
            <w:pPr>
              <w:widowControl w:val="0"/>
              <w:jc w:val="both"/>
              <w:rPr>
                <w:rFonts w:hint="eastAsia"/>
                <w:color w:val="333333"/>
                <w:shd w:val="clear" w:color="auto" w:fill="FFFFFF"/>
                <w:lang w:bidi="ar"/>
              </w:rPr>
            </w:pPr>
            <w:r>
              <w:rPr>
                <w:rFonts w:hint="eastAsia"/>
                <w:color w:val="333333"/>
                <w:kern w:val="2"/>
                <w:shd w:val="clear" w:color="auto" w:fill="FFFFFF"/>
                <w:lang w:bidi="ar"/>
              </w:rPr>
              <w:t>验证取消新建应用</w:t>
            </w:r>
          </w:p>
        </w:tc>
      </w:tr>
      <w:tr w14:paraId="495ABB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082968">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1297FB4">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014FF3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08FF797">
            <w:pPr>
              <w:widowControl w:val="0"/>
              <w:jc w:val="both"/>
              <w:rPr>
                <w:rFonts w:hint="eastAsia"/>
                <w:color w:val="333333"/>
                <w:shd w:val="clear" w:color="auto" w:fill="FFFFFF"/>
                <w:lang w:bidi="ar"/>
              </w:rPr>
            </w:pPr>
            <w:r>
              <w:rPr>
                <w:rFonts w:hint="eastAsia"/>
                <w:color w:val="333333"/>
                <w:kern w:val="2"/>
                <w:shd w:val="clear" w:color="auto" w:fill="FFFFFF"/>
                <w:lang w:bidi="ar"/>
              </w:rPr>
              <w:t>DPM_YYGLXJ_005</w:t>
            </w:r>
          </w:p>
        </w:tc>
        <w:tc>
          <w:tcPr>
            <w:tcW w:w="1565" w:type="pct"/>
            <w:tcBorders>
              <w:top w:val="single" w:color="auto" w:sz="8" w:space="0"/>
              <w:left w:val="single" w:color="auto" w:sz="8" w:space="0"/>
              <w:bottom w:val="single" w:color="auto" w:sz="8" w:space="0"/>
              <w:right w:val="single" w:color="auto" w:sz="8" w:space="0"/>
            </w:tcBorders>
            <w:noWrap/>
            <w:vAlign w:val="center"/>
          </w:tcPr>
          <w:p w14:paraId="7E1A1313">
            <w:pPr>
              <w:widowControl w:val="0"/>
              <w:jc w:val="both"/>
              <w:rPr>
                <w:rFonts w:hint="eastAsia"/>
                <w:color w:val="333333"/>
                <w:shd w:val="clear" w:color="auto" w:fill="FFFFFF"/>
                <w:lang w:bidi="ar"/>
              </w:rPr>
            </w:pPr>
            <w:r>
              <w:rPr>
                <w:rFonts w:hint="eastAsia"/>
                <w:color w:val="333333"/>
                <w:kern w:val="2"/>
                <w:shd w:val="clear" w:color="auto" w:fill="FFFFFF"/>
                <w:lang w:bidi="ar"/>
              </w:rPr>
              <w:t>验证新建后展示应用ID与AppKey</w:t>
            </w:r>
          </w:p>
        </w:tc>
      </w:tr>
      <w:tr w14:paraId="1BA4DA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8C80625">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CA09A65">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6850168A">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编辑应用</w:t>
            </w:r>
          </w:p>
        </w:tc>
        <w:tc>
          <w:tcPr>
            <w:tcW w:w="1048" w:type="pct"/>
            <w:tcBorders>
              <w:top w:val="single" w:color="auto" w:sz="8" w:space="0"/>
              <w:left w:val="single" w:color="auto" w:sz="8" w:space="0"/>
              <w:bottom w:val="single" w:color="auto" w:sz="8" w:space="0"/>
              <w:right w:val="single" w:color="auto" w:sz="8" w:space="0"/>
            </w:tcBorders>
            <w:noWrap/>
            <w:vAlign w:val="center"/>
          </w:tcPr>
          <w:p w14:paraId="637DA417">
            <w:pPr>
              <w:widowControl w:val="0"/>
              <w:jc w:val="both"/>
              <w:rPr>
                <w:rFonts w:hint="eastAsia"/>
                <w:color w:val="333333"/>
                <w:shd w:val="clear" w:color="auto" w:fill="FFFFFF"/>
                <w:lang w:bidi="ar"/>
              </w:rPr>
            </w:pPr>
            <w:r>
              <w:rPr>
                <w:rFonts w:hint="eastAsia"/>
                <w:color w:val="333333"/>
                <w:kern w:val="2"/>
                <w:shd w:val="clear" w:color="auto" w:fill="FFFFFF"/>
                <w:lang w:bidi="ar"/>
              </w:rPr>
              <w:t>DPM_YYGLBJ_001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60CFF23">
            <w:pPr>
              <w:widowControl w:val="0"/>
              <w:jc w:val="both"/>
              <w:rPr>
                <w:rFonts w:hint="eastAsia"/>
                <w:color w:val="333333"/>
                <w:shd w:val="clear" w:color="auto" w:fill="FFFFFF"/>
                <w:lang w:bidi="ar"/>
              </w:rPr>
            </w:pPr>
            <w:r>
              <w:rPr>
                <w:rFonts w:hint="eastAsia"/>
                <w:color w:val="333333"/>
                <w:kern w:val="2"/>
                <w:shd w:val="clear" w:color="auto" w:fill="FFFFFF"/>
                <w:lang w:bidi="ar"/>
              </w:rPr>
              <w:t>验证编辑应用</w:t>
            </w:r>
          </w:p>
        </w:tc>
      </w:tr>
      <w:tr w14:paraId="6577F8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E5C52FA">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6E81051">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1FC6E8E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CE22BA8">
            <w:pPr>
              <w:widowControl w:val="0"/>
              <w:jc w:val="both"/>
              <w:rPr>
                <w:rFonts w:hint="eastAsia"/>
                <w:color w:val="333333"/>
                <w:shd w:val="clear" w:color="auto" w:fill="FFFFFF"/>
                <w:lang w:bidi="ar"/>
              </w:rPr>
            </w:pPr>
            <w:r>
              <w:rPr>
                <w:rFonts w:hint="eastAsia"/>
                <w:color w:val="333333"/>
                <w:kern w:val="2"/>
                <w:shd w:val="clear" w:color="auto" w:fill="FFFFFF"/>
                <w:lang w:bidi="ar"/>
              </w:rPr>
              <w:t>DPM_YYGLBJ_002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7BB18CEA">
            <w:pPr>
              <w:widowControl w:val="0"/>
              <w:jc w:val="both"/>
              <w:rPr>
                <w:rFonts w:hint="eastAsia"/>
                <w:color w:val="333333"/>
                <w:shd w:val="clear" w:color="auto" w:fill="FFFFFF"/>
                <w:lang w:bidi="ar"/>
              </w:rPr>
            </w:pPr>
            <w:r>
              <w:rPr>
                <w:rFonts w:hint="eastAsia"/>
                <w:color w:val="333333"/>
                <w:kern w:val="2"/>
                <w:shd w:val="clear" w:color="auto" w:fill="FFFFFF"/>
                <w:lang w:bidi="ar"/>
              </w:rPr>
              <w:t>验证取消编辑应用</w:t>
            </w:r>
          </w:p>
        </w:tc>
      </w:tr>
      <w:tr w14:paraId="0B7E36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68EAE73">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AC73D4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887B6C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7B90E4">
            <w:pPr>
              <w:widowControl w:val="0"/>
              <w:jc w:val="both"/>
              <w:rPr>
                <w:rFonts w:hint="eastAsia"/>
                <w:color w:val="333333"/>
                <w:shd w:val="clear" w:color="auto" w:fill="FFFFFF"/>
                <w:lang w:bidi="ar"/>
              </w:rPr>
            </w:pPr>
            <w:r>
              <w:rPr>
                <w:rFonts w:hint="eastAsia"/>
                <w:color w:val="333333"/>
                <w:kern w:val="2"/>
                <w:shd w:val="clear" w:color="auto" w:fill="FFFFFF"/>
                <w:lang w:bidi="ar"/>
              </w:rPr>
              <w:t>DPM_YYGLBJ_003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64722EE7">
            <w:pPr>
              <w:widowControl w:val="0"/>
              <w:jc w:val="both"/>
              <w:rPr>
                <w:rFonts w:hint="eastAsia"/>
                <w:color w:val="333333"/>
                <w:shd w:val="clear" w:color="auto" w:fill="FFFFFF"/>
                <w:lang w:bidi="ar"/>
              </w:rPr>
            </w:pPr>
            <w:r>
              <w:rPr>
                <w:rFonts w:hint="eastAsia"/>
                <w:color w:val="333333"/>
                <w:kern w:val="2"/>
                <w:shd w:val="clear" w:color="auto" w:fill="FFFFFF"/>
                <w:lang w:bidi="ar"/>
              </w:rPr>
              <w:t>验证编辑时必填字段为空</w:t>
            </w:r>
          </w:p>
        </w:tc>
      </w:tr>
      <w:tr w14:paraId="3F5BDD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40FCD3F">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D4194BE">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07F43955">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禁用应用</w:t>
            </w:r>
          </w:p>
        </w:tc>
        <w:tc>
          <w:tcPr>
            <w:tcW w:w="1048" w:type="pct"/>
            <w:tcBorders>
              <w:top w:val="single" w:color="auto" w:sz="8" w:space="0"/>
              <w:left w:val="single" w:color="auto" w:sz="8" w:space="0"/>
              <w:bottom w:val="single" w:color="auto" w:sz="8" w:space="0"/>
              <w:right w:val="single" w:color="auto" w:sz="8" w:space="0"/>
            </w:tcBorders>
            <w:noWrap/>
            <w:vAlign w:val="center"/>
          </w:tcPr>
          <w:p w14:paraId="3F48328B">
            <w:pPr>
              <w:widowControl w:val="0"/>
              <w:jc w:val="both"/>
              <w:rPr>
                <w:rFonts w:hint="eastAsia"/>
                <w:color w:val="333333"/>
                <w:shd w:val="clear" w:color="auto" w:fill="FFFFFF"/>
                <w:lang w:bidi="ar"/>
              </w:rPr>
            </w:pPr>
            <w:r>
              <w:rPr>
                <w:rFonts w:hint="eastAsia"/>
                <w:color w:val="333333"/>
                <w:kern w:val="2"/>
                <w:shd w:val="clear" w:color="auto" w:fill="FFFFFF"/>
                <w:lang w:bidi="ar"/>
              </w:rPr>
              <w:t>DPM_YYGLJY_001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FC7CEF8">
            <w:pPr>
              <w:widowControl w:val="0"/>
              <w:jc w:val="both"/>
              <w:rPr>
                <w:rFonts w:hint="eastAsia"/>
                <w:color w:val="333333"/>
                <w:shd w:val="clear" w:color="auto" w:fill="FFFFFF"/>
                <w:lang w:bidi="ar"/>
              </w:rPr>
            </w:pPr>
            <w:r>
              <w:rPr>
                <w:rFonts w:hint="eastAsia"/>
                <w:color w:val="333333"/>
                <w:kern w:val="2"/>
                <w:shd w:val="clear" w:color="auto" w:fill="FFFFFF"/>
                <w:lang w:bidi="ar"/>
              </w:rPr>
              <w:t>验证禁用应用</w:t>
            </w:r>
          </w:p>
        </w:tc>
      </w:tr>
      <w:tr w14:paraId="5B70071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423D3211">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0B67BEF">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33BD5DC9">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2C3B952">
            <w:pPr>
              <w:widowControl w:val="0"/>
              <w:jc w:val="both"/>
              <w:rPr>
                <w:rFonts w:hint="eastAsia"/>
                <w:color w:val="333333"/>
                <w:shd w:val="clear" w:color="auto" w:fill="FFFFFF"/>
                <w:lang w:bidi="ar"/>
              </w:rPr>
            </w:pPr>
            <w:r>
              <w:rPr>
                <w:rFonts w:hint="eastAsia"/>
                <w:color w:val="333333"/>
                <w:kern w:val="2"/>
                <w:shd w:val="clear" w:color="auto" w:fill="FFFFFF"/>
                <w:lang w:bidi="ar"/>
              </w:rPr>
              <w:t>DPM_YYGLJY_002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29A93557">
            <w:pPr>
              <w:widowControl w:val="0"/>
              <w:jc w:val="both"/>
              <w:rPr>
                <w:rFonts w:hint="eastAsia"/>
                <w:color w:val="333333"/>
                <w:shd w:val="clear" w:color="auto" w:fill="FFFFFF"/>
                <w:lang w:bidi="ar"/>
              </w:rPr>
            </w:pPr>
            <w:r>
              <w:rPr>
                <w:rFonts w:hint="eastAsia"/>
                <w:color w:val="333333"/>
                <w:kern w:val="2"/>
                <w:shd w:val="clear" w:color="auto" w:fill="FFFFFF"/>
                <w:lang w:bidi="ar"/>
              </w:rPr>
              <w:t>验证重复禁用应用</w:t>
            </w:r>
          </w:p>
        </w:tc>
      </w:tr>
      <w:tr w14:paraId="47BFA1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3CC44C8">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E77A789">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F632EC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B065373">
            <w:pPr>
              <w:widowControl w:val="0"/>
              <w:jc w:val="both"/>
              <w:rPr>
                <w:rFonts w:hint="eastAsia"/>
                <w:color w:val="333333"/>
                <w:shd w:val="clear" w:color="auto" w:fill="FFFFFF"/>
                <w:lang w:bidi="ar"/>
              </w:rPr>
            </w:pPr>
            <w:r>
              <w:rPr>
                <w:rFonts w:hint="eastAsia"/>
                <w:color w:val="333333"/>
                <w:kern w:val="2"/>
                <w:shd w:val="clear" w:color="auto" w:fill="FFFFFF"/>
                <w:lang w:bidi="ar"/>
              </w:rPr>
              <w:t>DPM_YYGLJY_003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CBC1D5F">
            <w:pPr>
              <w:widowControl w:val="0"/>
              <w:jc w:val="both"/>
              <w:rPr>
                <w:rFonts w:hint="eastAsia"/>
                <w:color w:val="333333"/>
                <w:shd w:val="clear" w:color="auto" w:fill="FFFFFF"/>
                <w:lang w:bidi="ar"/>
              </w:rPr>
            </w:pPr>
            <w:r>
              <w:rPr>
                <w:rFonts w:hint="eastAsia"/>
                <w:color w:val="333333"/>
                <w:kern w:val="2"/>
                <w:shd w:val="clear" w:color="auto" w:fill="FFFFFF"/>
                <w:lang w:bidi="ar"/>
              </w:rPr>
              <w:t>验证禁用后应用接口不可调用</w:t>
            </w:r>
          </w:p>
        </w:tc>
      </w:tr>
      <w:tr w14:paraId="748D3B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D904E86">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44213622">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49268CD2">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启用应用</w:t>
            </w:r>
          </w:p>
        </w:tc>
        <w:tc>
          <w:tcPr>
            <w:tcW w:w="1048" w:type="pct"/>
            <w:tcBorders>
              <w:top w:val="single" w:color="auto" w:sz="8" w:space="0"/>
              <w:left w:val="single" w:color="auto" w:sz="8" w:space="0"/>
              <w:bottom w:val="single" w:color="auto" w:sz="8" w:space="0"/>
              <w:right w:val="single" w:color="auto" w:sz="8" w:space="0"/>
            </w:tcBorders>
            <w:noWrap/>
            <w:vAlign w:val="center"/>
          </w:tcPr>
          <w:p w14:paraId="66F51F4A">
            <w:pPr>
              <w:widowControl w:val="0"/>
              <w:jc w:val="both"/>
              <w:rPr>
                <w:rFonts w:hint="eastAsia"/>
                <w:color w:val="333333"/>
                <w:shd w:val="clear" w:color="auto" w:fill="FFFFFF"/>
                <w:lang w:bidi="ar"/>
              </w:rPr>
            </w:pPr>
            <w:r>
              <w:rPr>
                <w:rFonts w:hint="eastAsia"/>
                <w:color w:val="333333"/>
                <w:kern w:val="2"/>
                <w:shd w:val="clear" w:color="auto" w:fill="FFFFFF"/>
                <w:lang w:bidi="ar"/>
              </w:rPr>
              <w:t>DPM_YYGLQY_001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4BE5344">
            <w:pPr>
              <w:widowControl w:val="0"/>
              <w:jc w:val="both"/>
              <w:rPr>
                <w:rFonts w:hint="eastAsia"/>
                <w:color w:val="333333"/>
                <w:shd w:val="clear" w:color="auto" w:fill="FFFFFF"/>
                <w:lang w:bidi="ar"/>
              </w:rPr>
            </w:pPr>
            <w:r>
              <w:rPr>
                <w:rFonts w:hint="eastAsia"/>
                <w:color w:val="333333"/>
                <w:kern w:val="2"/>
                <w:shd w:val="clear" w:color="auto" w:fill="FFFFFF"/>
                <w:lang w:bidi="ar"/>
              </w:rPr>
              <w:t>验证启用应用</w:t>
            </w:r>
          </w:p>
        </w:tc>
      </w:tr>
      <w:tr w14:paraId="4B0C71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92DE218">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2047ABB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893E5D2">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CE48EAA">
            <w:pPr>
              <w:widowControl w:val="0"/>
              <w:jc w:val="both"/>
              <w:rPr>
                <w:rFonts w:hint="eastAsia"/>
                <w:color w:val="333333"/>
                <w:shd w:val="clear" w:color="auto" w:fill="FFFFFF"/>
                <w:lang w:bidi="ar"/>
              </w:rPr>
            </w:pPr>
            <w:r>
              <w:rPr>
                <w:rFonts w:hint="eastAsia"/>
                <w:color w:val="333333"/>
                <w:kern w:val="2"/>
                <w:shd w:val="clear" w:color="auto" w:fill="FFFFFF"/>
                <w:lang w:bidi="ar"/>
              </w:rPr>
              <w:t>DPM_YYGLQY_002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74206D2">
            <w:pPr>
              <w:widowControl w:val="0"/>
              <w:jc w:val="both"/>
              <w:rPr>
                <w:rFonts w:hint="eastAsia"/>
                <w:color w:val="333333"/>
                <w:shd w:val="clear" w:color="auto" w:fill="FFFFFF"/>
                <w:lang w:bidi="ar"/>
              </w:rPr>
            </w:pPr>
            <w:r>
              <w:rPr>
                <w:rFonts w:hint="eastAsia"/>
                <w:color w:val="333333"/>
                <w:kern w:val="2"/>
                <w:shd w:val="clear" w:color="auto" w:fill="FFFFFF"/>
                <w:lang w:bidi="ar"/>
              </w:rPr>
              <w:t>验证重复启用应用</w:t>
            </w:r>
          </w:p>
        </w:tc>
      </w:tr>
      <w:tr w14:paraId="1F1667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7773C5D">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45382AA">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2C8AD84">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27B5813D">
            <w:pPr>
              <w:widowControl w:val="0"/>
              <w:jc w:val="both"/>
              <w:rPr>
                <w:rFonts w:hint="eastAsia"/>
                <w:color w:val="333333"/>
                <w:shd w:val="clear" w:color="auto" w:fill="FFFFFF"/>
                <w:lang w:bidi="ar"/>
              </w:rPr>
            </w:pPr>
            <w:r>
              <w:rPr>
                <w:rFonts w:hint="eastAsia"/>
                <w:color w:val="333333"/>
                <w:kern w:val="2"/>
                <w:shd w:val="clear" w:color="auto" w:fill="FFFFFF"/>
                <w:lang w:bidi="ar"/>
              </w:rPr>
              <w:t>DPM_YYGLQY_003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92BC44B">
            <w:pPr>
              <w:widowControl w:val="0"/>
              <w:jc w:val="both"/>
              <w:rPr>
                <w:rFonts w:hint="eastAsia"/>
                <w:color w:val="333333"/>
                <w:shd w:val="clear" w:color="auto" w:fill="FFFFFF"/>
                <w:lang w:bidi="ar"/>
              </w:rPr>
            </w:pPr>
            <w:r>
              <w:rPr>
                <w:rFonts w:hint="eastAsia"/>
                <w:color w:val="333333"/>
                <w:kern w:val="2"/>
                <w:shd w:val="clear" w:color="auto" w:fill="FFFFFF"/>
                <w:lang w:bidi="ar"/>
              </w:rPr>
              <w:t>验证启用后应用接口恢复调用</w:t>
            </w:r>
          </w:p>
        </w:tc>
      </w:tr>
      <w:tr w14:paraId="43F6BB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99B2B14">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10D07509">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28269AC9">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删除应用</w:t>
            </w:r>
          </w:p>
        </w:tc>
        <w:tc>
          <w:tcPr>
            <w:tcW w:w="1048" w:type="pct"/>
            <w:tcBorders>
              <w:top w:val="single" w:color="auto" w:sz="8" w:space="0"/>
              <w:left w:val="single" w:color="auto" w:sz="8" w:space="0"/>
              <w:bottom w:val="single" w:color="auto" w:sz="8" w:space="0"/>
              <w:right w:val="single" w:color="auto" w:sz="8" w:space="0"/>
            </w:tcBorders>
            <w:noWrap/>
            <w:vAlign w:val="center"/>
          </w:tcPr>
          <w:p w14:paraId="6C0CD38E">
            <w:pPr>
              <w:widowControl w:val="0"/>
              <w:jc w:val="both"/>
              <w:rPr>
                <w:rFonts w:hint="eastAsia"/>
                <w:color w:val="333333"/>
                <w:shd w:val="clear" w:color="auto" w:fill="FFFFFF"/>
                <w:lang w:bidi="ar"/>
              </w:rPr>
            </w:pPr>
            <w:r>
              <w:rPr>
                <w:rFonts w:hint="eastAsia"/>
                <w:color w:val="333333"/>
                <w:kern w:val="2"/>
                <w:shd w:val="clear" w:color="auto" w:fill="FFFFFF"/>
                <w:lang w:bidi="ar"/>
              </w:rPr>
              <w:t>DPM_YYGLSC_001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431CD3D0">
            <w:pPr>
              <w:widowControl w:val="0"/>
              <w:jc w:val="both"/>
              <w:rPr>
                <w:rFonts w:hint="eastAsia"/>
                <w:color w:val="333333"/>
                <w:shd w:val="clear" w:color="auto" w:fill="FFFFFF"/>
                <w:lang w:bidi="ar"/>
              </w:rPr>
            </w:pPr>
            <w:r>
              <w:rPr>
                <w:rFonts w:hint="eastAsia"/>
                <w:color w:val="333333"/>
                <w:kern w:val="2"/>
                <w:shd w:val="clear" w:color="auto" w:fill="FFFFFF"/>
                <w:lang w:bidi="ar"/>
              </w:rPr>
              <w:t>验证删除应用</w:t>
            </w:r>
          </w:p>
        </w:tc>
      </w:tr>
      <w:tr w14:paraId="7855FE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B8B22B4">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53BF567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E63FB0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CA2FEF0">
            <w:pPr>
              <w:widowControl w:val="0"/>
              <w:jc w:val="both"/>
              <w:rPr>
                <w:rFonts w:hint="eastAsia"/>
                <w:color w:val="333333"/>
                <w:shd w:val="clear" w:color="auto" w:fill="FFFFFF"/>
                <w:lang w:bidi="ar"/>
              </w:rPr>
            </w:pPr>
            <w:r>
              <w:rPr>
                <w:rFonts w:hint="eastAsia"/>
                <w:color w:val="333333"/>
                <w:kern w:val="2"/>
                <w:shd w:val="clear" w:color="auto" w:fill="FFFFFF"/>
                <w:lang w:bidi="ar"/>
              </w:rPr>
              <w:t>DPM_YYGLSC_002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641AEF2A">
            <w:pPr>
              <w:widowControl w:val="0"/>
              <w:jc w:val="both"/>
              <w:rPr>
                <w:rFonts w:hint="eastAsia"/>
                <w:color w:val="333333"/>
                <w:shd w:val="clear" w:color="auto" w:fill="FFFFFF"/>
                <w:lang w:bidi="ar"/>
              </w:rPr>
            </w:pPr>
            <w:r>
              <w:rPr>
                <w:rFonts w:hint="eastAsia"/>
                <w:color w:val="333333"/>
                <w:kern w:val="2"/>
                <w:shd w:val="clear" w:color="auto" w:fill="FFFFFF"/>
                <w:lang w:bidi="ar"/>
              </w:rPr>
              <w:t>验证取消删除应用</w:t>
            </w:r>
          </w:p>
        </w:tc>
      </w:tr>
      <w:tr w14:paraId="18D1B6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15FEBE8A">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68E07AF0">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06D93BFB">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6DECA26">
            <w:pPr>
              <w:widowControl w:val="0"/>
              <w:jc w:val="both"/>
              <w:rPr>
                <w:rFonts w:hint="eastAsia"/>
                <w:color w:val="333333"/>
                <w:shd w:val="clear" w:color="auto" w:fill="FFFFFF"/>
                <w:lang w:bidi="ar"/>
              </w:rPr>
            </w:pPr>
            <w:r>
              <w:rPr>
                <w:rFonts w:hint="eastAsia"/>
                <w:color w:val="333333"/>
                <w:kern w:val="2"/>
                <w:shd w:val="clear" w:color="auto" w:fill="FFFFFF"/>
                <w:lang w:bidi="ar"/>
              </w:rPr>
              <w:t>DPM_YYGLSC_003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3BFDF5F6">
            <w:pPr>
              <w:widowControl w:val="0"/>
              <w:jc w:val="both"/>
              <w:rPr>
                <w:rFonts w:hint="eastAsia"/>
                <w:color w:val="333333"/>
                <w:shd w:val="clear" w:color="auto" w:fill="FFFFFF"/>
                <w:lang w:bidi="ar"/>
              </w:rPr>
            </w:pPr>
            <w:r>
              <w:rPr>
                <w:rFonts w:hint="eastAsia"/>
                <w:color w:val="333333"/>
                <w:kern w:val="2"/>
                <w:shd w:val="clear" w:color="auto" w:fill="FFFFFF"/>
                <w:lang w:bidi="ar"/>
              </w:rPr>
              <w:t>验证删除后列表不再展示</w:t>
            </w:r>
          </w:p>
        </w:tc>
      </w:tr>
    </w:tbl>
    <w:p w14:paraId="0C0F7FCA">
      <w:pPr>
        <w:pStyle w:val="4"/>
        <w:widowControl/>
        <w:numPr>
          <w:ilvl w:val="1"/>
          <w:numId w:val="6"/>
        </w:numPr>
        <w:ind w:left="0" w:firstLine="0"/>
        <w:rPr>
          <w:rFonts w:ascii="Arial" w:hAnsi="Arial" w:eastAsia="黑体" w:cs="黑体"/>
        </w:rPr>
        <w:pPrChange w:id="40" w:author="影" w:date="2026-10-23T09:59:03Z">
          <w:pPr>
            <w:pStyle w:val="4"/>
            <w:widowControl/>
            <w:numPr>
              <w:ilvl w:val="1"/>
              <w:numId w:val="6"/>
            </w:numPr>
          </w:pPr>
        </w:pPrChange>
      </w:pPr>
      <w:bookmarkStart w:id="70" w:name="_Toc243568546"/>
      <w:r>
        <w:rPr>
          <w:rFonts w:hint="eastAsia" w:ascii="Arial" w:hAnsi="Arial" w:eastAsia="黑体" w:cs="黑体"/>
        </w:rPr>
        <w:t>适配器管理</w:t>
      </w:r>
      <w:bookmarkEnd w:id="70"/>
      <w:ins w:id="41" w:author="影" w:date="2026-10-23T09:59:01Z">
        <w:r>
          <w:rPr>
            <w:rFonts w:hint="eastAsia" w:ascii="Arial" w:hAnsi="Arial" w:eastAsia="黑体" w:cs="黑体"/>
            <w:lang w:eastAsia="zh-CN"/>
          </w:rPr>
          <w:t>（</w:t>
        </w:r>
      </w:ins>
      <w:ins w:id="42" w:author="影" w:date="2026-10-23T09:59:01Z">
        <w:r>
          <w:rPr>
            <w:rFonts w:hint="eastAsia" w:ascii="Arial" w:hAnsi="Arial" w:eastAsia="黑体" w:cs="黑体"/>
            <w:lang w:val="en-US" w:eastAsia="zh-CN"/>
          </w:rPr>
          <w:t>一凡</w:t>
        </w:r>
      </w:ins>
      <w:ins w:id="43" w:author="影" w:date="2026-10-23T09:59:01Z">
        <w:r>
          <w:rPr>
            <w:rFonts w:hint="eastAsia" w:ascii="Arial" w:hAnsi="Arial" w:eastAsia="黑体" w:cs="黑体"/>
            <w:lang w:eastAsia="zh-CN"/>
          </w:rPr>
          <w:t>）</w:t>
        </w:r>
      </w:ins>
    </w:p>
    <w:p w14:paraId="241E175E">
      <w:pPr>
        <w:pStyle w:val="5"/>
        <w:widowControl/>
        <w:numPr>
          <w:ilvl w:val="2"/>
          <w:numId w:val="6"/>
        </w:numPr>
      </w:pPr>
      <w:r>
        <w:rPr>
          <w:rFonts w:hint="eastAsia" w:ascii="Calibri" w:hAnsi="Calibri" w:cs="宋体"/>
        </w:rPr>
        <w:t>适配器管理</w:t>
      </w:r>
    </w:p>
    <w:tbl>
      <w:tblPr>
        <w:tblStyle w:val="51"/>
        <w:tblW w:w="496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6"/>
        <w:gridCol w:w="1831"/>
        <w:gridCol w:w="3546"/>
        <w:gridCol w:w="2903"/>
        <w:gridCol w:w="4336"/>
      </w:tblGrid>
      <w:tr w14:paraId="1D6580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00" w:hRule="atLeast"/>
          <w:tblHeader/>
          <w:jc w:val="center"/>
        </w:trPr>
        <w:tc>
          <w:tcPr>
            <w:tcW w:w="446" w:type="pct"/>
            <w:tcBorders>
              <w:top w:val="single" w:color="auto" w:sz="8" w:space="0"/>
              <w:left w:val="single" w:color="auto" w:sz="8" w:space="0"/>
              <w:bottom w:val="single" w:color="auto" w:sz="8" w:space="0"/>
              <w:right w:val="single" w:color="auto" w:sz="8" w:space="0"/>
            </w:tcBorders>
            <w:shd w:val="clear" w:color="auto" w:fill="C0C0C0"/>
            <w:vAlign w:val="center"/>
          </w:tcPr>
          <w:p w14:paraId="31732586">
            <w:pPr>
              <w:widowControl w:val="0"/>
              <w:spacing w:line="0" w:lineRule="atLeast"/>
              <w:jc w:val="center"/>
              <w:rPr>
                <w:rFonts w:hint="eastAsia"/>
                <w:b/>
                <w:bCs/>
                <w:color w:val="000000"/>
              </w:rPr>
            </w:pPr>
            <w:r>
              <w:rPr>
                <w:rFonts w:hint="eastAsia" w:ascii="Calibri" w:hAnsi="Calibri"/>
                <w:b/>
                <w:bCs/>
                <w:color w:val="000000"/>
                <w:kern w:val="2"/>
                <w:lang w:bidi="ar"/>
              </w:rPr>
              <w:t>序号</w:t>
            </w:r>
          </w:p>
        </w:tc>
        <w:tc>
          <w:tcPr>
            <w:tcW w:w="661" w:type="pct"/>
            <w:tcBorders>
              <w:top w:val="single" w:color="auto" w:sz="8" w:space="0"/>
              <w:left w:val="single" w:color="auto" w:sz="8" w:space="0"/>
              <w:bottom w:val="single" w:color="auto" w:sz="8" w:space="0"/>
              <w:right w:val="single" w:color="auto" w:sz="8" w:space="0"/>
            </w:tcBorders>
            <w:shd w:val="clear" w:color="auto" w:fill="C0C0C0"/>
            <w:vAlign w:val="center"/>
          </w:tcPr>
          <w:p w14:paraId="29735E3F">
            <w:pPr>
              <w:widowControl w:val="0"/>
              <w:spacing w:line="0" w:lineRule="atLeast"/>
              <w:jc w:val="center"/>
              <w:rPr>
                <w:rFonts w:hint="eastAsia"/>
                <w:b/>
                <w:bCs/>
                <w:color w:val="000000"/>
              </w:rPr>
            </w:pPr>
            <w:r>
              <w:rPr>
                <w:rFonts w:hint="eastAsia" w:ascii="Calibri" w:hAnsi="Calibri"/>
                <w:b/>
                <w:bCs/>
                <w:color w:val="000000"/>
                <w:kern w:val="2"/>
                <w:lang w:bidi="ar"/>
              </w:rPr>
              <w:t>一级功能模块</w:t>
            </w:r>
          </w:p>
        </w:tc>
        <w:tc>
          <w:tcPr>
            <w:tcW w:w="1280" w:type="pct"/>
            <w:tcBorders>
              <w:top w:val="single" w:color="auto" w:sz="8" w:space="0"/>
              <w:left w:val="single" w:color="auto" w:sz="8" w:space="0"/>
              <w:bottom w:val="single" w:color="auto" w:sz="8" w:space="0"/>
              <w:right w:val="single" w:color="auto" w:sz="8" w:space="0"/>
            </w:tcBorders>
            <w:shd w:val="clear" w:color="auto" w:fill="C0C0C0"/>
            <w:vAlign w:val="center"/>
          </w:tcPr>
          <w:p w14:paraId="49F36530">
            <w:pPr>
              <w:widowControl w:val="0"/>
              <w:spacing w:line="0" w:lineRule="atLeast"/>
              <w:jc w:val="center"/>
              <w:rPr>
                <w:rFonts w:hint="eastAsia"/>
                <w:b/>
                <w:bCs/>
                <w:color w:val="000000"/>
              </w:rPr>
            </w:pPr>
            <w:r>
              <w:rPr>
                <w:rFonts w:hint="eastAsia" w:ascii="Calibri" w:hAnsi="Calibri"/>
                <w:b/>
                <w:bCs/>
                <w:color w:val="000000"/>
                <w:kern w:val="2"/>
                <w:lang w:bidi="ar"/>
              </w:rPr>
              <w:t>二级功能模块</w:t>
            </w:r>
          </w:p>
        </w:tc>
        <w:tc>
          <w:tcPr>
            <w:tcW w:w="1048" w:type="pct"/>
            <w:tcBorders>
              <w:top w:val="single" w:color="auto" w:sz="8" w:space="0"/>
              <w:left w:val="single" w:color="auto" w:sz="8" w:space="0"/>
              <w:bottom w:val="single" w:color="auto" w:sz="8" w:space="0"/>
              <w:right w:val="single" w:color="auto" w:sz="8" w:space="0"/>
            </w:tcBorders>
            <w:shd w:val="clear" w:color="auto" w:fill="C0C0C0"/>
            <w:vAlign w:val="center"/>
          </w:tcPr>
          <w:p w14:paraId="197DB529">
            <w:pPr>
              <w:widowControl w:val="0"/>
              <w:spacing w:line="0" w:lineRule="atLeast"/>
              <w:jc w:val="center"/>
              <w:rPr>
                <w:rFonts w:hint="eastAsia"/>
                <w:b/>
                <w:bCs/>
                <w:color w:val="000000"/>
              </w:rPr>
            </w:pPr>
            <w:r>
              <w:rPr>
                <w:rFonts w:hint="eastAsia" w:ascii="Calibri" w:hAnsi="Calibri"/>
                <w:b/>
                <w:bCs/>
                <w:color w:val="000000"/>
                <w:kern w:val="2"/>
                <w:lang w:bidi="ar"/>
              </w:rPr>
              <w:t>用例编号</w:t>
            </w:r>
          </w:p>
        </w:tc>
        <w:tc>
          <w:tcPr>
            <w:tcW w:w="1565" w:type="pct"/>
            <w:tcBorders>
              <w:top w:val="single" w:color="auto" w:sz="8" w:space="0"/>
              <w:left w:val="single" w:color="auto" w:sz="8" w:space="0"/>
              <w:bottom w:val="single" w:color="auto" w:sz="8" w:space="0"/>
              <w:right w:val="single" w:color="auto" w:sz="8" w:space="0"/>
            </w:tcBorders>
            <w:shd w:val="clear" w:color="auto" w:fill="C0C0C0"/>
            <w:vAlign w:val="center"/>
          </w:tcPr>
          <w:p w14:paraId="069BADC1">
            <w:pPr>
              <w:widowControl w:val="0"/>
              <w:spacing w:line="0" w:lineRule="atLeast"/>
              <w:jc w:val="center"/>
              <w:rPr>
                <w:rFonts w:hint="eastAsia"/>
                <w:b/>
                <w:bCs/>
                <w:color w:val="000000"/>
              </w:rPr>
            </w:pPr>
            <w:r>
              <w:rPr>
                <w:rFonts w:hint="eastAsia" w:ascii="Calibri" w:hAnsi="Calibri"/>
                <w:b/>
                <w:bCs/>
                <w:color w:val="000000"/>
                <w:kern w:val="2"/>
                <w:lang w:bidi="ar"/>
              </w:rPr>
              <w:t>用例名称</w:t>
            </w:r>
          </w:p>
        </w:tc>
      </w:tr>
      <w:tr w14:paraId="10358E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59EC9DB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661" w:type="pct"/>
            <w:vMerge w:val="restart"/>
            <w:tcBorders>
              <w:top w:val="single" w:color="auto" w:sz="8" w:space="0"/>
              <w:left w:val="single" w:color="auto" w:sz="8" w:space="0"/>
              <w:bottom w:val="single" w:color="auto" w:sz="8" w:space="0"/>
              <w:right w:val="single" w:color="auto" w:sz="8" w:space="0"/>
            </w:tcBorders>
            <w:noWrap/>
            <w:vAlign w:val="center"/>
          </w:tcPr>
          <w:p w14:paraId="656BA99B">
            <w:pPr>
              <w:widowControl w:val="0"/>
              <w:jc w:val="both"/>
              <w:rPr>
                <w:rFonts w:hint="eastAsia"/>
                <w:color w:val="333333"/>
                <w:shd w:val="clear" w:color="auto" w:fill="FFFFFF"/>
                <w:lang w:bidi="ar"/>
              </w:rPr>
            </w:pPr>
            <w:r>
              <w:rPr>
                <w:rFonts w:hint="eastAsia"/>
                <w:color w:val="333333"/>
                <w:kern w:val="2"/>
                <w:shd w:val="clear" w:color="auto" w:fill="FFFFFF"/>
                <w:lang w:bidi="ar"/>
              </w:rPr>
              <w:t>适配器管理</w:t>
            </w:r>
          </w:p>
        </w:tc>
        <w:tc>
          <w:tcPr>
            <w:tcW w:w="1280" w:type="pct"/>
            <w:vMerge w:val="restart"/>
            <w:tcBorders>
              <w:top w:val="single" w:color="auto" w:sz="8" w:space="0"/>
              <w:left w:val="single" w:color="auto" w:sz="8" w:space="0"/>
              <w:right w:val="single" w:color="auto" w:sz="8" w:space="0"/>
            </w:tcBorders>
            <w:noWrap/>
            <w:vAlign w:val="center"/>
          </w:tcPr>
          <w:p w14:paraId="6E56929F">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适配器列表</w:t>
            </w:r>
          </w:p>
        </w:tc>
        <w:tc>
          <w:tcPr>
            <w:tcW w:w="1048" w:type="pct"/>
            <w:tcBorders>
              <w:top w:val="single" w:color="auto" w:sz="8" w:space="0"/>
              <w:left w:val="single" w:color="auto" w:sz="8" w:space="0"/>
              <w:bottom w:val="single" w:color="auto" w:sz="8" w:space="0"/>
              <w:right w:val="single" w:color="auto" w:sz="8" w:space="0"/>
            </w:tcBorders>
            <w:noWrap/>
            <w:vAlign w:val="center"/>
          </w:tcPr>
          <w:p w14:paraId="0A43CC82">
            <w:pPr>
              <w:widowControl w:val="0"/>
              <w:jc w:val="both"/>
              <w:rPr>
                <w:rFonts w:hint="eastAsia"/>
                <w:color w:val="333333"/>
                <w:shd w:val="clear" w:color="auto" w:fill="FFFFFF"/>
                <w:lang w:bidi="ar"/>
              </w:rPr>
            </w:pPr>
            <w:r>
              <w:rPr>
                <w:rFonts w:hint="eastAsia"/>
                <w:color w:val="333333"/>
                <w:kern w:val="2"/>
                <w:shd w:val="clear" w:color="auto" w:fill="FFFFFF"/>
                <w:lang w:bidi="ar"/>
              </w:rPr>
              <w:t>DPM_SQPGLB_001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66095CAF">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验证适配器列表</w:t>
            </w:r>
          </w:p>
        </w:tc>
      </w:tr>
      <w:tr w14:paraId="2378B7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71965DF5">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09F81C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7242A035">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1090732">
            <w:pPr>
              <w:widowControl w:val="0"/>
              <w:jc w:val="both"/>
              <w:rPr>
                <w:rFonts w:hint="eastAsia"/>
                <w:color w:val="333333"/>
                <w:shd w:val="clear" w:color="auto" w:fill="FFFFFF"/>
                <w:lang w:bidi="ar"/>
              </w:rPr>
            </w:pPr>
            <w:r>
              <w:rPr>
                <w:rFonts w:hint="eastAsia"/>
                <w:color w:val="333333"/>
                <w:kern w:val="2"/>
                <w:shd w:val="clear" w:color="auto" w:fill="FFFFFF"/>
                <w:lang w:bidi="ar"/>
              </w:rPr>
              <w:t>DPM_SQPGLB_002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5265B90B">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验证适配器空数据展示</w:t>
            </w:r>
          </w:p>
        </w:tc>
      </w:tr>
      <w:tr w14:paraId="49ACD3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6922EE59">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7C1ECD48">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44B63426">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1CFB6C59">
            <w:pPr>
              <w:widowControl w:val="0"/>
              <w:jc w:val="both"/>
              <w:rPr>
                <w:rFonts w:hint="eastAsia"/>
                <w:color w:val="333333"/>
                <w:shd w:val="clear" w:color="auto" w:fill="FFFFFF"/>
                <w:lang w:bidi="ar"/>
              </w:rPr>
            </w:pPr>
            <w:r>
              <w:rPr>
                <w:rFonts w:hint="eastAsia"/>
                <w:color w:val="333333"/>
                <w:kern w:val="2"/>
                <w:shd w:val="clear" w:color="auto" w:fill="FFFFFF"/>
                <w:lang w:bidi="ar"/>
              </w:rPr>
              <w:t>DPM_SQPGLB_003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7478644D">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验证适配器卡片信息完整性</w:t>
            </w:r>
          </w:p>
        </w:tc>
      </w:tr>
      <w:tr w14:paraId="322AF6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063088FB">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0F03B30B">
            <w:pPr>
              <w:widowControl w:val="0"/>
              <w:jc w:val="both"/>
              <w:rPr>
                <w:rFonts w:hint="eastAsia"/>
                <w:color w:val="333333"/>
                <w:shd w:val="clear" w:color="auto" w:fill="FFFFFF"/>
                <w:lang w:bidi="ar"/>
              </w:rPr>
            </w:pPr>
          </w:p>
        </w:tc>
        <w:tc>
          <w:tcPr>
            <w:tcW w:w="1280" w:type="pct"/>
            <w:vMerge w:val="restart"/>
            <w:tcBorders>
              <w:top w:val="single" w:color="auto" w:sz="8" w:space="0"/>
              <w:left w:val="single" w:color="auto" w:sz="8" w:space="0"/>
              <w:right w:val="single" w:color="auto" w:sz="8" w:space="0"/>
            </w:tcBorders>
            <w:noWrap/>
            <w:vAlign w:val="center"/>
          </w:tcPr>
          <w:p w14:paraId="1BF866C5">
            <w:pPr>
              <w:widowControl w:val="0"/>
              <w:jc w:val="both"/>
              <w:rPr>
                <w:rFonts w:hint="eastAsia"/>
                <w:color w:val="333333"/>
                <w:shd w:val="clear" w:color="auto" w:fill="FFFFFF"/>
                <w:lang w:bidi="ar"/>
              </w:rPr>
            </w:pPr>
            <w:r>
              <w:rPr>
                <w:rFonts w:hint="eastAsia"/>
                <w:color w:val="333333"/>
                <w:kern w:val="2"/>
                <w:shd w:val="clear" w:color="auto" w:fill="FFFFFF"/>
                <w:lang w:eastAsia="zh-Hans" w:bidi="ar"/>
              </w:rPr>
              <w:t>编辑适配器</w:t>
            </w:r>
          </w:p>
        </w:tc>
        <w:tc>
          <w:tcPr>
            <w:tcW w:w="1048" w:type="pct"/>
            <w:tcBorders>
              <w:top w:val="single" w:color="auto" w:sz="8" w:space="0"/>
              <w:left w:val="single" w:color="auto" w:sz="8" w:space="0"/>
              <w:bottom w:val="single" w:color="auto" w:sz="8" w:space="0"/>
              <w:right w:val="single" w:color="auto" w:sz="8" w:space="0"/>
            </w:tcBorders>
            <w:noWrap/>
            <w:vAlign w:val="center"/>
          </w:tcPr>
          <w:p w14:paraId="238B48C4">
            <w:pPr>
              <w:widowControl w:val="0"/>
              <w:jc w:val="both"/>
              <w:rPr>
                <w:rFonts w:hint="eastAsia"/>
                <w:color w:val="333333"/>
                <w:shd w:val="clear" w:color="auto" w:fill="FFFFFF"/>
                <w:lang w:bidi="ar"/>
              </w:rPr>
            </w:pPr>
            <w:r>
              <w:rPr>
                <w:rFonts w:hint="eastAsia"/>
                <w:color w:val="333333"/>
                <w:kern w:val="2"/>
                <w:shd w:val="clear" w:color="auto" w:fill="FFFFFF"/>
                <w:lang w:bidi="ar"/>
              </w:rPr>
              <w:t>DPM_SQPGBJ_001</w:t>
            </w:r>
          </w:p>
        </w:tc>
        <w:tc>
          <w:tcPr>
            <w:tcW w:w="1565" w:type="pct"/>
            <w:tcBorders>
              <w:top w:val="single" w:color="auto" w:sz="8" w:space="0"/>
              <w:left w:val="single" w:color="auto" w:sz="8" w:space="0"/>
              <w:bottom w:val="single" w:color="auto" w:sz="8" w:space="0"/>
              <w:right w:val="single" w:color="auto" w:sz="8" w:space="0"/>
            </w:tcBorders>
            <w:noWrap/>
            <w:vAlign w:val="center"/>
          </w:tcPr>
          <w:p w14:paraId="31735FB2">
            <w:pPr>
              <w:widowControl w:val="0"/>
              <w:jc w:val="both"/>
              <w:rPr>
                <w:rFonts w:hint="eastAsia"/>
                <w:color w:val="333333"/>
                <w:shd w:val="clear" w:color="auto" w:fill="FFFFFF"/>
                <w:lang w:bidi="ar"/>
              </w:rPr>
            </w:pPr>
            <w:r>
              <w:rPr>
                <w:rFonts w:hint="eastAsia"/>
                <w:color w:val="333333"/>
                <w:kern w:val="2"/>
                <w:shd w:val="clear" w:color="auto" w:fill="FFFFFF"/>
                <w:lang w:bidi="ar"/>
              </w:rPr>
              <w:t>验证编辑适配器</w:t>
            </w:r>
          </w:p>
        </w:tc>
      </w:tr>
      <w:tr w14:paraId="04BF5F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5526B7B">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5F2152B">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2322D10A">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09BA2BE0">
            <w:pPr>
              <w:widowControl w:val="0"/>
              <w:jc w:val="both"/>
              <w:rPr>
                <w:rFonts w:hint="eastAsia"/>
                <w:color w:val="333333"/>
                <w:shd w:val="clear" w:color="auto" w:fill="FFFFFF"/>
                <w:lang w:bidi="ar"/>
              </w:rPr>
            </w:pPr>
            <w:r>
              <w:rPr>
                <w:rFonts w:hint="eastAsia"/>
                <w:color w:val="333333"/>
                <w:kern w:val="2"/>
                <w:shd w:val="clear" w:color="auto" w:fill="FFFFFF"/>
                <w:lang w:bidi="ar"/>
              </w:rPr>
              <w:t>DPM_SQPGBJ_002</w:t>
            </w:r>
          </w:p>
        </w:tc>
        <w:tc>
          <w:tcPr>
            <w:tcW w:w="1565" w:type="pct"/>
            <w:tcBorders>
              <w:top w:val="single" w:color="auto" w:sz="8" w:space="0"/>
              <w:left w:val="single" w:color="auto" w:sz="8" w:space="0"/>
              <w:bottom w:val="single" w:color="auto" w:sz="8" w:space="0"/>
              <w:right w:val="single" w:color="auto" w:sz="8" w:space="0"/>
            </w:tcBorders>
            <w:noWrap/>
            <w:vAlign w:val="center"/>
          </w:tcPr>
          <w:p w14:paraId="4631EF8A">
            <w:pPr>
              <w:widowControl w:val="0"/>
              <w:jc w:val="both"/>
              <w:rPr>
                <w:rFonts w:hint="eastAsia"/>
                <w:color w:val="333333"/>
                <w:shd w:val="clear" w:color="auto" w:fill="FFFFFF"/>
                <w:lang w:bidi="ar"/>
              </w:rPr>
            </w:pPr>
            <w:r>
              <w:rPr>
                <w:rFonts w:hint="eastAsia"/>
                <w:color w:val="333333"/>
                <w:kern w:val="2"/>
                <w:shd w:val="clear" w:color="auto" w:fill="FFFFFF"/>
                <w:lang w:bidi="ar"/>
              </w:rPr>
              <w:t>验证编辑适配器时必填字段为空</w:t>
            </w:r>
          </w:p>
        </w:tc>
      </w:tr>
      <w:tr w14:paraId="15E584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 w:hRule="atLeast"/>
          <w:jc w:val="center"/>
        </w:trPr>
        <w:tc>
          <w:tcPr>
            <w:tcW w:w="446" w:type="pct"/>
            <w:tcBorders>
              <w:top w:val="single" w:color="auto" w:sz="8" w:space="0"/>
              <w:left w:val="single" w:color="auto" w:sz="8" w:space="0"/>
              <w:bottom w:val="single" w:color="auto" w:sz="8" w:space="0"/>
              <w:right w:val="single" w:color="auto" w:sz="8" w:space="0"/>
            </w:tcBorders>
            <w:noWrap/>
            <w:vAlign w:val="center"/>
          </w:tcPr>
          <w:p w14:paraId="3CC6EBFB">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661" w:type="pct"/>
            <w:vMerge w:val="continue"/>
            <w:tcBorders>
              <w:top w:val="single" w:color="auto" w:sz="8" w:space="0"/>
              <w:left w:val="single" w:color="auto" w:sz="8" w:space="0"/>
              <w:bottom w:val="single" w:color="auto" w:sz="8" w:space="0"/>
              <w:right w:val="single" w:color="auto" w:sz="8" w:space="0"/>
            </w:tcBorders>
            <w:noWrap/>
            <w:vAlign w:val="center"/>
          </w:tcPr>
          <w:p w14:paraId="3657DE7E">
            <w:pPr>
              <w:widowControl w:val="0"/>
              <w:jc w:val="both"/>
              <w:rPr>
                <w:rFonts w:hint="eastAsia"/>
                <w:color w:val="333333"/>
                <w:shd w:val="clear" w:color="auto" w:fill="FFFFFF"/>
                <w:lang w:bidi="ar"/>
              </w:rPr>
            </w:pPr>
          </w:p>
        </w:tc>
        <w:tc>
          <w:tcPr>
            <w:tcW w:w="1280" w:type="pct"/>
            <w:vMerge w:val="continue"/>
            <w:tcBorders>
              <w:top w:val="single" w:color="auto" w:sz="8" w:space="0"/>
              <w:left w:val="single" w:color="auto" w:sz="8" w:space="0"/>
              <w:right w:val="single" w:color="auto" w:sz="8" w:space="0"/>
            </w:tcBorders>
            <w:noWrap/>
            <w:vAlign w:val="center"/>
          </w:tcPr>
          <w:p w14:paraId="63FF473C">
            <w:pPr>
              <w:widowControl w:val="0"/>
              <w:jc w:val="both"/>
              <w:rPr>
                <w:rFonts w:hint="eastAsia"/>
                <w:color w:val="333333"/>
                <w:shd w:val="clear" w:color="auto" w:fill="FFFFFF"/>
                <w:lang w:bidi="ar"/>
              </w:rPr>
            </w:pPr>
          </w:p>
        </w:tc>
        <w:tc>
          <w:tcPr>
            <w:tcW w:w="1048" w:type="pct"/>
            <w:tcBorders>
              <w:top w:val="single" w:color="auto" w:sz="8" w:space="0"/>
              <w:left w:val="single" w:color="auto" w:sz="8" w:space="0"/>
              <w:bottom w:val="single" w:color="auto" w:sz="8" w:space="0"/>
              <w:right w:val="single" w:color="auto" w:sz="8" w:space="0"/>
            </w:tcBorders>
            <w:noWrap/>
            <w:vAlign w:val="center"/>
          </w:tcPr>
          <w:p w14:paraId="535CC33B">
            <w:pPr>
              <w:widowControl w:val="0"/>
              <w:jc w:val="both"/>
              <w:rPr>
                <w:rFonts w:hint="eastAsia"/>
                <w:color w:val="333333"/>
                <w:shd w:val="clear" w:color="auto" w:fill="FFFFFF"/>
                <w:lang w:bidi="ar"/>
              </w:rPr>
            </w:pPr>
            <w:r>
              <w:rPr>
                <w:rFonts w:hint="eastAsia"/>
                <w:color w:val="333333"/>
                <w:kern w:val="2"/>
                <w:shd w:val="clear" w:color="auto" w:fill="FFFFFF"/>
                <w:lang w:bidi="ar"/>
              </w:rPr>
              <w:t>DPM_SQPGBJ_003</w:t>
            </w:r>
          </w:p>
        </w:tc>
        <w:tc>
          <w:tcPr>
            <w:tcW w:w="1565" w:type="pct"/>
            <w:tcBorders>
              <w:top w:val="single" w:color="auto" w:sz="8" w:space="0"/>
              <w:left w:val="single" w:color="auto" w:sz="8" w:space="0"/>
              <w:bottom w:val="single" w:color="auto" w:sz="8" w:space="0"/>
              <w:right w:val="single" w:color="auto" w:sz="8" w:space="0"/>
            </w:tcBorders>
            <w:noWrap/>
            <w:vAlign w:val="center"/>
          </w:tcPr>
          <w:p w14:paraId="28BA80A2">
            <w:pPr>
              <w:widowControl w:val="0"/>
              <w:jc w:val="both"/>
              <w:rPr>
                <w:rFonts w:hint="eastAsia"/>
                <w:color w:val="333333"/>
                <w:shd w:val="clear" w:color="auto" w:fill="FFFFFF"/>
                <w:lang w:bidi="ar"/>
              </w:rPr>
            </w:pPr>
            <w:r>
              <w:rPr>
                <w:rFonts w:hint="eastAsia"/>
                <w:color w:val="333333"/>
                <w:kern w:val="2"/>
                <w:shd w:val="clear" w:color="auto" w:fill="FFFFFF"/>
                <w:lang w:bidi="ar"/>
              </w:rPr>
              <w:t>验证对内/对外访问地址格式校验</w:t>
            </w:r>
          </w:p>
        </w:tc>
      </w:tr>
    </w:tbl>
    <w:p w14:paraId="211108FD">
      <w:pPr>
        <w:pStyle w:val="3"/>
        <w:widowControl/>
        <w:numPr>
          <w:ilvl w:val="0"/>
          <w:numId w:val="6"/>
        </w:numPr>
        <w:rPr>
          <w:rFonts w:ascii="Calibri" w:hAnsi="Calibri" w:cs="宋体"/>
        </w:rPr>
      </w:pPr>
      <w:bookmarkStart w:id="71" w:name="_Toc243568547"/>
      <w:r>
        <w:rPr>
          <w:rFonts w:hint="eastAsia" w:ascii="Calibri" w:hAnsi="Calibri" w:cs="宋体"/>
        </w:rPr>
        <w:t>测试结论</w:t>
      </w:r>
      <w:bookmarkEnd w:id="71"/>
    </w:p>
    <w:p w14:paraId="2592A049">
      <w:pPr>
        <w:pStyle w:val="4"/>
        <w:widowControl/>
        <w:numPr>
          <w:ilvl w:val="1"/>
          <w:numId w:val="6"/>
        </w:numPr>
        <w:rPr>
          <w:rFonts w:ascii="Arial" w:hAnsi="Arial" w:eastAsia="黑体" w:cs="黑体"/>
        </w:rPr>
      </w:pPr>
      <w:bookmarkStart w:id="72" w:name="_Toc243568548"/>
      <w:r>
        <w:rPr>
          <w:rFonts w:hint="eastAsia" w:ascii="Arial" w:hAnsi="Arial" w:eastAsia="黑体" w:cs="黑体"/>
        </w:rPr>
        <w:t>兼容性测试结果</w:t>
      </w:r>
      <w:bookmarkEnd w:id="72"/>
    </w:p>
    <w:p w14:paraId="051BEA36">
      <w:pPr>
        <w:widowControl w:val="0"/>
        <w:spacing w:line="360" w:lineRule="auto"/>
        <w:jc w:val="center"/>
        <w:rPr>
          <w:rFonts w:hint="eastAsia"/>
          <w:kern w:val="2"/>
          <w:lang w:bidi="ar"/>
        </w:rPr>
      </w:pPr>
      <w:r>
        <w:rPr>
          <w:rFonts w:hint="eastAsia"/>
          <w:kern w:val="2"/>
          <w:lang w:bidi="ar"/>
        </w:rPr>
        <w:t>表 5-1 兼容性测试结果</w:t>
      </w:r>
    </w:p>
    <w:tbl>
      <w:tblPr>
        <w:tblStyle w:val="51"/>
        <w:tblW w:w="13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96"/>
        <w:gridCol w:w="4495"/>
        <w:gridCol w:w="4468"/>
      </w:tblGrid>
      <w:tr w14:paraId="13A7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596" w:type="dxa"/>
            <w:vAlign w:val="center"/>
          </w:tcPr>
          <w:p w14:paraId="1AF4DD5B">
            <w:pPr>
              <w:spacing w:line="276" w:lineRule="auto"/>
              <w:jc w:val="center"/>
              <w:rPr>
                <w:rFonts w:ascii="Times New Roman" w:hAnsi="Times New Roman" w:cs="Times New Roman"/>
              </w:rPr>
            </w:pPr>
            <w:r>
              <w:rPr>
                <w:rFonts w:ascii="Times New Roman" w:hAnsi="Times New Roman" w:cs="Times New Roman"/>
              </w:rPr>
              <w:t>浏览器及版本</w:t>
            </w:r>
          </w:p>
        </w:tc>
        <w:tc>
          <w:tcPr>
            <w:tcW w:w="4495" w:type="dxa"/>
            <w:vAlign w:val="center"/>
          </w:tcPr>
          <w:p w14:paraId="3EDCA754">
            <w:pPr>
              <w:spacing w:line="276" w:lineRule="auto"/>
              <w:jc w:val="center"/>
              <w:rPr>
                <w:rFonts w:ascii="Times New Roman" w:hAnsi="Times New Roman" w:cs="Times New Roman"/>
              </w:rPr>
            </w:pPr>
            <w:r>
              <w:rPr>
                <w:rFonts w:ascii="Times New Roman" w:hAnsi="Times New Roman" w:cs="Times New Roman"/>
              </w:rPr>
              <w:t>场景</w:t>
            </w:r>
          </w:p>
        </w:tc>
        <w:tc>
          <w:tcPr>
            <w:tcW w:w="4468" w:type="dxa"/>
            <w:vAlign w:val="center"/>
          </w:tcPr>
          <w:p w14:paraId="320C0EFE">
            <w:pPr>
              <w:spacing w:line="276" w:lineRule="auto"/>
              <w:jc w:val="center"/>
              <w:rPr>
                <w:rFonts w:ascii="Times New Roman" w:hAnsi="Times New Roman" w:cs="Times New Roman"/>
              </w:rPr>
            </w:pPr>
            <w:r>
              <w:rPr>
                <w:rFonts w:ascii="Times New Roman" w:hAnsi="Times New Roman" w:cs="Times New Roman"/>
              </w:rPr>
              <w:t>结果</w:t>
            </w:r>
          </w:p>
        </w:tc>
      </w:tr>
      <w:tr w14:paraId="1F98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596" w:type="dxa"/>
            <w:vAlign w:val="center"/>
          </w:tcPr>
          <w:p w14:paraId="2E0AF65D">
            <w:pPr>
              <w:spacing w:line="360" w:lineRule="auto"/>
              <w:jc w:val="left"/>
              <w:rPr>
                <w:rFonts w:ascii="Times New Roman" w:hAnsi="Times New Roman" w:cs="Times New Roman"/>
              </w:rPr>
            </w:pPr>
            <w:r>
              <w:rPr>
                <w:rFonts w:hint="eastAsia"/>
              </w:rPr>
              <w:t xml:space="preserve">Chrome </w:t>
            </w:r>
            <w:ins w:id="44" w:author="影" w:date="2026-10-22T15:08:36Z">
              <w:r>
                <w:rPr>
                  <w:rFonts w:hint="eastAsia"/>
                </w:rPr>
                <w:t>155.0.8059.80</w:t>
              </w:r>
            </w:ins>
            <w:del w:id="45" w:author="影" w:date="2026-10-22T15:08:36Z">
              <w:r>
                <w:rPr>
                  <w:rFonts w:hint="eastAsia"/>
                </w:rPr>
                <w:delText>浏览器（最新稳定版）</w:delText>
              </w:r>
            </w:del>
          </w:p>
        </w:tc>
        <w:tc>
          <w:tcPr>
            <w:tcW w:w="4495" w:type="dxa"/>
            <w:vAlign w:val="center"/>
          </w:tcPr>
          <w:p w14:paraId="759A2AEB">
            <w:pPr>
              <w:spacing w:line="360" w:lineRule="auto"/>
              <w:jc w:val="left"/>
              <w:rPr>
                <w:rFonts w:ascii="Times New Roman" w:hAnsi="Times New Roman" w:cs="Times New Roman"/>
              </w:rPr>
            </w:pPr>
            <w:r>
              <w:rPr>
                <w:rFonts w:hint="eastAsia"/>
              </w:rPr>
              <w:t>访问页面，使用基本功能</w:t>
            </w:r>
          </w:p>
        </w:tc>
        <w:tc>
          <w:tcPr>
            <w:tcW w:w="4468" w:type="dxa"/>
            <w:vAlign w:val="center"/>
          </w:tcPr>
          <w:p w14:paraId="366D711C">
            <w:pPr>
              <w:spacing w:line="360" w:lineRule="auto"/>
              <w:jc w:val="left"/>
              <w:rPr>
                <w:rFonts w:ascii="Times New Roman" w:hAnsi="Times New Roman" w:cs="Times New Roman"/>
              </w:rPr>
            </w:pPr>
            <w:r>
              <w:rPr>
                <w:rFonts w:hint="eastAsia"/>
              </w:rPr>
              <w:t>页面布局展示正常，系统功能使用正常</w:t>
            </w:r>
          </w:p>
        </w:tc>
      </w:tr>
      <w:tr w14:paraId="3305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596" w:type="dxa"/>
            <w:vAlign w:val="center"/>
          </w:tcPr>
          <w:p w14:paraId="4B288A63">
            <w:pPr>
              <w:spacing w:line="360" w:lineRule="auto"/>
              <w:jc w:val="left"/>
              <w:rPr>
                <w:rFonts w:ascii="Times New Roman" w:hAnsi="Times New Roman" w:cs="Times New Roman"/>
              </w:rPr>
            </w:pPr>
            <w:r>
              <w:rPr>
                <w:rFonts w:hint="eastAsia"/>
              </w:rPr>
              <w:t xml:space="preserve">Microsoft Edge </w:t>
            </w:r>
            <w:ins w:id="46" w:author="影" w:date="2026-10-22T15:08:51Z">
              <w:r>
                <w:rPr>
                  <w:rFonts w:hint="eastAsia"/>
                </w:rPr>
                <w:t>155.0.4283.62</w:t>
              </w:r>
            </w:ins>
            <w:del w:id="47" w:author="影" w:date="2026-10-22T15:08:51Z">
              <w:r>
                <w:rPr>
                  <w:rFonts w:hint="eastAsia"/>
                </w:rPr>
                <w:delText>浏览器（最新稳定版）</w:delText>
              </w:r>
            </w:del>
          </w:p>
        </w:tc>
        <w:tc>
          <w:tcPr>
            <w:tcW w:w="4495" w:type="dxa"/>
            <w:vAlign w:val="center"/>
          </w:tcPr>
          <w:p w14:paraId="6D51E056">
            <w:pPr>
              <w:spacing w:line="360" w:lineRule="auto"/>
              <w:jc w:val="left"/>
              <w:rPr>
                <w:rFonts w:ascii="Times New Roman" w:hAnsi="Times New Roman" w:cs="Times New Roman"/>
              </w:rPr>
            </w:pPr>
            <w:r>
              <w:rPr>
                <w:rFonts w:hint="eastAsia"/>
              </w:rPr>
              <w:t>访问页面，使用基本功能</w:t>
            </w:r>
          </w:p>
        </w:tc>
        <w:tc>
          <w:tcPr>
            <w:tcW w:w="4468" w:type="dxa"/>
            <w:vAlign w:val="center"/>
          </w:tcPr>
          <w:p w14:paraId="7918446A">
            <w:pPr>
              <w:spacing w:line="360" w:lineRule="auto"/>
              <w:jc w:val="left"/>
              <w:rPr>
                <w:rFonts w:ascii="Times New Roman" w:hAnsi="Times New Roman" w:cs="Times New Roman"/>
              </w:rPr>
            </w:pPr>
            <w:r>
              <w:rPr>
                <w:rFonts w:hint="eastAsia"/>
              </w:rPr>
              <w:t>页面布局展示正常，系统功能使用正常</w:t>
            </w:r>
          </w:p>
        </w:tc>
      </w:tr>
    </w:tbl>
    <w:p w14:paraId="794E0C08">
      <w:pPr>
        <w:widowControl w:val="0"/>
        <w:spacing w:line="360" w:lineRule="auto"/>
        <w:ind w:firstLine="480" w:firstLineChars="200"/>
        <w:jc w:val="both"/>
        <w:rPr>
          <w:rFonts w:hint="eastAsia"/>
          <w:kern w:val="2"/>
          <w:lang w:bidi="ar"/>
        </w:rPr>
      </w:pPr>
    </w:p>
    <w:p w14:paraId="42308F55">
      <w:pPr>
        <w:pStyle w:val="4"/>
        <w:widowControl/>
        <w:numPr>
          <w:ilvl w:val="1"/>
          <w:numId w:val="6"/>
        </w:numPr>
        <w:rPr>
          <w:rFonts w:ascii="Arial" w:hAnsi="Arial" w:eastAsia="黑体" w:cs="黑体"/>
        </w:rPr>
      </w:pPr>
      <w:bookmarkStart w:id="73" w:name="_Toc243568549"/>
      <w:r>
        <w:rPr>
          <w:rFonts w:hint="eastAsia" w:ascii="Arial" w:hAnsi="Arial" w:eastAsia="黑体" w:cs="黑体"/>
        </w:rPr>
        <w:t>测试用例执行结果统计</w:t>
      </w:r>
      <w:bookmarkEnd w:id="73"/>
    </w:p>
    <w:p w14:paraId="5BF7969B">
      <w:pPr>
        <w:widowControl w:val="0"/>
        <w:spacing w:line="360" w:lineRule="auto"/>
        <w:jc w:val="center"/>
        <w:rPr>
          <w:rFonts w:hint="eastAsia"/>
          <w:kern w:val="2"/>
          <w:lang w:bidi="ar"/>
        </w:rPr>
      </w:pPr>
      <w:r>
        <w:rPr>
          <w:rFonts w:hint="eastAsia"/>
          <w:kern w:val="2"/>
          <w:lang w:bidi="ar"/>
        </w:rPr>
        <w:t>表 5-2 功能验证执行结果</w:t>
      </w:r>
    </w:p>
    <w:tbl>
      <w:tblPr>
        <w:tblStyle w:val="51"/>
        <w:tblW w:w="132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4"/>
        <w:gridCol w:w="5458"/>
        <w:gridCol w:w="1047"/>
        <w:gridCol w:w="1047"/>
        <w:gridCol w:w="1047"/>
        <w:gridCol w:w="1242"/>
      </w:tblGrid>
      <w:tr w14:paraId="0B46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44599346">
            <w:pPr>
              <w:spacing w:line="276" w:lineRule="auto"/>
              <w:jc w:val="center"/>
              <w:rPr>
                <w:rFonts w:ascii="Times New Roman" w:hAnsi="Times New Roman" w:cs="Times New Roman"/>
              </w:rPr>
            </w:pPr>
            <w:r>
              <w:rPr>
                <w:rFonts w:ascii="Times New Roman" w:hAnsi="Times New Roman" w:cs="Times New Roman"/>
              </w:rPr>
              <w:t>一级模块</w:t>
            </w:r>
          </w:p>
        </w:tc>
        <w:tc>
          <w:tcPr>
            <w:tcW w:w="5458" w:type="dxa"/>
            <w:vAlign w:val="center"/>
          </w:tcPr>
          <w:p w14:paraId="3B73AB8A">
            <w:pPr>
              <w:spacing w:line="276" w:lineRule="auto"/>
              <w:jc w:val="center"/>
              <w:rPr>
                <w:rFonts w:ascii="Times New Roman" w:hAnsi="Times New Roman" w:cs="Times New Roman"/>
              </w:rPr>
            </w:pPr>
            <w:r>
              <w:rPr>
                <w:rFonts w:ascii="Times New Roman" w:hAnsi="Times New Roman" w:cs="Times New Roman"/>
              </w:rPr>
              <w:t>二级模块</w:t>
            </w:r>
          </w:p>
        </w:tc>
        <w:tc>
          <w:tcPr>
            <w:tcW w:w="1047" w:type="dxa"/>
            <w:vAlign w:val="center"/>
          </w:tcPr>
          <w:p w14:paraId="5F888F11">
            <w:pPr>
              <w:spacing w:line="276" w:lineRule="auto"/>
              <w:jc w:val="center"/>
              <w:rPr>
                <w:rFonts w:ascii="Times New Roman" w:hAnsi="Times New Roman" w:cs="Times New Roman"/>
              </w:rPr>
            </w:pPr>
            <w:r>
              <w:rPr>
                <w:rFonts w:ascii="Times New Roman" w:hAnsi="Times New Roman" w:cs="Times New Roman"/>
              </w:rPr>
              <w:t>总数</w:t>
            </w:r>
          </w:p>
        </w:tc>
        <w:tc>
          <w:tcPr>
            <w:tcW w:w="1047" w:type="dxa"/>
            <w:vAlign w:val="center"/>
          </w:tcPr>
          <w:p w14:paraId="14E57963">
            <w:pPr>
              <w:spacing w:line="276" w:lineRule="auto"/>
              <w:jc w:val="center"/>
              <w:rPr>
                <w:rFonts w:ascii="Times New Roman" w:hAnsi="Times New Roman" w:cs="Times New Roman"/>
              </w:rPr>
            </w:pPr>
            <w:r>
              <w:rPr>
                <w:rFonts w:ascii="Times New Roman" w:hAnsi="Times New Roman" w:cs="Times New Roman"/>
              </w:rPr>
              <w:t>执行数</w:t>
            </w:r>
          </w:p>
        </w:tc>
        <w:tc>
          <w:tcPr>
            <w:tcW w:w="1047" w:type="dxa"/>
            <w:vAlign w:val="center"/>
          </w:tcPr>
          <w:p w14:paraId="426E8842">
            <w:pPr>
              <w:spacing w:line="276" w:lineRule="auto"/>
              <w:jc w:val="center"/>
              <w:rPr>
                <w:rFonts w:ascii="Times New Roman" w:hAnsi="Times New Roman" w:cs="Times New Roman"/>
              </w:rPr>
            </w:pPr>
            <w:r>
              <w:rPr>
                <w:rFonts w:ascii="Times New Roman" w:hAnsi="Times New Roman" w:cs="Times New Roman"/>
              </w:rPr>
              <w:t>通过数</w:t>
            </w:r>
          </w:p>
        </w:tc>
        <w:tc>
          <w:tcPr>
            <w:tcW w:w="1242" w:type="dxa"/>
            <w:vAlign w:val="center"/>
          </w:tcPr>
          <w:p w14:paraId="256E15C8">
            <w:pPr>
              <w:spacing w:line="276" w:lineRule="auto"/>
              <w:jc w:val="center"/>
              <w:rPr>
                <w:rFonts w:ascii="Times New Roman" w:hAnsi="Times New Roman" w:cs="Times New Roman"/>
              </w:rPr>
            </w:pPr>
            <w:r>
              <w:rPr>
                <w:rFonts w:ascii="Times New Roman" w:hAnsi="Times New Roman" w:cs="Times New Roman"/>
              </w:rPr>
              <w:t>未通过数</w:t>
            </w:r>
          </w:p>
        </w:tc>
      </w:tr>
      <w:tr w14:paraId="7F39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284E065F">
            <w:pPr>
              <w:spacing w:line="360" w:lineRule="auto"/>
              <w:rPr>
                <w:rFonts w:ascii="Times New Roman" w:hAnsi="Times New Roman" w:cs="Times New Roman"/>
              </w:rPr>
            </w:pPr>
            <w:r>
              <w:rPr>
                <w:rFonts w:hint="eastAsia"/>
              </w:rPr>
              <w:t>数据产品大厅</w:t>
            </w:r>
          </w:p>
        </w:tc>
        <w:tc>
          <w:tcPr>
            <w:tcW w:w="5458" w:type="dxa"/>
            <w:vAlign w:val="center"/>
          </w:tcPr>
          <w:p w14:paraId="5457354A">
            <w:pPr>
              <w:spacing w:line="360" w:lineRule="auto"/>
              <w:rPr>
                <w:rFonts w:ascii="Times New Roman" w:hAnsi="Times New Roman" w:cs="Times New Roman"/>
              </w:rPr>
            </w:pPr>
            <w:r>
              <w:rPr>
                <w:rFonts w:hint="eastAsia"/>
              </w:rPr>
              <w:t>数据产品大厅</w:t>
            </w:r>
          </w:p>
        </w:tc>
        <w:tc>
          <w:tcPr>
            <w:tcW w:w="1047" w:type="dxa"/>
            <w:vAlign w:val="center"/>
          </w:tcPr>
          <w:p w14:paraId="30A43C5D">
            <w:pPr>
              <w:spacing w:line="360" w:lineRule="auto"/>
              <w:jc w:val="center"/>
              <w:rPr>
                <w:rFonts w:ascii="Times New Roman" w:hAnsi="Times New Roman" w:cs="Times New Roman"/>
              </w:rPr>
            </w:pPr>
            <w:r>
              <w:rPr>
                <w:rFonts w:hint="eastAsia"/>
              </w:rPr>
              <w:t>25</w:t>
            </w:r>
          </w:p>
        </w:tc>
        <w:tc>
          <w:tcPr>
            <w:tcW w:w="1047" w:type="dxa"/>
            <w:vAlign w:val="center"/>
          </w:tcPr>
          <w:p w14:paraId="27AC8584">
            <w:pPr>
              <w:spacing w:line="360" w:lineRule="auto"/>
              <w:jc w:val="center"/>
              <w:rPr>
                <w:rFonts w:ascii="Times New Roman" w:hAnsi="Times New Roman" w:cs="Times New Roman"/>
              </w:rPr>
            </w:pPr>
            <w:r>
              <w:rPr>
                <w:rFonts w:hint="eastAsia"/>
              </w:rPr>
              <w:t>25</w:t>
            </w:r>
          </w:p>
        </w:tc>
        <w:tc>
          <w:tcPr>
            <w:tcW w:w="1047" w:type="dxa"/>
            <w:vAlign w:val="center"/>
          </w:tcPr>
          <w:p w14:paraId="208AE89B">
            <w:pPr>
              <w:spacing w:line="360" w:lineRule="auto"/>
              <w:jc w:val="center"/>
              <w:rPr>
                <w:rFonts w:ascii="Times New Roman" w:hAnsi="Times New Roman" w:cs="Times New Roman"/>
              </w:rPr>
            </w:pPr>
            <w:r>
              <w:rPr>
                <w:rFonts w:hint="eastAsia"/>
              </w:rPr>
              <w:t>25</w:t>
            </w:r>
          </w:p>
        </w:tc>
        <w:tc>
          <w:tcPr>
            <w:tcW w:w="1242" w:type="dxa"/>
            <w:vAlign w:val="center"/>
          </w:tcPr>
          <w:p w14:paraId="0C0A3902">
            <w:pPr>
              <w:spacing w:line="360" w:lineRule="auto"/>
              <w:jc w:val="center"/>
              <w:rPr>
                <w:rFonts w:ascii="Times New Roman" w:hAnsi="Times New Roman" w:cs="Times New Roman"/>
              </w:rPr>
            </w:pPr>
            <w:r>
              <w:rPr>
                <w:rFonts w:hint="eastAsia"/>
              </w:rPr>
              <w:t>0</w:t>
            </w:r>
          </w:p>
        </w:tc>
      </w:tr>
      <w:tr w14:paraId="37FA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restart"/>
            <w:vAlign w:val="center"/>
          </w:tcPr>
          <w:p w14:paraId="237043C2">
            <w:pPr>
              <w:spacing w:line="360" w:lineRule="auto"/>
              <w:rPr>
                <w:rFonts w:ascii="Times New Roman" w:hAnsi="Times New Roman" w:cs="Times New Roman"/>
              </w:rPr>
            </w:pPr>
            <w:r>
              <w:rPr>
                <w:rFonts w:hint="eastAsia"/>
              </w:rPr>
              <w:t>申请审批管理</w:t>
            </w:r>
          </w:p>
        </w:tc>
        <w:tc>
          <w:tcPr>
            <w:tcW w:w="5458" w:type="dxa"/>
            <w:vAlign w:val="center"/>
          </w:tcPr>
          <w:p w14:paraId="24E426C5">
            <w:pPr>
              <w:spacing w:line="360" w:lineRule="auto"/>
              <w:rPr>
                <w:rFonts w:ascii="Times New Roman" w:hAnsi="Times New Roman" w:cs="Times New Roman"/>
              </w:rPr>
            </w:pPr>
            <w:r>
              <w:rPr>
                <w:rFonts w:hint="eastAsia"/>
              </w:rPr>
              <w:t>数据使用申请</w:t>
            </w:r>
          </w:p>
        </w:tc>
        <w:tc>
          <w:tcPr>
            <w:tcW w:w="1047" w:type="dxa"/>
            <w:vAlign w:val="center"/>
          </w:tcPr>
          <w:p w14:paraId="5FB01D5F">
            <w:pPr>
              <w:spacing w:line="360" w:lineRule="auto"/>
              <w:jc w:val="center"/>
              <w:rPr>
                <w:rFonts w:ascii="Times New Roman" w:hAnsi="Times New Roman" w:cs="Times New Roman"/>
              </w:rPr>
            </w:pPr>
            <w:r>
              <w:rPr>
                <w:rFonts w:hint="eastAsia"/>
              </w:rPr>
              <w:t>28</w:t>
            </w:r>
          </w:p>
        </w:tc>
        <w:tc>
          <w:tcPr>
            <w:tcW w:w="1047" w:type="dxa"/>
            <w:vAlign w:val="center"/>
          </w:tcPr>
          <w:p w14:paraId="02639C22">
            <w:pPr>
              <w:spacing w:line="360" w:lineRule="auto"/>
              <w:jc w:val="center"/>
              <w:rPr>
                <w:rFonts w:ascii="Times New Roman" w:hAnsi="Times New Roman" w:cs="Times New Roman"/>
              </w:rPr>
            </w:pPr>
            <w:r>
              <w:rPr>
                <w:rFonts w:hint="eastAsia"/>
              </w:rPr>
              <w:t>28</w:t>
            </w:r>
          </w:p>
        </w:tc>
        <w:tc>
          <w:tcPr>
            <w:tcW w:w="1047" w:type="dxa"/>
            <w:vAlign w:val="center"/>
          </w:tcPr>
          <w:p w14:paraId="426976EE">
            <w:pPr>
              <w:spacing w:line="360" w:lineRule="auto"/>
              <w:jc w:val="center"/>
              <w:rPr>
                <w:rFonts w:ascii="Times New Roman" w:hAnsi="Times New Roman" w:cs="Times New Roman"/>
              </w:rPr>
            </w:pPr>
            <w:r>
              <w:rPr>
                <w:rFonts w:hint="eastAsia"/>
              </w:rPr>
              <w:t>28</w:t>
            </w:r>
          </w:p>
        </w:tc>
        <w:tc>
          <w:tcPr>
            <w:tcW w:w="1242" w:type="dxa"/>
            <w:vAlign w:val="center"/>
          </w:tcPr>
          <w:p w14:paraId="6304533D">
            <w:pPr>
              <w:spacing w:line="360" w:lineRule="auto"/>
              <w:jc w:val="center"/>
              <w:rPr>
                <w:rFonts w:ascii="Times New Roman" w:hAnsi="Times New Roman" w:cs="Times New Roman"/>
              </w:rPr>
            </w:pPr>
            <w:r>
              <w:rPr>
                <w:rFonts w:hint="eastAsia"/>
              </w:rPr>
              <w:t>0</w:t>
            </w:r>
          </w:p>
        </w:tc>
      </w:tr>
      <w:tr w14:paraId="4CAA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continue"/>
            <w:vAlign w:val="center"/>
          </w:tcPr>
          <w:p w14:paraId="1774E89B">
            <w:pPr>
              <w:spacing w:line="360" w:lineRule="auto"/>
              <w:rPr>
                <w:rFonts w:ascii="Times New Roman" w:hAnsi="Times New Roman" w:cs="Times New Roman"/>
              </w:rPr>
            </w:pPr>
          </w:p>
        </w:tc>
        <w:tc>
          <w:tcPr>
            <w:tcW w:w="5458" w:type="dxa"/>
            <w:vAlign w:val="center"/>
          </w:tcPr>
          <w:p w14:paraId="7B0C52C7">
            <w:pPr>
              <w:spacing w:line="360" w:lineRule="auto"/>
              <w:rPr>
                <w:rFonts w:ascii="Times New Roman" w:hAnsi="Times New Roman" w:cs="Times New Roman"/>
              </w:rPr>
            </w:pPr>
            <w:r>
              <w:rPr>
                <w:rFonts w:hint="eastAsia"/>
              </w:rPr>
              <w:t>数据使用审批</w:t>
            </w:r>
          </w:p>
        </w:tc>
        <w:tc>
          <w:tcPr>
            <w:tcW w:w="1047" w:type="dxa"/>
            <w:vAlign w:val="center"/>
          </w:tcPr>
          <w:p w14:paraId="22D09FA5">
            <w:pPr>
              <w:spacing w:line="360" w:lineRule="auto"/>
              <w:jc w:val="center"/>
              <w:rPr>
                <w:rFonts w:ascii="Times New Roman" w:hAnsi="Times New Roman" w:cs="Times New Roman"/>
              </w:rPr>
            </w:pPr>
            <w:r>
              <w:rPr>
                <w:rFonts w:hint="eastAsia"/>
              </w:rPr>
              <w:t>28</w:t>
            </w:r>
          </w:p>
        </w:tc>
        <w:tc>
          <w:tcPr>
            <w:tcW w:w="1047" w:type="dxa"/>
            <w:vAlign w:val="center"/>
          </w:tcPr>
          <w:p w14:paraId="38894074">
            <w:pPr>
              <w:spacing w:line="360" w:lineRule="auto"/>
              <w:jc w:val="center"/>
              <w:rPr>
                <w:rFonts w:ascii="Times New Roman" w:hAnsi="Times New Roman" w:cs="Times New Roman"/>
              </w:rPr>
            </w:pPr>
            <w:r>
              <w:rPr>
                <w:rFonts w:hint="eastAsia"/>
              </w:rPr>
              <w:t>28</w:t>
            </w:r>
          </w:p>
        </w:tc>
        <w:tc>
          <w:tcPr>
            <w:tcW w:w="1047" w:type="dxa"/>
            <w:vAlign w:val="center"/>
          </w:tcPr>
          <w:p w14:paraId="047A6EDF">
            <w:pPr>
              <w:spacing w:line="360" w:lineRule="auto"/>
              <w:jc w:val="center"/>
              <w:rPr>
                <w:rFonts w:ascii="Times New Roman" w:hAnsi="Times New Roman" w:cs="Times New Roman"/>
              </w:rPr>
            </w:pPr>
            <w:r>
              <w:rPr>
                <w:rFonts w:hint="eastAsia"/>
              </w:rPr>
              <w:t>28</w:t>
            </w:r>
          </w:p>
        </w:tc>
        <w:tc>
          <w:tcPr>
            <w:tcW w:w="1242" w:type="dxa"/>
            <w:vAlign w:val="center"/>
          </w:tcPr>
          <w:p w14:paraId="67FC147C">
            <w:pPr>
              <w:spacing w:line="360" w:lineRule="auto"/>
              <w:jc w:val="center"/>
              <w:rPr>
                <w:rFonts w:ascii="Times New Roman" w:hAnsi="Times New Roman" w:cs="Times New Roman"/>
              </w:rPr>
            </w:pPr>
            <w:r>
              <w:rPr>
                <w:rFonts w:hint="eastAsia"/>
              </w:rPr>
              <w:t>0</w:t>
            </w:r>
          </w:p>
        </w:tc>
      </w:tr>
      <w:tr w14:paraId="23DE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restart"/>
            <w:vAlign w:val="center"/>
          </w:tcPr>
          <w:p w14:paraId="5023EC05">
            <w:pPr>
              <w:spacing w:line="360" w:lineRule="auto"/>
              <w:rPr>
                <w:rFonts w:ascii="Times New Roman" w:hAnsi="Times New Roman" w:cs="Times New Roman"/>
              </w:rPr>
            </w:pPr>
            <w:r>
              <w:rPr>
                <w:rFonts w:hint="eastAsia"/>
              </w:rPr>
              <w:t>订单管理</w:t>
            </w:r>
          </w:p>
        </w:tc>
        <w:tc>
          <w:tcPr>
            <w:tcW w:w="5458" w:type="dxa"/>
            <w:vAlign w:val="center"/>
          </w:tcPr>
          <w:p w14:paraId="0D224A0C">
            <w:pPr>
              <w:spacing w:line="360" w:lineRule="auto"/>
              <w:rPr>
                <w:rFonts w:ascii="Times New Roman" w:hAnsi="Times New Roman" w:cs="Times New Roman"/>
              </w:rPr>
            </w:pPr>
            <w:r>
              <w:rPr>
                <w:rFonts w:hint="eastAsia"/>
              </w:rPr>
              <w:t>数据购买订单</w:t>
            </w:r>
          </w:p>
        </w:tc>
        <w:tc>
          <w:tcPr>
            <w:tcW w:w="1047" w:type="dxa"/>
            <w:vAlign w:val="center"/>
          </w:tcPr>
          <w:p>
            <w:r>
              <w:t>56</w:t>
            </w:r>
          </w:p>
        </w:tc>
        <w:tc>
          <w:tcPr>
            <w:tcW w:w="1047" w:type="dxa"/>
            <w:vAlign w:val="center"/>
          </w:tcPr>
          <w:p>
            <w:r>
              <w:t>56</w:t>
            </w:r>
          </w:p>
        </w:tc>
        <w:tc>
          <w:tcPr>
            <w:tcW w:w="1047" w:type="dxa"/>
            <w:vAlign w:val="center"/>
          </w:tcPr>
          <w:p>
            <w:r>
              <w:t>56</w:t>
            </w:r>
          </w:p>
        </w:tc>
        <w:tc>
          <w:tcPr>
            <w:tcW w:w="1242" w:type="dxa"/>
            <w:vAlign w:val="center"/>
          </w:tcPr>
          <w:p w14:paraId="6F762E66">
            <w:pPr>
              <w:spacing w:line="360" w:lineRule="auto"/>
              <w:jc w:val="center"/>
              <w:rPr>
                <w:rFonts w:ascii="Times New Roman" w:hAnsi="Times New Roman" w:cs="Times New Roman"/>
              </w:rPr>
            </w:pPr>
            <w:r>
              <w:rPr>
                <w:rFonts w:hint="eastAsia"/>
              </w:rPr>
              <w:t>0</w:t>
            </w:r>
          </w:p>
        </w:tc>
      </w:tr>
      <w:tr w14:paraId="1DEB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continue"/>
            <w:vAlign w:val="center"/>
          </w:tcPr>
          <w:p w14:paraId="3B162E31">
            <w:pPr>
              <w:spacing w:line="360" w:lineRule="auto"/>
              <w:rPr>
                <w:rFonts w:ascii="Times New Roman" w:hAnsi="Times New Roman" w:cs="Times New Roman"/>
              </w:rPr>
            </w:pPr>
          </w:p>
        </w:tc>
        <w:tc>
          <w:tcPr>
            <w:tcW w:w="5458" w:type="dxa"/>
            <w:vAlign w:val="center"/>
          </w:tcPr>
          <w:p w14:paraId="5CF6E7B7">
            <w:pPr>
              <w:spacing w:line="360" w:lineRule="auto"/>
              <w:rPr>
                <w:rFonts w:ascii="Times New Roman" w:hAnsi="Times New Roman" w:cs="Times New Roman"/>
              </w:rPr>
            </w:pPr>
            <w:r>
              <w:rPr>
                <w:rFonts w:hint="eastAsia"/>
              </w:rPr>
              <w:t>数据销售订单</w:t>
            </w:r>
          </w:p>
        </w:tc>
        <w:tc>
          <w:tcPr>
            <w:tcW w:w="1047" w:type="dxa"/>
            <w:vAlign w:val="center"/>
          </w:tcPr>
          <w:p>
            <w:r>
              <w:t>44</w:t>
            </w:r>
          </w:p>
        </w:tc>
        <w:tc>
          <w:tcPr>
            <w:tcW w:w="1047" w:type="dxa"/>
            <w:vAlign w:val="center"/>
          </w:tcPr>
          <w:p>
            <w:r>
              <w:t>44</w:t>
            </w:r>
          </w:p>
        </w:tc>
        <w:tc>
          <w:tcPr>
            <w:tcW w:w="1047" w:type="dxa"/>
            <w:vAlign w:val="center"/>
          </w:tcPr>
          <w:p>
            <w:r>
              <w:t>44</w:t>
            </w:r>
          </w:p>
        </w:tc>
        <w:tc>
          <w:tcPr>
            <w:tcW w:w="1242" w:type="dxa"/>
            <w:vAlign w:val="center"/>
          </w:tcPr>
          <w:p w14:paraId="0A3B3EF6">
            <w:pPr>
              <w:spacing w:line="360" w:lineRule="auto"/>
              <w:jc w:val="center"/>
              <w:rPr>
                <w:rFonts w:ascii="Times New Roman" w:hAnsi="Times New Roman" w:cs="Times New Roman"/>
              </w:rPr>
            </w:pPr>
            <w:r>
              <w:rPr>
                <w:rFonts w:hint="eastAsia"/>
              </w:rPr>
              <w:t>0</w:t>
            </w:r>
          </w:p>
        </w:tc>
      </w:tr>
      <w:tr w14:paraId="1D74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restart"/>
            <w:vAlign w:val="center"/>
          </w:tcPr>
          <w:p w14:paraId="5F6DA76A">
            <w:pPr>
              <w:spacing w:line="360" w:lineRule="auto"/>
              <w:rPr>
                <w:rFonts w:ascii="Times New Roman" w:hAnsi="Times New Roman" w:cs="Times New Roman"/>
              </w:rPr>
            </w:pPr>
            <w:r>
              <w:rPr>
                <w:rFonts w:hint="eastAsia"/>
              </w:rPr>
              <w:t>交付管理</w:t>
            </w:r>
          </w:p>
        </w:tc>
        <w:tc>
          <w:tcPr>
            <w:tcW w:w="5458" w:type="dxa"/>
            <w:vAlign w:val="center"/>
          </w:tcPr>
          <w:p w14:paraId="0CBC76C9">
            <w:pPr>
              <w:spacing w:line="360" w:lineRule="auto"/>
              <w:rPr>
                <w:rFonts w:ascii="Times New Roman" w:hAnsi="Times New Roman" w:cs="Times New Roman"/>
              </w:rPr>
            </w:pPr>
            <w:r>
              <w:rPr>
                <w:rFonts w:hint="eastAsia"/>
              </w:rPr>
              <w:t>数据需方交付</w:t>
            </w:r>
          </w:p>
        </w:tc>
        <w:tc>
          <w:tcPr>
            <w:tcW w:w="1047" w:type="dxa"/>
            <w:vAlign w:val="center"/>
          </w:tcPr>
          <w:p>
            <w:r>
              <w:t>64</w:t>
            </w:r>
          </w:p>
        </w:tc>
        <w:tc>
          <w:tcPr>
            <w:tcW w:w="1047" w:type="dxa"/>
            <w:vAlign w:val="center"/>
          </w:tcPr>
          <w:p>
            <w:r>
              <w:t>64</w:t>
            </w:r>
          </w:p>
        </w:tc>
        <w:tc>
          <w:tcPr>
            <w:tcW w:w="1047" w:type="dxa"/>
            <w:vAlign w:val="center"/>
          </w:tcPr>
          <w:p>
            <w:r>
              <w:t>64</w:t>
            </w:r>
          </w:p>
        </w:tc>
        <w:tc>
          <w:tcPr>
            <w:tcW w:w="1242" w:type="dxa"/>
            <w:vAlign w:val="center"/>
          </w:tcPr>
          <w:p w14:paraId="18C6CB60">
            <w:pPr>
              <w:spacing w:line="360" w:lineRule="auto"/>
              <w:jc w:val="center"/>
              <w:rPr>
                <w:rFonts w:ascii="Times New Roman" w:hAnsi="Times New Roman" w:cs="Times New Roman"/>
              </w:rPr>
            </w:pPr>
            <w:r>
              <w:rPr>
                <w:rFonts w:hint="eastAsia"/>
              </w:rPr>
              <w:t>0</w:t>
            </w:r>
          </w:p>
        </w:tc>
      </w:tr>
      <w:tr w14:paraId="0BF9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continue"/>
            <w:vAlign w:val="center"/>
          </w:tcPr>
          <w:p w14:paraId="2993880E">
            <w:pPr>
              <w:spacing w:line="360" w:lineRule="auto"/>
              <w:rPr>
                <w:rFonts w:ascii="Times New Roman" w:hAnsi="Times New Roman" w:cs="Times New Roman"/>
              </w:rPr>
            </w:pPr>
          </w:p>
        </w:tc>
        <w:tc>
          <w:tcPr>
            <w:tcW w:w="5458" w:type="dxa"/>
            <w:vAlign w:val="center"/>
          </w:tcPr>
          <w:p w14:paraId="1BD7414D">
            <w:pPr>
              <w:spacing w:line="360" w:lineRule="auto"/>
              <w:rPr>
                <w:rFonts w:ascii="Times New Roman" w:hAnsi="Times New Roman" w:cs="Times New Roman"/>
              </w:rPr>
            </w:pPr>
            <w:r>
              <w:rPr>
                <w:rFonts w:hint="eastAsia"/>
              </w:rPr>
              <w:t>数据供方交付</w:t>
            </w:r>
          </w:p>
        </w:tc>
        <w:tc>
          <w:tcPr>
            <w:tcW w:w="1047" w:type="dxa"/>
            <w:vAlign w:val="center"/>
          </w:tcPr>
          <w:p>
            <w:r>
              <w:t>61</w:t>
            </w:r>
          </w:p>
        </w:tc>
        <w:tc>
          <w:tcPr>
            <w:tcW w:w="1047" w:type="dxa"/>
            <w:vAlign w:val="center"/>
          </w:tcPr>
          <w:p>
            <w:r>
              <w:t>61</w:t>
            </w:r>
          </w:p>
        </w:tc>
        <w:tc>
          <w:tcPr>
            <w:tcW w:w="1047" w:type="dxa"/>
            <w:vAlign w:val="center"/>
          </w:tcPr>
          <w:p>
            <w:r>
              <w:t>61</w:t>
            </w:r>
          </w:p>
        </w:tc>
        <w:tc>
          <w:tcPr>
            <w:tcW w:w="1242" w:type="dxa"/>
            <w:vAlign w:val="center"/>
          </w:tcPr>
          <w:p w14:paraId="31FB2CFE">
            <w:pPr>
              <w:spacing w:line="360" w:lineRule="auto"/>
              <w:jc w:val="center"/>
              <w:rPr>
                <w:rFonts w:ascii="Times New Roman" w:hAnsi="Times New Roman" w:cs="Times New Roman"/>
              </w:rPr>
            </w:pPr>
            <w:r>
              <w:rPr>
                <w:rFonts w:hint="eastAsia"/>
              </w:rPr>
              <w:t>0</w:t>
            </w:r>
          </w:p>
        </w:tc>
      </w:tr>
      <w:tr w14:paraId="2EFA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restart"/>
            <w:vAlign w:val="center"/>
          </w:tcPr>
          <w:p>
            <w:r>
              <w:t>授权书管理</w:t>
            </w:r>
          </w:p>
        </w:tc>
        <w:tc>
          <w:tcPr>
            <w:tcW w:w="5458" w:type="dxa"/>
            <w:vAlign w:val="center"/>
          </w:tcPr>
          <w:p w14:paraId="687CEC9E">
            <w:pPr>
              <w:spacing w:line="360" w:lineRule="auto"/>
              <w:rPr>
                <w:rFonts w:ascii="Times New Roman" w:hAnsi="Times New Roman" w:cs="Times New Roman"/>
              </w:rPr>
            </w:pPr>
            <w:r>
              <w:rPr>
                <w:rFonts w:hint="eastAsia"/>
              </w:rPr>
              <w:t>授权书模板</w:t>
            </w:r>
          </w:p>
        </w:tc>
        <w:tc>
          <w:tcPr>
            <w:tcW w:w="1047" w:type="dxa"/>
            <w:vAlign w:val="center"/>
          </w:tcPr>
          <w:p>
            <w:r>
              <w:t>13</w:t>
            </w:r>
          </w:p>
        </w:tc>
        <w:tc>
          <w:tcPr>
            <w:tcW w:w="1047" w:type="dxa"/>
            <w:vAlign w:val="center"/>
          </w:tcPr>
          <w:p>
            <w:r>
              <w:t>13</w:t>
            </w:r>
          </w:p>
        </w:tc>
        <w:tc>
          <w:tcPr>
            <w:tcW w:w="1047" w:type="dxa"/>
            <w:vAlign w:val="center"/>
          </w:tcPr>
          <w:p>
            <w:r>
              <w:t>13</w:t>
            </w:r>
          </w:p>
        </w:tc>
        <w:tc>
          <w:tcPr>
            <w:tcW w:w="1242" w:type="dxa"/>
            <w:vAlign w:val="center"/>
          </w:tcPr>
          <w:p w14:paraId="14F2502A">
            <w:pPr>
              <w:spacing w:line="360" w:lineRule="auto"/>
              <w:jc w:val="center"/>
              <w:rPr>
                <w:rFonts w:ascii="Times New Roman" w:hAnsi="Times New Roman" w:cs="Times New Roman"/>
              </w:rPr>
            </w:pPr>
            <w:r>
              <w:rPr>
                <w:rFonts w:hint="eastAsia"/>
              </w:rPr>
              <w:t>0</w:t>
            </w:r>
          </w:p>
        </w:tc>
      </w:tr>
      <w:tr w14:paraId="5509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continue"/>
            <w:vAlign w:val="center"/>
          </w:tcPr>
          <w:p w14:paraId="4A44F1C5">
            <w:pPr>
              <w:spacing w:line="360" w:lineRule="auto"/>
              <w:rPr>
                <w:rFonts w:ascii="Times New Roman" w:hAnsi="Times New Roman" w:cs="Times New Roman"/>
              </w:rPr>
            </w:pPr>
          </w:p>
        </w:tc>
        <w:tc>
          <w:tcPr>
            <w:tcW w:w="5458" w:type="dxa"/>
            <w:vAlign w:val="center"/>
          </w:tcPr>
          <w:p w14:paraId="51FBF2A0">
            <w:pPr>
              <w:spacing w:line="360" w:lineRule="auto"/>
              <w:rPr>
                <w:rFonts w:ascii="Times New Roman" w:hAnsi="Times New Roman" w:cs="Times New Roman"/>
              </w:rPr>
            </w:pPr>
            <w:r>
              <w:rPr>
                <w:rFonts w:hint="eastAsia"/>
              </w:rPr>
              <w:t>数据需方授权书</w:t>
            </w:r>
          </w:p>
        </w:tc>
        <w:tc>
          <w:tcPr>
            <w:tcW w:w="1047" w:type="dxa"/>
            <w:vAlign w:val="center"/>
          </w:tcPr>
          <w:p>
            <w:r>
              <w:t>26</w:t>
            </w:r>
          </w:p>
        </w:tc>
        <w:tc>
          <w:tcPr>
            <w:tcW w:w="1047" w:type="dxa"/>
            <w:vAlign w:val="center"/>
          </w:tcPr>
          <w:p>
            <w:r>
              <w:t>26</w:t>
            </w:r>
          </w:p>
        </w:tc>
        <w:tc>
          <w:tcPr>
            <w:tcW w:w="1047" w:type="dxa"/>
            <w:vAlign w:val="center"/>
          </w:tcPr>
          <w:p>
            <w:r>
              <w:t>26</w:t>
            </w:r>
          </w:p>
        </w:tc>
        <w:tc>
          <w:tcPr>
            <w:tcW w:w="1242" w:type="dxa"/>
            <w:vAlign w:val="center"/>
          </w:tcPr>
          <w:p w14:paraId="1243FB3C">
            <w:pPr>
              <w:spacing w:line="360" w:lineRule="auto"/>
              <w:jc w:val="center"/>
              <w:rPr>
                <w:rFonts w:ascii="Times New Roman" w:hAnsi="Times New Roman" w:cs="Times New Roman"/>
              </w:rPr>
            </w:pPr>
            <w:r>
              <w:rPr>
                <w:rFonts w:hint="eastAsia"/>
              </w:rPr>
              <w:t>0</w:t>
            </w:r>
          </w:p>
        </w:tc>
      </w:tr>
      <w:tr w14:paraId="0B6C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Merge w:val="continue"/>
            <w:vAlign w:val="center"/>
          </w:tcPr>
          <w:p w14:paraId="7743EB38">
            <w:pPr>
              <w:spacing w:line="360" w:lineRule="auto"/>
              <w:rPr>
                <w:rFonts w:ascii="Times New Roman" w:hAnsi="Times New Roman" w:cs="Times New Roman"/>
              </w:rPr>
            </w:pPr>
          </w:p>
        </w:tc>
        <w:tc>
          <w:tcPr>
            <w:tcW w:w="5458" w:type="dxa"/>
            <w:vAlign w:val="center"/>
          </w:tcPr>
          <w:p w14:paraId="03A3BA8F">
            <w:pPr>
              <w:spacing w:line="360" w:lineRule="auto"/>
              <w:rPr>
                <w:rFonts w:ascii="Times New Roman" w:hAnsi="Times New Roman" w:cs="Times New Roman"/>
              </w:rPr>
            </w:pPr>
            <w:r>
              <w:rPr>
                <w:rFonts w:hint="eastAsia"/>
              </w:rPr>
              <w:t>数据供方授权书</w:t>
            </w:r>
          </w:p>
        </w:tc>
        <w:tc>
          <w:tcPr>
            <w:tcW w:w="1047" w:type="dxa"/>
            <w:vAlign w:val="center"/>
          </w:tcPr>
          <w:p>
            <w:r>
              <w:t>32</w:t>
            </w:r>
          </w:p>
        </w:tc>
        <w:tc>
          <w:tcPr>
            <w:tcW w:w="1047" w:type="dxa"/>
            <w:vAlign w:val="center"/>
          </w:tcPr>
          <w:p>
            <w:r>
              <w:t>32</w:t>
            </w:r>
          </w:p>
        </w:tc>
        <w:tc>
          <w:tcPr>
            <w:tcW w:w="1047" w:type="dxa"/>
            <w:vAlign w:val="center"/>
          </w:tcPr>
          <w:p>
            <w:r>
              <w:t>32</w:t>
            </w:r>
          </w:p>
        </w:tc>
        <w:tc>
          <w:tcPr>
            <w:tcW w:w="1242" w:type="dxa"/>
            <w:vAlign w:val="center"/>
          </w:tcPr>
          <w:p w14:paraId="3C1BA3EB">
            <w:pPr>
              <w:spacing w:line="360" w:lineRule="auto"/>
              <w:jc w:val="center"/>
              <w:rPr>
                <w:rFonts w:ascii="Times New Roman" w:hAnsi="Times New Roman" w:cs="Times New Roman"/>
              </w:rPr>
            </w:pPr>
            <w:r>
              <w:rPr>
                <w:rFonts w:hint="eastAsia"/>
              </w:rPr>
              <w:t>0</w:t>
            </w:r>
          </w:p>
        </w:tc>
      </w:tr>
      <w:tr w14:paraId="751A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541B114A">
            <w:pPr>
              <w:spacing w:line="360" w:lineRule="auto"/>
              <w:rPr>
                <w:rFonts w:ascii="Times New Roman" w:hAnsi="Times New Roman" w:cs="Times New Roman"/>
              </w:rPr>
            </w:pPr>
            <w:r>
              <w:rPr>
                <w:rFonts w:hint="eastAsia"/>
              </w:rPr>
              <w:t>财务管理</w:t>
            </w:r>
          </w:p>
        </w:tc>
        <w:tc>
          <w:tcPr>
            <w:tcW w:w="5458" w:type="dxa"/>
            <w:vAlign w:val="center"/>
          </w:tcPr>
          <w:p w14:paraId="2D731D46">
            <w:pPr>
              <w:spacing w:line="360" w:lineRule="auto"/>
              <w:rPr>
                <w:rFonts w:ascii="Times New Roman" w:hAnsi="Times New Roman" w:cs="Times New Roman"/>
              </w:rPr>
            </w:pPr>
            <w:r>
              <w:rPr>
                <w:rFonts w:hint="eastAsia"/>
              </w:rPr>
              <w:t>对公收款账户</w:t>
            </w:r>
          </w:p>
        </w:tc>
        <w:tc>
          <w:tcPr>
            <w:tcW w:w="1047" w:type="dxa"/>
            <w:vAlign w:val="center"/>
          </w:tcPr>
          <w:p w14:paraId="3436D4A8">
            <w:pPr>
              <w:spacing w:line="360" w:lineRule="auto"/>
              <w:jc w:val="center"/>
              <w:rPr>
                <w:rFonts w:ascii="Times New Roman" w:hAnsi="Times New Roman" w:cs="Times New Roman"/>
              </w:rPr>
            </w:pPr>
            <w:r>
              <w:rPr>
                <w:rFonts w:hint="eastAsia"/>
              </w:rPr>
              <w:t>14</w:t>
            </w:r>
          </w:p>
        </w:tc>
        <w:tc>
          <w:tcPr>
            <w:tcW w:w="1047" w:type="dxa"/>
            <w:vAlign w:val="center"/>
          </w:tcPr>
          <w:p w14:paraId="3688FCC9">
            <w:pPr>
              <w:spacing w:line="360" w:lineRule="auto"/>
              <w:jc w:val="center"/>
              <w:rPr>
                <w:rFonts w:ascii="Times New Roman" w:hAnsi="Times New Roman" w:cs="Times New Roman"/>
              </w:rPr>
            </w:pPr>
            <w:r>
              <w:rPr>
                <w:rFonts w:hint="eastAsia"/>
              </w:rPr>
              <w:t>14</w:t>
            </w:r>
          </w:p>
        </w:tc>
        <w:tc>
          <w:tcPr>
            <w:tcW w:w="1047" w:type="dxa"/>
            <w:vAlign w:val="center"/>
          </w:tcPr>
          <w:p w14:paraId="405676FF">
            <w:pPr>
              <w:spacing w:line="360" w:lineRule="auto"/>
              <w:jc w:val="center"/>
              <w:rPr>
                <w:rFonts w:ascii="Times New Roman" w:hAnsi="Times New Roman" w:cs="Times New Roman"/>
              </w:rPr>
            </w:pPr>
            <w:r>
              <w:rPr>
                <w:rFonts w:hint="eastAsia"/>
              </w:rPr>
              <w:t>14</w:t>
            </w:r>
          </w:p>
        </w:tc>
        <w:tc>
          <w:tcPr>
            <w:tcW w:w="1242" w:type="dxa"/>
            <w:vAlign w:val="center"/>
          </w:tcPr>
          <w:p w14:paraId="501FF585">
            <w:pPr>
              <w:spacing w:line="360" w:lineRule="auto"/>
              <w:jc w:val="center"/>
              <w:rPr>
                <w:rFonts w:ascii="Times New Roman" w:hAnsi="Times New Roman" w:cs="Times New Roman"/>
              </w:rPr>
            </w:pPr>
            <w:r>
              <w:rPr>
                <w:rFonts w:hint="eastAsia"/>
              </w:rPr>
              <w:t>0</w:t>
            </w:r>
          </w:p>
        </w:tc>
      </w:tr>
      <w:tr w14:paraId="2C4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1ED7BE63">
            <w:pPr>
              <w:spacing w:line="360" w:lineRule="auto"/>
              <w:rPr>
                <w:rFonts w:ascii="Times New Roman" w:hAnsi="Times New Roman" w:cs="Times New Roman"/>
              </w:rPr>
            </w:pPr>
            <w:r>
              <w:rPr>
                <w:rFonts w:hint="eastAsia"/>
              </w:rPr>
              <w:t>应用管理</w:t>
            </w:r>
          </w:p>
        </w:tc>
        <w:tc>
          <w:tcPr>
            <w:tcW w:w="5458" w:type="dxa"/>
            <w:vAlign w:val="center"/>
          </w:tcPr>
          <w:p w14:paraId="55AFA71E">
            <w:pPr>
              <w:spacing w:line="360" w:lineRule="auto"/>
              <w:rPr>
                <w:rFonts w:ascii="Times New Roman" w:hAnsi="Times New Roman" w:cs="Times New Roman"/>
              </w:rPr>
            </w:pPr>
            <w:r>
              <w:rPr>
                <w:rFonts w:hint="eastAsia"/>
              </w:rPr>
              <w:t>应用管理</w:t>
            </w:r>
          </w:p>
        </w:tc>
        <w:tc>
          <w:tcPr>
            <w:tcW w:w="1047" w:type="dxa"/>
            <w:vAlign w:val="center"/>
          </w:tcPr>
          <w:p w14:paraId="4EAB0ADB">
            <w:pPr>
              <w:spacing w:line="360" w:lineRule="auto"/>
              <w:jc w:val="center"/>
              <w:rPr>
                <w:rFonts w:ascii="Times New Roman" w:hAnsi="Times New Roman" w:cs="Times New Roman"/>
              </w:rPr>
            </w:pPr>
            <w:r>
              <w:rPr>
                <w:rFonts w:hint="eastAsia"/>
              </w:rPr>
              <w:t>20</w:t>
            </w:r>
          </w:p>
        </w:tc>
        <w:tc>
          <w:tcPr>
            <w:tcW w:w="1047" w:type="dxa"/>
            <w:vAlign w:val="center"/>
          </w:tcPr>
          <w:p w14:paraId="12CC4F0D">
            <w:pPr>
              <w:spacing w:line="360" w:lineRule="auto"/>
              <w:jc w:val="center"/>
              <w:rPr>
                <w:rFonts w:ascii="Times New Roman" w:hAnsi="Times New Roman" w:cs="Times New Roman"/>
              </w:rPr>
            </w:pPr>
            <w:r>
              <w:rPr>
                <w:rFonts w:hint="eastAsia"/>
              </w:rPr>
              <w:t>20</w:t>
            </w:r>
          </w:p>
        </w:tc>
        <w:tc>
          <w:tcPr>
            <w:tcW w:w="1047" w:type="dxa"/>
            <w:vAlign w:val="center"/>
          </w:tcPr>
          <w:p w14:paraId="430150E2">
            <w:pPr>
              <w:spacing w:line="360" w:lineRule="auto"/>
              <w:jc w:val="center"/>
              <w:rPr>
                <w:rFonts w:ascii="Times New Roman" w:hAnsi="Times New Roman" w:cs="Times New Roman"/>
              </w:rPr>
            </w:pPr>
            <w:r>
              <w:rPr>
                <w:rFonts w:hint="eastAsia"/>
              </w:rPr>
              <w:t>20</w:t>
            </w:r>
          </w:p>
        </w:tc>
        <w:tc>
          <w:tcPr>
            <w:tcW w:w="1242" w:type="dxa"/>
            <w:vAlign w:val="center"/>
          </w:tcPr>
          <w:p w14:paraId="2488B98E">
            <w:pPr>
              <w:spacing w:line="360" w:lineRule="auto"/>
              <w:jc w:val="center"/>
              <w:rPr>
                <w:rFonts w:ascii="Times New Roman" w:hAnsi="Times New Roman" w:cs="Times New Roman"/>
              </w:rPr>
            </w:pPr>
            <w:r>
              <w:rPr>
                <w:rFonts w:hint="eastAsia"/>
              </w:rPr>
              <w:t>0</w:t>
            </w:r>
          </w:p>
        </w:tc>
      </w:tr>
      <w:tr w14:paraId="3CE3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2DD60B17">
            <w:pPr>
              <w:spacing w:line="360" w:lineRule="auto"/>
              <w:rPr>
                <w:rFonts w:ascii="Times New Roman" w:hAnsi="Times New Roman" w:cs="Times New Roman"/>
              </w:rPr>
            </w:pPr>
            <w:r>
              <w:rPr>
                <w:rFonts w:hint="eastAsia"/>
              </w:rPr>
              <w:t>适配器管理</w:t>
            </w:r>
          </w:p>
        </w:tc>
        <w:tc>
          <w:tcPr>
            <w:tcW w:w="5458" w:type="dxa"/>
            <w:vAlign w:val="center"/>
          </w:tcPr>
          <w:p w14:paraId="07744461">
            <w:pPr>
              <w:spacing w:line="360" w:lineRule="auto"/>
              <w:rPr>
                <w:rFonts w:ascii="Times New Roman" w:hAnsi="Times New Roman" w:cs="Times New Roman"/>
              </w:rPr>
            </w:pPr>
            <w:r>
              <w:rPr>
                <w:rFonts w:hint="eastAsia"/>
              </w:rPr>
              <w:t>适配器管理</w:t>
            </w:r>
          </w:p>
        </w:tc>
        <w:tc>
          <w:tcPr>
            <w:tcW w:w="1047" w:type="dxa"/>
            <w:vAlign w:val="center"/>
          </w:tcPr>
          <w:p w14:paraId="126FFA9C">
            <w:pPr>
              <w:spacing w:line="360" w:lineRule="auto"/>
              <w:jc w:val="center"/>
              <w:rPr>
                <w:rFonts w:ascii="Times New Roman" w:hAnsi="Times New Roman" w:cs="Times New Roman"/>
              </w:rPr>
            </w:pPr>
            <w:r>
              <w:rPr>
                <w:rFonts w:hint="eastAsia"/>
              </w:rPr>
              <w:t>6</w:t>
            </w:r>
          </w:p>
        </w:tc>
        <w:tc>
          <w:tcPr>
            <w:tcW w:w="1047" w:type="dxa"/>
            <w:vAlign w:val="center"/>
          </w:tcPr>
          <w:p w14:paraId="6CEDDD14">
            <w:pPr>
              <w:spacing w:line="360" w:lineRule="auto"/>
              <w:jc w:val="center"/>
              <w:rPr>
                <w:rFonts w:ascii="Times New Roman" w:hAnsi="Times New Roman" w:cs="Times New Roman"/>
              </w:rPr>
            </w:pPr>
            <w:r>
              <w:rPr>
                <w:rFonts w:hint="eastAsia"/>
              </w:rPr>
              <w:t>6</w:t>
            </w:r>
          </w:p>
        </w:tc>
        <w:tc>
          <w:tcPr>
            <w:tcW w:w="1047" w:type="dxa"/>
            <w:vAlign w:val="center"/>
          </w:tcPr>
          <w:p w14:paraId="7C47411F">
            <w:pPr>
              <w:spacing w:line="360" w:lineRule="auto"/>
              <w:jc w:val="center"/>
              <w:rPr>
                <w:rFonts w:ascii="Times New Roman" w:hAnsi="Times New Roman" w:cs="Times New Roman"/>
              </w:rPr>
            </w:pPr>
            <w:r>
              <w:rPr>
                <w:rFonts w:hint="eastAsia"/>
              </w:rPr>
              <w:t>6</w:t>
            </w:r>
          </w:p>
        </w:tc>
        <w:tc>
          <w:tcPr>
            <w:tcW w:w="1242" w:type="dxa"/>
            <w:vAlign w:val="center"/>
          </w:tcPr>
          <w:p w14:paraId="549A4203">
            <w:pPr>
              <w:spacing w:line="360" w:lineRule="auto"/>
              <w:jc w:val="center"/>
              <w:rPr>
                <w:rFonts w:ascii="Times New Roman" w:hAnsi="Times New Roman" w:cs="Times New Roman"/>
              </w:rPr>
            </w:pPr>
            <w:r>
              <w:rPr>
                <w:rFonts w:hint="eastAsia"/>
              </w:rPr>
              <w:t>0</w:t>
            </w:r>
          </w:p>
        </w:tc>
      </w:tr>
      <w:tr w14:paraId="0F05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84" w:type="dxa"/>
            <w:vAlign w:val="center"/>
          </w:tcPr>
          <w:p w14:paraId="7A29FBD5">
            <w:pPr>
              <w:spacing w:line="360" w:lineRule="auto"/>
              <w:jc w:val="center"/>
              <w:rPr>
                <w:rFonts w:ascii="Times New Roman" w:hAnsi="Times New Roman" w:cs="Times New Roman"/>
              </w:rPr>
            </w:pPr>
            <w:r>
              <w:rPr>
                <w:rFonts w:hint="eastAsia"/>
              </w:rPr>
              <w:t>合计</w:t>
            </w:r>
          </w:p>
        </w:tc>
        <w:tc>
          <w:tcPr>
            <w:tcW w:w="5458" w:type="dxa"/>
            <w:vAlign w:val="center"/>
          </w:tcPr>
          <w:p w14:paraId="37AF0899">
            <w:pPr>
              <w:spacing w:line="360" w:lineRule="auto"/>
              <w:jc w:val="center"/>
              <w:rPr>
                <w:rFonts w:ascii="Times New Roman" w:hAnsi="Times New Roman" w:cs="Times New Roman"/>
              </w:rPr>
            </w:pPr>
            <w:r>
              <w:rPr>
                <w:rFonts w:hint="eastAsia"/>
              </w:rPr>
              <w:t>—</w:t>
            </w:r>
          </w:p>
        </w:tc>
        <w:tc>
          <w:tcPr>
            <w:tcW w:w="1047" w:type="dxa"/>
            <w:vAlign w:val="center"/>
          </w:tcPr>
          <w:p>
            <w:r>
              <w:t>417</w:t>
            </w:r>
          </w:p>
        </w:tc>
        <w:tc>
          <w:tcPr>
            <w:tcW w:w="1047" w:type="dxa"/>
            <w:vAlign w:val="center"/>
          </w:tcPr>
          <w:p>
            <w:r>
              <w:t>417</w:t>
            </w:r>
          </w:p>
        </w:tc>
        <w:tc>
          <w:tcPr>
            <w:tcW w:w="1047" w:type="dxa"/>
            <w:vAlign w:val="center"/>
          </w:tcPr>
          <w:p>
            <w:r>
              <w:t>417</w:t>
            </w:r>
          </w:p>
        </w:tc>
        <w:tc>
          <w:tcPr>
            <w:tcW w:w="1242" w:type="dxa"/>
            <w:vAlign w:val="center"/>
          </w:tcPr>
          <w:p w14:paraId="6B9D5CFC">
            <w:pPr>
              <w:spacing w:line="360" w:lineRule="auto"/>
              <w:jc w:val="center"/>
              <w:rPr>
                <w:rFonts w:ascii="Times New Roman" w:hAnsi="Times New Roman" w:cs="Times New Roman"/>
              </w:rPr>
            </w:pPr>
            <w:r>
              <w:rPr>
                <w:rFonts w:hint="eastAsia"/>
              </w:rPr>
              <w:t>0</w:t>
            </w:r>
          </w:p>
        </w:tc>
      </w:tr>
    </w:tbl>
    <w:p w14:paraId="51E0CEB5">
      <w:pPr>
        <w:widowControl w:val="0"/>
        <w:spacing w:line="360" w:lineRule="auto"/>
        <w:ind w:firstLine="480" w:firstLineChars="200"/>
        <w:jc w:val="both"/>
        <w:rPr>
          <w:rFonts w:hint="eastAsia"/>
          <w:kern w:val="2"/>
          <w:lang w:bidi="ar"/>
        </w:rPr>
      </w:pPr>
    </w:p>
    <w:p w14:paraId="3866D91C">
      <w:pPr>
        <w:pStyle w:val="4"/>
        <w:widowControl/>
        <w:numPr>
          <w:ilvl w:val="1"/>
          <w:numId w:val="6"/>
        </w:numPr>
        <w:rPr>
          <w:rFonts w:ascii="Arial" w:hAnsi="Arial" w:eastAsia="黑体" w:cs="黑体"/>
        </w:rPr>
      </w:pPr>
      <w:bookmarkStart w:id="74" w:name="_Toc243568550"/>
      <w:r>
        <w:rPr>
          <w:rFonts w:hint="eastAsia" w:ascii="Arial" w:hAnsi="Arial" w:eastAsia="黑体" w:cs="黑体"/>
        </w:rPr>
        <w:t>测试总体结论</w:t>
      </w:r>
      <w:bookmarkEnd w:id="74"/>
    </w:p>
    <w:p w14:paraId="5CA3DB77">
      <w:pPr>
        <w:pStyle w:val="47"/>
        <w:widowControl w:val="0"/>
        <w:spacing w:before="0" w:beforeAutospacing="0" w:after="0" w:afterAutospacing="0" w:line="360" w:lineRule="auto"/>
        <w:ind w:firstLine="480"/>
        <w:jc w:val="both"/>
        <w:rPr>
          <w:rFonts w:hint="eastAsia"/>
          <w:szCs w:val="24"/>
        </w:rPr>
      </w:pPr>
      <w:r>
        <w:rPr>
          <w:rFonts w:hint="eastAsia"/>
          <w:kern w:val="2"/>
          <w:szCs w:val="24"/>
          <w:lang w:bidi="ar"/>
        </w:rPr>
        <w:t>本次测试共涉及11个一级模块，16个二级模块。</w:t>
      </w:r>
    </w:p>
    <w:p w14:paraId="15274B56">
      <w:pPr>
        <w:pStyle w:val="47"/>
        <w:widowControl w:val="0"/>
        <w:spacing w:before="0" w:beforeAutospacing="0" w:after="0" w:afterAutospacing="0" w:line="360" w:lineRule="auto"/>
        <w:ind w:firstLine="480"/>
        <w:jc w:val="both"/>
        <w:rPr>
          <w:rFonts w:hint="eastAsia"/>
          <w:szCs w:val="24"/>
        </w:rPr>
      </w:pPr>
      <w:r>
        <w:rPr>
          <w:rFonts w:hint="eastAsia"/>
          <w:kern w:val="2"/>
          <w:szCs w:val="24"/>
          <w:lang w:bidi="ar"/>
        </w:rPr>
        <w:t>测试过程中，所有功能模块共设计417个测试用例，已执行417个，全部测试用例通过测试。</w:t>
      </w:r>
    </w:p>
    <w:p w14:paraId="1F81D353">
      <w:pPr>
        <w:pStyle w:val="47"/>
        <w:widowControl w:val="0"/>
        <w:spacing w:before="0" w:beforeAutospacing="0" w:after="0" w:afterAutospacing="0" w:line="360" w:lineRule="auto"/>
        <w:ind w:firstLine="480"/>
        <w:jc w:val="both"/>
        <w:rPr>
          <w:rFonts w:hint="eastAsia"/>
          <w:szCs w:val="24"/>
        </w:rPr>
      </w:pPr>
      <w:r>
        <w:rPr>
          <w:rFonts w:hint="eastAsia"/>
          <w:kern w:val="2"/>
          <w:szCs w:val="24"/>
          <w:lang w:bidi="ar"/>
        </w:rPr>
        <w:t>设计的用例对需求点覆盖率为100%，且所有测试用例均在环境稳定的情况下执行并得出明确测试结果。系统在各类主流浏览器中均可正常使用，不存在异常。且页面效果与UI原型设计一致。</w:t>
      </w:r>
    </w:p>
    <w:p w14:paraId="5294C9A7">
      <w:pPr>
        <w:pStyle w:val="47"/>
        <w:widowControl w:val="0"/>
        <w:spacing w:before="0" w:beforeAutospacing="0" w:after="0" w:afterAutospacing="0" w:line="360" w:lineRule="auto"/>
        <w:ind w:firstLine="480"/>
        <w:jc w:val="both"/>
        <w:rPr>
          <w:rFonts w:hint="eastAsia"/>
          <w:szCs w:val="24"/>
        </w:rPr>
      </w:pPr>
      <w:r>
        <w:rPr>
          <w:rFonts w:hint="eastAsia"/>
          <w:kern w:val="2"/>
          <w:szCs w:val="24"/>
          <w:lang w:bidi="ar"/>
        </w:rPr>
        <w:t>综上所述，经过测试，本系统符合上线标准，可以上线部署，并正常使用。</w:t>
      </w:r>
    </w:p>
    <w:p w14:paraId="3108F5D8">
      <w:pPr>
        <w:widowControl w:val="0"/>
        <w:spacing w:line="360" w:lineRule="auto"/>
        <w:ind w:firstLine="480" w:firstLineChars="200"/>
        <w:jc w:val="both"/>
        <w:rPr>
          <w:rFonts w:hint="eastAsia"/>
          <w:kern w:val="2"/>
          <w:lang w:bidi="ar"/>
        </w:rPr>
      </w:pPr>
    </w:p>
    <w:p w14:paraId="3FCC21B5">
      <w:pPr>
        <w:pStyle w:val="3"/>
        <w:widowControl/>
        <w:numPr>
          <w:ilvl w:val="0"/>
          <w:numId w:val="6"/>
        </w:numPr>
      </w:pPr>
      <w:bookmarkStart w:id="75" w:name="_Toc243568551"/>
      <w:r>
        <w:rPr>
          <w:rFonts w:hint="eastAsia" w:ascii="Calibri" w:hAnsi="Calibri" w:cs="宋体"/>
        </w:rPr>
        <w:t>功能测试记录</w:t>
      </w:r>
      <w:bookmarkEnd w:id="75"/>
    </w:p>
    <w:p w14:paraId="1535E61D">
      <w:pPr>
        <w:pStyle w:val="4"/>
        <w:widowControl/>
        <w:numPr>
          <w:ilvl w:val="1"/>
          <w:numId w:val="6"/>
        </w:numPr>
        <w:rPr>
          <w:rFonts w:ascii="Arial" w:hAnsi="Arial" w:eastAsia="黑体" w:cs="黑体"/>
        </w:rPr>
      </w:pPr>
      <w:bookmarkStart w:id="76" w:name="_Toc243568552"/>
      <w:r>
        <w:rPr>
          <w:rFonts w:hint="eastAsia" w:ascii="Arial" w:hAnsi="Arial" w:eastAsia="黑体" w:cs="黑体"/>
        </w:rPr>
        <w:t>数据产品大厅</w:t>
      </w:r>
      <w:bookmarkEnd w:id="76"/>
    </w:p>
    <w:p w14:paraId="4FC99357">
      <w:pPr>
        <w:pStyle w:val="5"/>
        <w:widowControl/>
        <w:numPr>
          <w:ilvl w:val="2"/>
          <w:numId w:val="6"/>
        </w:numPr>
        <w:jc w:val="left"/>
      </w:pPr>
      <w:r>
        <w:rPr>
          <w:rFonts w:hint="eastAsia" w:ascii="Calibri" w:hAnsi="Calibri" w:cs="宋体"/>
        </w:rPr>
        <w:t>数据产品大厅</w:t>
      </w:r>
      <w:bookmarkStart w:id="84" w:name="_GoBack"/>
      <w:bookmarkEnd w:id="84"/>
    </w:p>
    <w:p w14:paraId="03266247">
      <w:pPr>
        <w:pStyle w:val="6"/>
        <w:widowControl/>
        <w:numPr>
          <w:ilvl w:val="3"/>
          <w:numId w:val="6"/>
        </w:numPr>
        <w:jc w:val="left"/>
      </w:pPr>
      <w:r>
        <w:rPr>
          <w:rFonts w:hint="eastAsia" w:ascii="Calibri" w:hAnsi="Calibri" w:cs="宋体"/>
        </w:rPr>
        <w:t>数据产品列表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CD7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294DFF5">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60B39D">
            <w:pPr>
              <w:widowControl w:val="0"/>
              <w:jc w:val="both"/>
              <w:rPr>
                <w:rFonts w:hint="eastAsia"/>
                <w:color w:val="000000"/>
              </w:rPr>
            </w:pPr>
            <w:r>
              <w:rPr>
                <w:rFonts w:hint="eastAsia"/>
                <w:color w:val="000000"/>
                <w:kern w:val="2"/>
                <w:lang w:eastAsia="zh-Hans" w:bidi="ar"/>
              </w:rPr>
              <w:t>数据产品列表</w:t>
            </w:r>
          </w:p>
        </w:tc>
      </w:tr>
      <w:tr w14:paraId="7491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108F36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6EB13A">
            <w:pPr>
              <w:widowControl w:val="0"/>
              <w:jc w:val="both"/>
              <w:rPr>
                <w:rFonts w:hint="eastAsia"/>
                <w:color w:val="000000"/>
              </w:rPr>
            </w:pPr>
            <w:r>
              <w:rPr>
                <w:rFonts w:hint="eastAsia"/>
                <w:color w:val="333333"/>
                <w:kern w:val="2"/>
                <w:shd w:val="clear" w:color="auto" w:fill="FFFFFF"/>
                <w:lang w:bidi="ar"/>
              </w:rPr>
              <w:t>2026/03/19</w:t>
            </w:r>
          </w:p>
        </w:tc>
      </w:tr>
      <w:tr w14:paraId="5FF4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8688A9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D99762E">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57ACD0">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58D62D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1552D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9186E5B">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94E67E2">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7DB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6BC389">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391C4A">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FEFB3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验证数据产品大厅列表展示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F8D0B0">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5E6ACA00">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2．查看页面数据产品展示区域</w:t>
            </w:r>
          </w:p>
          <w:p w14:paraId="41D44894">
            <w:pPr>
              <w:widowControl w:val="0"/>
              <w:tabs>
                <w:tab w:val="left" w:pos="0"/>
              </w:tabs>
              <w:ind w:left="0" w:firstLine="0"/>
              <w:jc w:val="both"/>
              <w:rPr>
                <w:rFonts w:hint="default" w:eastAsia="宋体"/>
                <w:color w:val="333333"/>
                <w:highlight w:val="yellow"/>
                <w:shd w:val="clear" w:color="auto" w:fill="FFFFFF"/>
                <w:lang w:val="en-US" w:eastAsia="zh-CN" w:bidi="ar"/>
              </w:rPr>
            </w:pPr>
            <w:r>
              <w:rPr>
                <w:rFonts w:hint="eastAsia"/>
                <w:color w:val="333333"/>
                <w:kern w:val="2"/>
                <w:highlight w:val="yellow"/>
                <w:shd w:val="clear" w:color="auto" w:fill="FFFFFF"/>
                <w:lang w:bidi="ar"/>
              </w:rPr>
              <w:t>3．</w:t>
            </w:r>
            <w:r>
              <w:rPr>
                <w:rFonts w:hint="eastAsia"/>
                <w:color w:val="333333"/>
                <w:kern w:val="2"/>
                <w:highlight w:val="yellow"/>
                <w:shd w:val="clear" w:color="auto" w:fill="FFFFFF"/>
                <w:lang w:val="en-US" w:eastAsia="zh-CN" w:bidi="ar"/>
              </w:rPr>
              <w:t>选择对应产品</w:t>
            </w:r>
            <w:r>
              <w:rPr>
                <w:rFonts w:hint="eastAsia"/>
                <w:color w:val="333333"/>
                <w:kern w:val="2"/>
                <w:highlight w:val="yellow"/>
                <w:shd w:val="clear" w:color="auto" w:fill="FFFFFF"/>
                <w:lang w:bidi="ar"/>
              </w:rPr>
              <w:t>查看</w:t>
            </w:r>
            <w:r>
              <w:rPr>
                <w:rFonts w:hint="eastAsia"/>
                <w:color w:val="333333"/>
                <w:kern w:val="2"/>
                <w:highlight w:val="yellow"/>
                <w:shd w:val="clear" w:color="auto" w:fill="FFFFFF"/>
                <w:lang w:val="en-US" w:eastAsia="zh-CN" w:bidi="ar"/>
              </w:rPr>
              <w:t>产品</w:t>
            </w:r>
            <w:r>
              <w:rPr>
                <w:rFonts w:hint="eastAsia"/>
                <w:color w:val="333333"/>
                <w:kern w:val="2"/>
                <w:highlight w:val="yellow"/>
                <w:shd w:val="clear" w:color="auto" w:fill="FFFFFF"/>
                <w:lang w:bidi="ar"/>
              </w:rPr>
              <w:t>字段：产品名称、数据提供方、</w:t>
            </w:r>
            <w:r>
              <w:rPr>
                <w:rFonts w:hint="eastAsia"/>
                <w:color w:val="333333"/>
                <w:kern w:val="2"/>
                <w:highlight w:val="yellow"/>
                <w:shd w:val="clear" w:color="auto" w:fill="FFFFFF"/>
                <w:lang w:val="en-US" w:eastAsia="zh-CN" w:bidi="ar"/>
              </w:rPr>
              <w:t>产品类型、</w:t>
            </w:r>
            <w:r>
              <w:rPr>
                <w:rFonts w:hint="eastAsia"/>
                <w:color w:val="333333"/>
                <w:kern w:val="2"/>
                <w:highlight w:val="yellow"/>
                <w:shd w:val="clear" w:color="auto" w:fill="FFFFFF"/>
                <w:lang w:eastAsia="zh-CN" w:bidi="ar"/>
              </w:rPr>
              <w:t>行业分类</w:t>
            </w:r>
            <w:r>
              <w:rPr>
                <w:rFonts w:hint="eastAsia"/>
                <w:color w:val="333333"/>
                <w:kern w:val="2"/>
                <w:highlight w:val="yellow"/>
                <w:shd w:val="clear" w:color="auto" w:fill="FFFFFF"/>
                <w:lang w:bidi="ar"/>
              </w:rPr>
              <w:t>、价格、</w:t>
            </w:r>
            <w:r>
              <w:rPr>
                <w:rFonts w:hint="eastAsia"/>
                <w:color w:val="333333"/>
                <w:kern w:val="2"/>
                <w:highlight w:val="yellow"/>
                <w:shd w:val="clear" w:color="auto" w:fill="FFFFFF"/>
                <w:lang w:val="en-US" w:eastAsia="zh-CN" w:bidi="ar"/>
              </w:rPr>
              <w:t>产品介绍</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7F122CC">
            <w:pPr>
              <w:widowControl w:val="0"/>
              <w:numPr>
                <w:ilvl w:val="0"/>
                <w:numId w:val="8"/>
              </w:numPr>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展示所有已上架的数据产品，数据与数据产品发布模块一致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D09518">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F4A146">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2E2F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D3AD26">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A62A80">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B943F8">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验证数据产品大厅卡片视图展示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717F45">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50AF0292">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3．查看</w:t>
            </w:r>
            <w:r>
              <w:rPr>
                <w:rFonts w:hint="eastAsia"/>
                <w:color w:val="333333"/>
                <w:kern w:val="2"/>
                <w:highlight w:val="yellow"/>
                <w:shd w:val="clear" w:color="auto" w:fill="FFFFFF"/>
                <w:lang w:val="en-US" w:eastAsia="zh-CN" w:bidi="ar"/>
              </w:rPr>
              <w:t>产品</w:t>
            </w:r>
            <w:r>
              <w:rPr>
                <w:rFonts w:hint="eastAsia"/>
                <w:color w:val="333333"/>
                <w:kern w:val="2"/>
                <w:highlight w:val="yellow"/>
                <w:shd w:val="clear" w:color="auto" w:fill="FFFFFF"/>
                <w:lang w:bidi="ar"/>
              </w:rPr>
              <w:t>卡片信息：产品名称、数据提供方、</w:t>
            </w:r>
            <w:r>
              <w:rPr>
                <w:rFonts w:hint="eastAsia"/>
                <w:color w:val="333333"/>
                <w:kern w:val="2"/>
                <w:highlight w:val="yellow"/>
                <w:shd w:val="clear" w:color="auto" w:fill="FFFFFF"/>
                <w:lang w:val="en-US" w:eastAsia="zh-CN" w:bidi="ar"/>
              </w:rPr>
              <w:t>产品类型、</w:t>
            </w:r>
            <w:r>
              <w:rPr>
                <w:rFonts w:hint="eastAsia"/>
                <w:color w:val="333333"/>
                <w:kern w:val="2"/>
                <w:highlight w:val="yellow"/>
                <w:shd w:val="clear" w:color="auto" w:fill="FFFFFF"/>
                <w:lang w:eastAsia="zh-CN" w:bidi="ar"/>
              </w:rPr>
              <w:t>行业分类</w:t>
            </w:r>
            <w:r>
              <w:rPr>
                <w:rFonts w:hint="eastAsia"/>
                <w:color w:val="333333"/>
                <w:kern w:val="2"/>
                <w:highlight w:val="yellow"/>
                <w:shd w:val="clear" w:color="auto" w:fill="FFFFFF"/>
                <w:lang w:bidi="ar"/>
              </w:rPr>
              <w:t>、价格、</w:t>
            </w:r>
            <w:r>
              <w:rPr>
                <w:rFonts w:hint="eastAsia"/>
                <w:color w:val="333333"/>
                <w:kern w:val="2"/>
                <w:highlight w:val="yellow"/>
                <w:shd w:val="clear" w:color="auto" w:fill="FFFFFF"/>
                <w:lang w:val="en-US" w:eastAsia="zh-CN" w:bidi="ar"/>
              </w:rPr>
              <w:t>产品介绍</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5028C8E">
            <w:pPr>
              <w:widowControl w:val="0"/>
              <w:numPr>
                <w:ilvl w:val="0"/>
                <w:numId w:val="9"/>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val="en-US" w:eastAsia="zh-CN" w:bidi="ar"/>
              </w:rPr>
              <w:t>产品</w:t>
            </w:r>
            <w:r>
              <w:rPr>
                <w:rFonts w:hint="eastAsia"/>
                <w:color w:val="333333"/>
                <w:kern w:val="2"/>
                <w:highlight w:val="yellow"/>
                <w:shd w:val="clear" w:color="auto" w:fill="FFFFFF"/>
                <w:lang w:eastAsia="zh-Hans" w:bidi="ar"/>
              </w:rPr>
              <w:t>卡片正常展示，产品信息完整，无错位、无空白</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D7048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D623FC">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23FB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8619FD">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9FFBBE">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897306">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验证列表分页与每页条数切换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60EA691">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7B18C60A">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2．滚动至列表底部查看分页控件</w:t>
            </w:r>
          </w:p>
          <w:p w14:paraId="007264C6">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3．切换每页显示条数为 20 条并翻页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90AC36">
            <w:pPr>
              <w:widowControl w:val="0"/>
              <w:numPr>
                <w:ilvl w:val="0"/>
                <w:numId w:val="10"/>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分页控件正常展示，翻页后数据刷新且无重复、无丢失</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2B7ADF">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15877E">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6911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A2475">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05444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DPM_SJCPLB_004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19B607">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验证列表仅展示已上架产品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692101">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632403DE">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2．查看列表中的数据产品</w:t>
            </w:r>
          </w:p>
          <w:p w14:paraId="77B55A0D">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3．与数据产品发布中的已下架产品比对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4C8EFA">
            <w:pPr>
              <w:widowControl w:val="0"/>
              <w:numPr>
                <w:ilvl w:val="0"/>
                <w:numId w:val="11"/>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大厅仅展示已发布且未下架的数据产品，下架产品不展示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15AFD0">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0691B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bl>
    <w:p w14:paraId="6856E8C5">
      <w:pPr>
        <w:pStyle w:val="6"/>
        <w:widowControl/>
        <w:numPr>
          <w:ilvl w:val="3"/>
          <w:numId w:val="6"/>
        </w:numPr>
        <w:jc w:val="left"/>
      </w:pPr>
      <w:r>
        <w:rPr>
          <w:rFonts w:hint="eastAsia" w:ascii="Calibri" w:hAnsi="Calibri" w:cs="宋体"/>
        </w:rPr>
        <w:t>数据产品查询</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1B9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92CC7F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017A32">
            <w:pPr>
              <w:widowControl w:val="0"/>
              <w:jc w:val="both"/>
              <w:rPr>
                <w:rFonts w:hint="eastAsia"/>
                <w:color w:val="000000"/>
              </w:rPr>
            </w:pPr>
            <w:r>
              <w:rPr>
                <w:rFonts w:hint="eastAsia"/>
                <w:color w:val="000000"/>
                <w:kern w:val="2"/>
                <w:lang w:eastAsia="zh-Hans" w:bidi="ar"/>
              </w:rPr>
              <w:t>数据产品查询</w:t>
            </w:r>
          </w:p>
        </w:tc>
      </w:tr>
      <w:tr w14:paraId="3D17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C3A08D6">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71C81F">
            <w:pPr>
              <w:widowControl w:val="0"/>
              <w:jc w:val="both"/>
              <w:rPr>
                <w:rFonts w:hint="eastAsia"/>
                <w:color w:val="000000"/>
              </w:rPr>
            </w:pPr>
            <w:r>
              <w:rPr>
                <w:rFonts w:hint="eastAsia"/>
                <w:color w:val="333333"/>
                <w:kern w:val="2"/>
                <w:shd w:val="clear" w:color="auto" w:fill="FFFFFF"/>
                <w:lang w:bidi="ar"/>
              </w:rPr>
              <w:t>2026/03/19</w:t>
            </w:r>
          </w:p>
        </w:tc>
      </w:tr>
      <w:tr w14:paraId="3969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67E649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9E5D67D">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16246E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464542">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CDBEA3D">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BB60A43">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1B49FF4">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D93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922788">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034FFE">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2096F9">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54C7DCF">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4283669C">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2．在产品名称查询条件输入框中输入</w:t>
            </w:r>
            <w:r>
              <w:rPr>
                <w:rFonts w:hint="eastAsia"/>
                <w:color w:val="333333"/>
                <w:kern w:val="2"/>
                <w:highlight w:val="yellow"/>
                <w:shd w:val="clear" w:color="auto" w:fill="FFFFFF"/>
                <w:lang w:val="en-US" w:eastAsia="zh-CN" w:bidi="ar"/>
              </w:rPr>
              <w:t>对应</w:t>
            </w:r>
            <w:r>
              <w:rPr>
                <w:rFonts w:hint="eastAsia"/>
                <w:color w:val="333333"/>
                <w:kern w:val="2"/>
                <w:highlight w:val="yellow"/>
                <w:shd w:val="clear" w:color="auto" w:fill="FFFFFF"/>
                <w:lang w:bidi="ar"/>
              </w:rPr>
              <w:t>产品名称</w:t>
            </w:r>
          </w:p>
          <w:p w14:paraId="4604448A">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C6421E">
            <w:pPr>
              <w:widowControl w:val="0"/>
              <w:numPr>
                <w:ilvl w:val="0"/>
                <w:numId w:val="12"/>
              </w:numPr>
              <w:tabs>
                <w:tab w:val="left" w:pos="0"/>
              </w:tabs>
              <w:jc w:val="both"/>
              <w:rPr>
                <w:rFonts w:hint="eastAsia"/>
                <w:color w:val="333333"/>
                <w:highlight w:val="yellow"/>
                <w:shd w:val="clear" w:color="auto" w:fill="FFFFFF"/>
                <w:lang w:bidi="ar"/>
              </w:rPr>
            </w:pPr>
            <w:r>
              <w:rPr>
                <w:rFonts w:hint="eastAsia" w:ascii="宋体" w:hAnsi="宋体" w:cs="宋体"/>
                <w:color w:val="333333"/>
                <w:kern w:val="0"/>
                <w:sz w:val="24"/>
                <w:szCs w:val="24"/>
                <w:highlight w:val="yellow"/>
                <w:shd w:val="clear" w:color="auto" w:fill="FFFFFF"/>
                <w:lang w:bidi="ar"/>
              </w:rPr>
              <w:t>列表仅</w:t>
            </w:r>
            <w:r>
              <w:rPr>
                <w:rFonts w:hint="eastAsia"/>
                <w:color w:val="333333"/>
                <w:kern w:val="2"/>
                <w:highlight w:val="yellow"/>
                <w:shd w:val="clear" w:color="auto" w:fill="FFFFFF"/>
                <w:lang w:eastAsia="zh-Hans" w:bidi="ar"/>
              </w:rPr>
              <w:t>展示</w:t>
            </w:r>
            <w:r>
              <w:rPr>
                <w:rFonts w:hint="eastAsia"/>
                <w:color w:val="333333"/>
                <w:kern w:val="2"/>
                <w:highlight w:val="yellow"/>
                <w:shd w:val="clear" w:color="auto" w:fill="FFFFFF"/>
                <w:lang w:val="en-US" w:eastAsia="zh-CN" w:bidi="ar"/>
              </w:rPr>
              <w:t>产品</w:t>
            </w:r>
            <w:r>
              <w:rPr>
                <w:rFonts w:hint="eastAsia"/>
                <w:color w:val="333333"/>
                <w:kern w:val="2"/>
                <w:highlight w:val="yellow"/>
                <w:shd w:val="clear" w:color="auto" w:fill="FFFFFF"/>
                <w:lang w:eastAsia="zh-Hans" w:bidi="ar"/>
              </w:rPr>
              <w:t>名称匹配的数据产品</w:t>
            </w:r>
          </w:p>
          <w:p w14:paraId="3C4045B6">
            <w:pPr>
              <w:widowControl w:val="0"/>
              <w:numPr>
                <w:ilvl w:val="0"/>
                <w:numId w:val="12"/>
              </w:numPr>
              <w:tabs>
                <w:tab w:val="left" w:pos="0"/>
              </w:tabs>
              <w:jc w:val="both"/>
              <w:rPr>
                <w:rFonts w:hint="eastAsia"/>
                <w:color w:val="333333"/>
                <w:highlight w:val="yellow"/>
                <w:shd w:val="clear" w:color="auto" w:fill="FFFFFF"/>
                <w:lang w:bidi="ar"/>
              </w:rPr>
            </w:pPr>
            <w:r>
              <w:rPr>
                <w:rFonts w:hint="eastAsia" w:ascii="宋体" w:hAnsi="宋体" w:cs="宋体"/>
                <w:color w:val="333333"/>
                <w:kern w:val="0"/>
                <w:sz w:val="24"/>
                <w:szCs w:val="24"/>
                <w:highlight w:val="yellow"/>
                <w:shd w:val="clear" w:color="auto" w:fill="FFFFFF"/>
                <w:lang w:bidi="ar"/>
              </w:rPr>
              <w:t>无匹配时提示 “暂无数据”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E34686">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156369">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12C0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1703D">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EBC4D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EBC03B">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验证按产品类型+行业分类组合查询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3A5387">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27A32F72">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2．选择产品类型与行业分类两个条件</w:t>
            </w:r>
          </w:p>
          <w:p w14:paraId="3A5FF43E">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29C179">
            <w:pPr>
              <w:widowControl w:val="0"/>
              <w:numPr>
                <w:ilvl w:val="0"/>
                <w:numId w:val="13"/>
              </w:numPr>
              <w:tabs>
                <w:tab w:val="left" w:pos="0"/>
              </w:tabs>
              <w:jc w:val="both"/>
              <w:rPr>
                <w:rFonts w:hint="eastAsia"/>
                <w:color w:val="333333"/>
                <w:highlight w:val="yellow"/>
                <w:shd w:val="clear" w:color="auto" w:fill="FFFFFF"/>
                <w:lang w:bidi="ar"/>
              </w:rPr>
            </w:pPr>
            <w:r>
              <w:rPr>
                <w:rFonts w:hint="eastAsia" w:ascii="宋体" w:hAnsi="宋体" w:cs="宋体"/>
                <w:color w:val="333333"/>
                <w:kern w:val="0"/>
                <w:sz w:val="24"/>
                <w:szCs w:val="24"/>
                <w:highlight w:val="yellow"/>
                <w:shd w:val="clear" w:color="auto" w:fill="FFFFFF"/>
                <w:lang w:bidi="ar"/>
              </w:rPr>
              <w:t>列表仅</w:t>
            </w:r>
            <w:r>
              <w:rPr>
                <w:rFonts w:hint="eastAsia"/>
                <w:color w:val="333333"/>
                <w:kern w:val="2"/>
                <w:highlight w:val="yellow"/>
                <w:shd w:val="clear" w:color="auto" w:fill="FFFFFF"/>
                <w:lang w:eastAsia="zh-Hans" w:bidi="ar"/>
              </w:rPr>
              <w:t>展示同时满足产品类型与行业分类条件的数据产品</w:t>
            </w:r>
          </w:p>
          <w:p w14:paraId="0843FA8C">
            <w:pPr>
              <w:widowControl w:val="0"/>
              <w:numPr>
                <w:ilvl w:val="0"/>
                <w:numId w:val="13"/>
              </w:numPr>
              <w:tabs>
                <w:tab w:val="left" w:pos="0"/>
              </w:tabs>
              <w:jc w:val="both"/>
              <w:rPr>
                <w:rFonts w:hint="eastAsia"/>
                <w:color w:val="333333"/>
                <w:highlight w:val="yellow"/>
                <w:shd w:val="clear" w:color="auto" w:fill="FFFFFF"/>
                <w:lang w:bidi="ar"/>
              </w:rPr>
            </w:pPr>
            <w:r>
              <w:rPr>
                <w:rFonts w:hint="eastAsia" w:ascii="宋体" w:hAnsi="宋体" w:cs="宋体"/>
                <w:color w:val="333333"/>
                <w:kern w:val="0"/>
                <w:sz w:val="24"/>
                <w:szCs w:val="24"/>
                <w:highlight w:val="yellow"/>
                <w:shd w:val="clear" w:color="auto" w:fill="FFFFFF"/>
                <w:lang w:bidi="ar"/>
              </w:rPr>
              <w:t>无匹配时提示 “暂无数据”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EFF55A">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A478F3">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3F62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63C7A0">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EDFD78">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21D535">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FD52AF">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1．进入“产品交易 - 数据产品大厅”页面</w:t>
            </w:r>
          </w:p>
          <w:p w14:paraId="1059C3F1">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2．输入查询条件后点击“查询”</w:t>
            </w:r>
          </w:p>
          <w:p w14:paraId="5EBEA926">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6C0446">
            <w:pPr>
              <w:widowControl w:val="0"/>
              <w:numPr>
                <w:ilvl w:val="0"/>
                <w:numId w:val="14"/>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查询条件清空，列表恢复展示全部已上架数据产品</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ECD9BA">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69AEC8">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3C99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0572F4">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17CD23">
            <w:pPr>
              <w:widowControl w:val="0"/>
              <w:jc w:val="both"/>
              <w:rPr>
                <w:rFonts w:hint="eastAsia"/>
                <w:color w:val="333333"/>
                <w:shd w:val="clear" w:color="auto" w:fill="FFFFFF"/>
                <w:lang w:bidi="ar"/>
              </w:rPr>
            </w:pPr>
            <w:r>
              <w:rPr>
                <w:rFonts w:hint="eastAsia"/>
                <w:color w:val="333333"/>
                <w:kern w:val="2"/>
                <w:shd w:val="clear" w:color="auto" w:fill="FFFFFF"/>
                <w:lang w:bidi="ar"/>
              </w:rPr>
              <w:t>DPM_SJCPCX_004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259109">
            <w:pPr>
              <w:widowControl w:val="0"/>
              <w:jc w:val="both"/>
              <w:rPr>
                <w:rFonts w:hint="eastAsia"/>
                <w:color w:val="333333"/>
                <w:shd w:val="clear" w:color="auto" w:fill="FFFFFF"/>
                <w:lang w:bidi="ar"/>
              </w:rPr>
            </w:pPr>
            <w:r>
              <w:rPr>
                <w:rFonts w:hint="eastAsia"/>
                <w:color w:val="333333"/>
                <w:kern w:val="2"/>
                <w:shd w:val="clear" w:color="auto" w:fill="FFFFFF"/>
                <w:lang w:bidi="ar"/>
              </w:rPr>
              <w:t>验证查询无匹配数据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39A72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数据产品大厅”页面</w:t>
            </w:r>
          </w:p>
          <w:p w14:paraId="53CEC62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2．输入不存在的数据产品名称</w:t>
            </w:r>
          </w:p>
          <w:p w14:paraId="3E93DD7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A39E3B">
            <w:pPr>
              <w:widowControl w:val="0"/>
              <w:numPr>
                <w:ilvl w:val="0"/>
                <w:numId w:val="1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FA174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5BAA1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75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F05FF7">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9E78DA">
            <w:pPr>
              <w:widowControl w:val="0"/>
              <w:jc w:val="both"/>
              <w:rPr>
                <w:rFonts w:hint="eastAsia"/>
                <w:color w:val="333333"/>
                <w:shd w:val="clear" w:color="auto" w:fill="FFFFFF"/>
                <w:lang w:bidi="ar"/>
              </w:rPr>
            </w:pPr>
            <w:r>
              <w:rPr>
                <w:rFonts w:hint="eastAsia"/>
                <w:color w:val="333333"/>
                <w:kern w:val="2"/>
                <w:shd w:val="clear" w:color="auto" w:fill="FFFFFF"/>
                <w:lang w:bidi="ar"/>
              </w:rPr>
              <w:t>DPM_SJCPCX_005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8EE8CF">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A862E1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数据产品大厅”页面</w:t>
            </w:r>
          </w:p>
          <w:p w14:paraId="68A2B02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2．选择行业分类条件</w:t>
            </w:r>
          </w:p>
          <w:p w14:paraId="444C777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48F41DB">
            <w:pPr>
              <w:widowControl w:val="0"/>
              <w:numPr>
                <w:ilvl w:val="0"/>
                <w:numId w:val="1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仅展示所选行业分类下的数据产品</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DE488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92027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7A8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BEF5FF">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F022DC">
            <w:pPr>
              <w:widowControl w:val="0"/>
              <w:jc w:val="both"/>
              <w:rPr>
                <w:rFonts w:hint="eastAsia"/>
                <w:color w:val="333333"/>
                <w:shd w:val="clear" w:color="auto" w:fill="FFFFFF"/>
                <w:lang w:bidi="ar"/>
              </w:rPr>
            </w:pPr>
            <w:r>
              <w:rPr>
                <w:rFonts w:hint="eastAsia"/>
                <w:color w:val="333333"/>
                <w:kern w:val="2"/>
                <w:shd w:val="clear" w:color="auto" w:fill="FFFFFF"/>
                <w:lang w:bidi="ar"/>
              </w:rPr>
              <w:t>DPM_SJCPCX_006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7628FD">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0F4E4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83B9206">
            <w:pPr>
              <w:widowControl w:val="0"/>
              <w:numPr>
                <w:ilvl w:val="0"/>
                <w:numId w:val="1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5DD6E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0A5D3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655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3AF893">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5EF340">
            <w:pPr>
              <w:widowControl w:val="0"/>
              <w:jc w:val="both"/>
              <w:rPr>
                <w:rFonts w:hint="eastAsia"/>
                <w:color w:val="333333"/>
                <w:shd w:val="clear" w:color="auto" w:fill="FFFFFF"/>
                <w:lang w:bidi="ar"/>
              </w:rPr>
            </w:pPr>
            <w:r>
              <w:rPr>
                <w:rFonts w:hint="eastAsia"/>
                <w:color w:val="333333"/>
                <w:kern w:val="2"/>
                <w:shd w:val="clear" w:color="auto" w:fill="FFFFFF"/>
                <w:lang w:bidi="ar"/>
              </w:rPr>
              <w:t>DPM_SJCPCX_007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A69B8A">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A9ED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017998">
            <w:pPr>
              <w:widowControl w:val="0"/>
              <w:numPr>
                <w:ilvl w:val="0"/>
                <w:numId w:val="1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A26EC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8152E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914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BEB7A6">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981B97">
            <w:pPr>
              <w:widowControl w:val="0"/>
              <w:jc w:val="both"/>
              <w:rPr>
                <w:rFonts w:hint="eastAsia"/>
                <w:color w:val="333333"/>
                <w:shd w:val="clear" w:color="auto" w:fill="FFFFFF"/>
                <w:lang w:bidi="ar"/>
              </w:rPr>
            </w:pPr>
            <w:r>
              <w:rPr>
                <w:rFonts w:hint="eastAsia"/>
                <w:color w:val="333333"/>
                <w:kern w:val="2"/>
                <w:shd w:val="clear" w:color="auto" w:fill="FFFFFF"/>
                <w:lang w:bidi="ar"/>
              </w:rPr>
              <w:t>DPM_SJCPCX_008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676A38">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F628B4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86380C">
            <w:pPr>
              <w:widowControl w:val="0"/>
              <w:numPr>
                <w:ilvl w:val="0"/>
                <w:numId w:val="1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211DF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87855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DC9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D7E092">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CF0FCB">
            <w:pPr>
              <w:widowControl w:val="0"/>
              <w:jc w:val="both"/>
              <w:rPr>
                <w:rFonts w:hint="eastAsia"/>
                <w:color w:val="333333"/>
                <w:shd w:val="clear" w:color="auto" w:fill="FFFFFF"/>
                <w:lang w:bidi="ar"/>
              </w:rPr>
            </w:pPr>
            <w:r>
              <w:rPr>
                <w:rFonts w:hint="eastAsia"/>
                <w:color w:val="333333"/>
                <w:kern w:val="2"/>
                <w:shd w:val="clear" w:color="auto" w:fill="FFFFFF"/>
                <w:lang w:bidi="ar"/>
              </w:rPr>
              <w:t>DPM_SJCPCX_009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9D8E8D">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728CB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在“产品类型”下拉中选择“数据集”</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8D2BFC">
            <w:pPr>
              <w:widowControl w:val="0"/>
              <w:numPr>
                <w:ilvl w:val="0"/>
                <w:numId w:val="2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列表仅展示“产品类型”为“数据集”的记录，分页总数同步刷新；无匹配数据时展示“暂无数据”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DD44C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与预期一致，返回记录的“产品类型”均为“数据集”，筛选结果正确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A4652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A3E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A8D83F">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7CA9D9">
            <w:pPr>
              <w:widowControl w:val="0"/>
              <w:jc w:val="both"/>
              <w:rPr>
                <w:rFonts w:hint="eastAsia"/>
                <w:color w:val="333333"/>
                <w:shd w:val="clear" w:color="auto" w:fill="FFFFFF"/>
                <w:lang w:bidi="ar"/>
              </w:rPr>
            </w:pPr>
            <w:r>
              <w:rPr>
                <w:rFonts w:hint="eastAsia"/>
                <w:color w:val="333333"/>
                <w:kern w:val="2"/>
                <w:shd w:val="clear" w:color="auto" w:fill="FFFFFF"/>
                <w:lang w:bidi="ar"/>
              </w:rPr>
              <w:t>DPM_SJCPCX_010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8CD62D">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016F3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在“产品类型”下拉中选择“API产品”</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A1455FD">
            <w:pPr>
              <w:widowControl w:val="0"/>
              <w:numPr>
                <w:ilvl w:val="0"/>
                <w:numId w:val="2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列表仅展示“产品类型”为“API产品”的记录，分页总数同步刷新；无匹配数据时展示“暂无数据”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33AFE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与预期一致，返回记录的“产品类型”均为“API产品”，筛选结果正确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F0782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DF9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90219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64696D">
            <w:pPr>
              <w:widowControl w:val="0"/>
              <w:jc w:val="both"/>
              <w:rPr>
                <w:rFonts w:hint="eastAsia"/>
                <w:color w:val="333333"/>
                <w:shd w:val="clear" w:color="auto" w:fill="FFFFFF"/>
                <w:lang w:bidi="ar"/>
              </w:rPr>
            </w:pPr>
            <w:r>
              <w:rPr>
                <w:rFonts w:hint="eastAsia"/>
                <w:color w:val="333333"/>
                <w:kern w:val="2"/>
                <w:shd w:val="clear" w:color="auto" w:fill="FFFFFF"/>
                <w:lang w:bidi="ar"/>
              </w:rPr>
              <w:t>DPM_SJCPCX_011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2D6BD2">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验证按行业分类查询-制造业</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8E0D0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在“行业分类”下拉中选择“制造业”</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960EFF">
            <w:pPr>
              <w:widowControl w:val="0"/>
              <w:numPr>
                <w:ilvl w:val="0"/>
                <w:numId w:val="2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列表仅展示“行业分类”为“制造业”的记录，分页总数同步刷新；无匹配数据时展示“暂无数据”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CA1D7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与预期一致，返回记录的“行业分类”均为“制造业”，筛选结果正确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D9F78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140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FD7378">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438DAC">
            <w:pPr>
              <w:widowControl w:val="0"/>
              <w:jc w:val="both"/>
              <w:rPr>
                <w:rFonts w:hint="eastAsia"/>
                <w:color w:val="333333"/>
                <w:shd w:val="clear" w:color="auto" w:fill="FFFFFF"/>
                <w:lang w:bidi="ar"/>
              </w:rPr>
            </w:pPr>
            <w:r>
              <w:rPr>
                <w:rFonts w:hint="eastAsia"/>
                <w:color w:val="333333"/>
                <w:kern w:val="2"/>
                <w:shd w:val="clear" w:color="auto" w:fill="FFFFFF"/>
                <w:lang w:bidi="ar"/>
              </w:rPr>
              <w:t>DPM_SJCPCX_012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9ED97A">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验证按行业分类查询-信息传输、软件和信息技术服务业</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09D69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在“行业分类”下拉中选择“信息传输、软件和信息技术服务业”</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C7949D2">
            <w:pPr>
              <w:widowControl w:val="0"/>
              <w:numPr>
                <w:ilvl w:val="0"/>
                <w:numId w:val="2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列表仅展示“行业分类”为“信息传输、软件和信息技术服务业”的记录，分页总数同步刷新；无匹配数据时展示“暂无数据”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11F2A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与预期一致，返回记录的“行业分类”均为“信息传输、软件和信息技术服务业”，筛选结果正确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95CF5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F29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BF0571">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40988B">
            <w:pPr>
              <w:widowControl w:val="0"/>
              <w:jc w:val="both"/>
              <w:rPr>
                <w:rFonts w:hint="eastAsia"/>
                <w:color w:val="333333"/>
                <w:shd w:val="clear" w:color="auto" w:fill="FFFFFF"/>
                <w:lang w:bidi="ar"/>
              </w:rPr>
            </w:pPr>
            <w:r>
              <w:rPr>
                <w:rFonts w:hint="eastAsia"/>
                <w:color w:val="333333"/>
                <w:kern w:val="2"/>
                <w:shd w:val="clear" w:color="auto" w:fill="FFFFFF"/>
                <w:lang w:bidi="ar"/>
              </w:rPr>
              <w:t>DPM_SJCPCX_013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28D3D4">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验证按行业分类查询-金融业</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5342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在“行业分类”下拉中选择“金融业”</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38B968">
            <w:pPr>
              <w:widowControl w:val="0"/>
              <w:numPr>
                <w:ilvl w:val="0"/>
                <w:numId w:val="2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列表仅展示“行业分类”为“金融业”的记录，分页总数同步刷新；无匹配数据时展示“暂无数据”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2D893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与预期一致，返回记录的“行业分类”均为“金融业”，筛选结果正确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F528C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C9D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A0007E">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3FC475">
            <w:pPr>
              <w:widowControl w:val="0"/>
              <w:jc w:val="both"/>
              <w:rPr>
                <w:rFonts w:hint="eastAsia"/>
                <w:color w:val="333333"/>
                <w:shd w:val="clear" w:color="auto" w:fill="FFFFFF"/>
                <w:lang w:bidi="ar"/>
              </w:rPr>
            </w:pPr>
            <w:r>
              <w:rPr>
                <w:rFonts w:hint="eastAsia"/>
                <w:color w:val="333333"/>
                <w:kern w:val="2"/>
                <w:shd w:val="clear" w:color="auto" w:fill="FFFFFF"/>
                <w:lang w:bidi="ar"/>
              </w:rPr>
              <w:t>DPM_SJCPCX_014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607872">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验证按行业分类查询-科学研究和技术服务业</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F9933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在“行业分类”下拉中选择“科学研究和技术服务业”</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928598">
            <w:pPr>
              <w:widowControl w:val="0"/>
              <w:numPr>
                <w:ilvl w:val="0"/>
                <w:numId w:val="2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列表仅展示“行业分类”为“科学研究和技术服务业”的记录，分页总数同步刷新；无匹配数据时展示“暂无数据”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1BEA6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与预期一致，返回记录的“行业分类”均为“科学研究和技术服务业”，筛选结果正确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FCC84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860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C9B94A">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D6062D">
            <w:pPr>
              <w:widowControl w:val="0"/>
              <w:jc w:val="both"/>
              <w:rPr>
                <w:rFonts w:hint="eastAsia"/>
                <w:color w:val="333333"/>
                <w:shd w:val="clear" w:color="auto" w:fill="FFFFFF"/>
                <w:lang w:bidi="ar"/>
              </w:rPr>
            </w:pPr>
            <w:r>
              <w:rPr>
                <w:rFonts w:hint="eastAsia"/>
                <w:color w:val="333333"/>
                <w:kern w:val="2"/>
                <w:shd w:val="clear" w:color="auto" w:fill="FFFFFF"/>
                <w:lang w:bidi="ar"/>
              </w:rPr>
              <w:t>DPM_SJCPCX_015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B7D253">
            <w:pPr>
              <w:widowControl w:val="0"/>
              <w:jc w:val="both"/>
              <w:rPr>
                <w:rFonts w:hint="eastAsia"/>
                <w:color w:val="333333"/>
                <w:shd w:val="clear" w:color="auto" w:fill="FFFFFF"/>
                <w:lang w:bidi="ar"/>
              </w:rPr>
            </w:pPr>
            <w:r>
              <w:rPr>
                <w:rFonts w:hint="eastAsia"/>
                <w:color w:val="333333"/>
                <w:kern w:val="2"/>
                <w:shd w:val="clear" w:color="auto" w:fill="FFFFFF"/>
                <w:lang w:bidi="ar"/>
              </w:rPr>
              <w:t>验证按行业分类查询-教育</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0C9C2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1．进入“产品交易-数据产品大厅”页面</w:t>
            </w:r>
            <w:r>
              <w:rPr>
                <w:rFonts w:hint="eastAsia"/>
                <w:color w:val="333333"/>
                <w:kern w:val="2"/>
                <w:shd w:val="clear" w:color="auto" w:fill="FFFFFF"/>
                <w:lang w:bidi="ar"/>
              </w:rPr>
              <w:br w:type="textWrapping"/>
            </w:r>
            <w:r>
              <w:rPr>
                <w:rFonts w:hint="eastAsia"/>
                <w:color w:val="333333"/>
                <w:kern w:val="2"/>
                <w:shd w:val="clear" w:color="auto" w:fill="FFFFFF"/>
                <w:lang w:bidi="ar"/>
              </w:rPr>
              <w:t>在“行业分类”下拉中选择“教育”</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7CF9AD9">
            <w:pPr>
              <w:widowControl w:val="0"/>
              <w:numPr>
                <w:ilvl w:val="0"/>
                <w:numId w:val="2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列表仅展示“行业分类”为“教育”的记录，分页总数同步刷新；无匹配数据时展示“暂无数据”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745B6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与预期一致，返回记录的“行业分类”均为“教育”，筛选结果正确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E2B5A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6DDFBF5">
      <w:pPr>
        <w:pStyle w:val="6"/>
        <w:widowControl/>
        <w:numPr>
          <w:ilvl w:val="3"/>
          <w:numId w:val="6"/>
        </w:numPr>
        <w:jc w:val="left"/>
      </w:pPr>
      <w:r>
        <w:rPr>
          <w:rFonts w:hint="eastAsia" w:ascii="Calibri" w:hAnsi="Calibri" w:cs="宋体"/>
        </w:rPr>
        <w:t>数据产品详情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4AD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D17ACE2">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5053DD">
            <w:pPr>
              <w:widowControl w:val="0"/>
              <w:jc w:val="both"/>
              <w:rPr>
                <w:rFonts w:hint="eastAsia"/>
                <w:color w:val="000000"/>
              </w:rPr>
            </w:pPr>
            <w:r>
              <w:rPr>
                <w:rFonts w:hint="eastAsia"/>
                <w:color w:val="000000"/>
                <w:kern w:val="2"/>
                <w:lang w:eastAsia="zh-Hans" w:bidi="ar"/>
              </w:rPr>
              <w:t>数据产品详情</w:t>
            </w:r>
          </w:p>
        </w:tc>
      </w:tr>
      <w:tr w14:paraId="5047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224576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396793">
            <w:pPr>
              <w:widowControl w:val="0"/>
              <w:jc w:val="both"/>
              <w:rPr>
                <w:rFonts w:hint="eastAsia"/>
                <w:color w:val="000000"/>
              </w:rPr>
            </w:pPr>
            <w:r>
              <w:rPr>
                <w:rFonts w:hint="eastAsia"/>
                <w:color w:val="333333"/>
                <w:kern w:val="2"/>
                <w:shd w:val="clear" w:color="auto" w:fill="FFFFFF"/>
                <w:lang w:bidi="ar"/>
              </w:rPr>
              <w:t>2026/03/19</w:t>
            </w:r>
          </w:p>
        </w:tc>
      </w:tr>
      <w:tr w14:paraId="30D5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D5B34A1">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EFEEF7D">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536509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FBDD9C9">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158F1AC">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3C44D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F2A3238">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2E8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C655E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D9DE53">
            <w:pPr>
              <w:widowControl w:val="0"/>
              <w:jc w:val="both"/>
              <w:rPr>
                <w:rFonts w:hint="eastAsia"/>
                <w:color w:val="333333"/>
                <w:shd w:val="clear" w:color="auto" w:fill="FFFFFF"/>
                <w:lang w:bidi="ar"/>
              </w:rPr>
            </w:pPr>
            <w:r>
              <w:rPr>
                <w:rFonts w:hint="eastAsia"/>
                <w:color w:val="333333"/>
                <w:kern w:val="2"/>
                <w:shd w:val="clear" w:color="auto" w:fill="FFFFFF"/>
                <w:lang w:bidi="ar"/>
              </w:rPr>
              <w:t>DPM_SJCPXQ_001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32EF78">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19ACD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数据产品大厅”页面</w:t>
            </w:r>
          </w:p>
          <w:p w14:paraId="1609145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2．选择对应的数据产品</w:t>
            </w:r>
          </w:p>
          <w:p w14:paraId="755F269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57B9BB">
            <w:pPr>
              <w:widowControl w:val="0"/>
              <w:numPr>
                <w:ilvl w:val="0"/>
                <w:numId w:val="2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展示主体信息、产品信息、接口信息、策略信息等产品详细内容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7D1D2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D4B31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5A1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6E6A2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EC27AD">
            <w:pPr>
              <w:widowControl w:val="0"/>
              <w:jc w:val="both"/>
              <w:rPr>
                <w:rFonts w:hint="eastAsia"/>
                <w:color w:val="333333"/>
                <w:shd w:val="clear" w:color="auto" w:fill="FFFFFF"/>
                <w:lang w:bidi="ar"/>
              </w:rPr>
            </w:pPr>
            <w:r>
              <w:rPr>
                <w:rFonts w:hint="eastAsia"/>
                <w:color w:val="333333"/>
                <w:kern w:val="2"/>
                <w:shd w:val="clear" w:color="auto" w:fill="FFFFFF"/>
                <w:lang w:bidi="ar"/>
              </w:rPr>
              <w:t>DPM_SJCPXQ_002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BADDD5">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验证详情字段与列表数据一致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ADD00E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数据产品大厅”页面</w:t>
            </w:r>
          </w:p>
          <w:p w14:paraId="4B77A30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2．选择一条数据产品并点击“详情”</w:t>
            </w:r>
          </w:p>
          <w:p w14:paraId="47B66E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3．对比详情中的产品名称、提供方、价格与列表数据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B27E9A">
            <w:pPr>
              <w:widowControl w:val="0"/>
              <w:numPr>
                <w:ilvl w:val="0"/>
                <w:numId w:val="2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详情展示的产品名称、提供方、价格与列表完全一致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AFB2B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68B98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552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8F63B0">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F02DC8">
            <w:pPr>
              <w:widowControl w:val="0"/>
              <w:jc w:val="both"/>
              <w:rPr>
                <w:rFonts w:hint="eastAsia"/>
                <w:color w:val="333333"/>
                <w:shd w:val="clear" w:color="auto" w:fill="FFFFFF"/>
                <w:lang w:bidi="ar"/>
              </w:rPr>
            </w:pPr>
            <w:r>
              <w:rPr>
                <w:rFonts w:hint="eastAsia"/>
                <w:color w:val="333333"/>
                <w:kern w:val="2"/>
                <w:shd w:val="clear" w:color="auto" w:fill="FFFFFF"/>
                <w:lang w:bidi="ar"/>
              </w:rPr>
              <w:t>DPM_SJCPXQ_003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191922">
            <w:pPr>
              <w:widowControl w:val="0"/>
              <w:jc w:val="both"/>
              <w:rPr>
                <w:rFonts w:hint="eastAsia"/>
                <w:color w:val="333333"/>
                <w:shd w:val="clear" w:color="auto" w:fill="FFFFFF"/>
                <w:lang w:bidi="ar"/>
              </w:rPr>
            </w:pPr>
            <w:r>
              <w:rPr>
                <w:rFonts w:hint="eastAsia"/>
                <w:color w:val="333333"/>
                <w:kern w:val="2"/>
                <w:shd w:val="clear" w:color="auto" w:fill="FFFFFF"/>
                <w:lang w:bidi="ar"/>
              </w:rPr>
              <w:t>验证关闭详情弹窗返回列表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E6387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数据产品大厅”页面</w:t>
            </w:r>
          </w:p>
          <w:p w14:paraId="40121F7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2．点击“详情”打开详情页</w:t>
            </w:r>
          </w:p>
          <w:p w14:paraId="124D6B4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1936DE">
            <w:pPr>
              <w:widowControl w:val="0"/>
              <w:numPr>
                <w:ilvl w:val="0"/>
                <w:numId w:val="2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详情关闭，返回大厅列表，查询条件与分页保持不变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5AC5B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5F692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60E61AFB">
      <w:pPr>
        <w:pStyle w:val="6"/>
        <w:widowControl/>
        <w:numPr>
          <w:ilvl w:val="3"/>
          <w:numId w:val="6"/>
        </w:numPr>
        <w:jc w:val="left"/>
      </w:pPr>
      <w:r>
        <w:rPr>
          <w:rFonts w:hint="eastAsia" w:ascii="Calibri" w:hAnsi="Calibri" w:cs="宋体"/>
        </w:rPr>
        <w:t>数据产品申请</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6BE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6A5F622">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E06638">
            <w:pPr>
              <w:widowControl w:val="0"/>
              <w:jc w:val="both"/>
              <w:rPr>
                <w:rFonts w:hint="eastAsia"/>
                <w:color w:val="000000"/>
              </w:rPr>
            </w:pPr>
            <w:r>
              <w:rPr>
                <w:rFonts w:hint="eastAsia"/>
                <w:color w:val="000000"/>
                <w:kern w:val="2"/>
                <w:lang w:eastAsia="zh-Hans" w:bidi="ar"/>
              </w:rPr>
              <w:t>数据产品申请</w:t>
            </w:r>
          </w:p>
        </w:tc>
      </w:tr>
      <w:tr w14:paraId="755D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E972C12">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829A0F">
            <w:pPr>
              <w:widowControl w:val="0"/>
              <w:jc w:val="both"/>
              <w:rPr>
                <w:rFonts w:hint="eastAsia"/>
                <w:color w:val="000000"/>
              </w:rPr>
            </w:pPr>
            <w:r>
              <w:rPr>
                <w:rFonts w:hint="eastAsia"/>
                <w:color w:val="333333"/>
                <w:kern w:val="2"/>
                <w:shd w:val="clear" w:color="auto" w:fill="FFFFFF"/>
                <w:lang w:bidi="ar"/>
              </w:rPr>
              <w:t>2026/03/19</w:t>
            </w:r>
          </w:p>
        </w:tc>
      </w:tr>
      <w:tr w14:paraId="5B01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149DC3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9929D6C">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8AE17D7">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9D58A9D">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0339E60">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74F8DBC">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1FD3C5D">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9AF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37A866">
            <w:pPr>
              <w:widowControl w:val="0"/>
              <w:jc w:val="center"/>
              <w:rPr>
                <w:rFonts w:hint="eastAsia"/>
                <w:color w:val="333333"/>
                <w:highlight w:val="yellow"/>
                <w:shd w:val="clear" w:color="auto" w:fill="FFFFFF"/>
                <w:lang w:bidi="ar"/>
              </w:rPr>
            </w:pPr>
            <w:r>
              <w:rPr>
                <w:rFonts w:hint="eastAsia"/>
                <w:color w:val="333333"/>
                <w:kern w:val="2"/>
                <w:highlight w:val="yellow"/>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4437C8">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DPM_SJCPSQ_001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1CCE9F">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验证申请数据产品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52F70DE">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1．</w:t>
            </w:r>
            <w:r>
              <w:rPr>
                <w:rFonts w:hint="eastAsia"/>
                <w:color w:val="333333"/>
                <w:kern w:val="2"/>
                <w:highlight w:val="yellow"/>
                <w:shd w:val="clear" w:color="auto" w:fill="FFFFFF"/>
                <w:lang w:bidi="ar"/>
              </w:rPr>
              <w:tab/>
            </w:r>
            <w:r>
              <w:rPr>
                <w:rFonts w:hint="eastAsia"/>
                <w:color w:val="333333"/>
                <w:kern w:val="2"/>
                <w:highlight w:val="yellow"/>
                <w:shd w:val="clear" w:color="auto" w:fill="FFFFFF"/>
                <w:lang w:bidi="ar"/>
              </w:rPr>
              <w:t>进入“产品交易 - 数据产品大厅”页面</w:t>
            </w:r>
          </w:p>
          <w:p w14:paraId="3809DCF3">
            <w:pPr>
              <w:widowControl w:val="0"/>
              <w:tabs>
                <w:tab w:val="left" w:pos="0"/>
              </w:tabs>
              <w:ind w:left="0" w:firstLine="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2．选择对应的数据产品并进入详情页</w:t>
            </w:r>
          </w:p>
          <w:p w14:paraId="6D6E2A1F">
            <w:pPr>
              <w:widowControl w:val="0"/>
              <w:tabs>
                <w:tab w:val="left" w:pos="0"/>
              </w:tabs>
              <w:ind w:left="0" w:firstLine="0"/>
              <w:jc w:val="both"/>
              <w:rPr>
                <w:rFonts w:hint="eastAsia"/>
                <w:color w:val="333333"/>
                <w:kern w:val="2"/>
                <w:highlight w:val="yellow"/>
                <w:shd w:val="clear" w:color="auto" w:fill="FFFFFF"/>
                <w:lang w:bidi="ar"/>
              </w:rPr>
            </w:pPr>
            <w:r>
              <w:rPr>
                <w:rFonts w:hint="eastAsia"/>
                <w:color w:val="333333"/>
                <w:kern w:val="2"/>
                <w:highlight w:val="yellow"/>
                <w:shd w:val="clear" w:color="auto" w:fill="FFFFFF"/>
                <w:lang w:bidi="ar"/>
              </w:rPr>
              <w:t>3．点击“</w:t>
            </w:r>
            <w:r>
              <w:rPr>
                <w:rFonts w:hint="eastAsia"/>
                <w:color w:val="333333"/>
                <w:kern w:val="2"/>
                <w:highlight w:val="yellow"/>
                <w:shd w:val="clear" w:color="auto" w:fill="FFFFFF"/>
                <w:lang w:eastAsia="zh-CN" w:bidi="ar"/>
              </w:rPr>
              <w:t>申请使用</w:t>
            </w:r>
            <w:r>
              <w:rPr>
                <w:rFonts w:hint="eastAsia"/>
                <w:color w:val="333333"/>
                <w:kern w:val="2"/>
                <w:highlight w:val="yellow"/>
                <w:shd w:val="clear" w:color="auto" w:fill="FFFFFF"/>
                <w:lang w:bidi="ar"/>
              </w:rPr>
              <w:t>”按钮</w:t>
            </w:r>
          </w:p>
          <w:p w14:paraId="0E74B0DE">
            <w:pPr>
              <w:widowControl w:val="0"/>
              <w:tabs>
                <w:tab w:val="left" w:pos="0"/>
              </w:tabs>
              <w:ind w:left="0" w:firstLine="0"/>
              <w:jc w:val="both"/>
              <w:rPr>
                <w:rFonts w:hint="eastAsia"/>
                <w:color w:val="333333"/>
                <w:kern w:val="2"/>
                <w:highlight w:val="yellow"/>
                <w:shd w:val="clear" w:color="auto" w:fill="FFFFFF"/>
                <w:lang w:val="en-US" w:eastAsia="zh-CN" w:bidi="ar"/>
              </w:rPr>
            </w:pPr>
            <w:r>
              <w:rPr>
                <w:rFonts w:hint="eastAsia"/>
                <w:color w:val="333333"/>
                <w:kern w:val="2"/>
                <w:highlight w:val="yellow"/>
                <w:shd w:val="clear" w:color="auto" w:fill="FFFFFF"/>
                <w:lang w:val="en-US" w:eastAsia="zh-CN" w:bidi="ar"/>
              </w:rPr>
              <w:t>4</w:t>
            </w:r>
            <w:r>
              <w:rPr>
                <w:rFonts w:hint="eastAsia"/>
                <w:color w:val="333333"/>
                <w:kern w:val="2"/>
                <w:highlight w:val="yellow"/>
                <w:shd w:val="clear" w:color="auto" w:fill="FFFFFF"/>
                <w:lang w:bidi="ar"/>
              </w:rPr>
              <w:t>．</w:t>
            </w:r>
            <w:r>
              <w:rPr>
                <w:rFonts w:hint="eastAsia"/>
                <w:color w:val="333333"/>
                <w:kern w:val="2"/>
                <w:highlight w:val="yellow"/>
                <w:shd w:val="clear" w:color="auto" w:fill="FFFFFF"/>
                <w:lang w:val="en-US" w:eastAsia="zh-CN" w:bidi="ar"/>
              </w:rPr>
              <w:t>在申请使用对话框中输入响应的申请理由，勾选“我已阅读并同意”勾选框</w:t>
            </w:r>
          </w:p>
          <w:p w14:paraId="4DF2AA40">
            <w:pPr>
              <w:widowControl w:val="0"/>
              <w:tabs>
                <w:tab w:val="left" w:pos="0"/>
              </w:tabs>
              <w:ind w:left="0" w:firstLine="0"/>
              <w:jc w:val="both"/>
              <w:rPr>
                <w:rFonts w:hint="default" w:eastAsia="宋体"/>
                <w:color w:val="333333"/>
                <w:kern w:val="2"/>
                <w:highlight w:val="yellow"/>
                <w:shd w:val="clear" w:color="auto" w:fill="FFFFFF"/>
                <w:lang w:val="en-US" w:eastAsia="zh-CN" w:bidi="ar"/>
              </w:rPr>
            </w:pPr>
            <w:r>
              <w:rPr>
                <w:rFonts w:hint="eastAsia"/>
                <w:color w:val="333333"/>
                <w:kern w:val="2"/>
                <w:highlight w:val="yellow"/>
                <w:shd w:val="clear" w:color="auto" w:fill="FFFFFF"/>
                <w:lang w:val="en-US" w:eastAsia="zh-CN" w:bidi="ar"/>
              </w:rPr>
              <w:t>5</w:t>
            </w:r>
            <w:r>
              <w:rPr>
                <w:rFonts w:hint="eastAsia"/>
                <w:color w:val="333333"/>
                <w:kern w:val="2"/>
                <w:highlight w:val="yellow"/>
                <w:shd w:val="clear" w:color="auto" w:fill="FFFFFF"/>
                <w:lang w:bidi="ar"/>
              </w:rPr>
              <w:t>．</w:t>
            </w:r>
            <w:r>
              <w:rPr>
                <w:rFonts w:hint="eastAsia"/>
                <w:color w:val="333333"/>
                <w:kern w:val="2"/>
                <w:highlight w:val="yellow"/>
                <w:shd w:val="clear" w:color="auto" w:fill="FFFFFF"/>
                <w:lang w:val="en-US" w:eastAsia="zh-CN" w:bidi="ar"/>
              </w:rPr>
              <w:t>点击“提交申请”按钮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ECD852">
            <w:pPr>
              <w:widowControl w:val="0"/>
              <w:numPr>
                <w:ilvl w:val="0"/>
                <w:numId w:val="30"/>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生成数据使用申请单，</w:t>
            </w:r>
          </w:p>
          <w:p w14:paraId="3652CAEB">
            <w:pPr>
              <w:widowControl w:val="0"/>
              <w:numPr>
                <w:ilvl w:val="0"/>
                <w:numId w:val="30"/>
              </w:numPr>
              <w:tabs>
                <w:tab w:val="left" w:pos="0"/>
              </w:tabs>
              <w:jc w:val="both"/>
              <w:rPr>
                <w:rFonts w:hint="eastAsia"/>
                <w:color w:val="333333"/>
                <w:highlight w:val="yellow"/>
                <w:shd w:val="clear" w:color="auto" w:fill="FFFFFF"/>
                <w:lang w:bidi="ar"/>
              </w:rPr>
            </w:pPr>
            <w:r>
              <w:rPr>
                <w:rFonts w:hint="eastAsia"/>
                <w:color w:val="333333"/>
                <w:kern w:val="2"/>
                <w:highlight w:val="yellow"/>
                <w:shd w:val="clear" w:color="auto" w:fill="FFFFFF"/>
                <w:lang w:eastAsia="zh-Hans" w:bidi="ar"/>
              </w:rPr>
              <w:t>“申请</w:t>
            </w:r>
            <w:r>
              <w:rPr>
                <w:rFonts w:hint="eastAsia"/>
                <w:color w:val="333333"/>
                <w:kern w:val="2"/>
                <w:highlight w:val="yellow"/>
                <w:shd w:val="clear" w:color="auto" w:fill="FFFFFF"/>
                <w:lang w:val="en-US" w:eastAsia="zh-CN" w:bidi="ar"/>
              </w:rPr>
              <w:t>使用</w:t>
            </w:r>
            <w:r>
              <w:rPr>
                <w:rFonts w:hint="eastAsia"/>
                <w:color w:val="333333"/>
                <w:kern w:val="2"/>
                <w:highlight w:val="yellow"/>
                <w:shd w:val="clear" w:color="auto" w:fill="FFFFFF"/>
                <w:lang w:eastAsia="zh-Hans" w:bidi="ar"/>
              </w:rPr>
              <w:t>”按钮</w:t>
            </w:r>
            <w:r>
              <w:rPr>
                <w:rFonts w:hint="eastAsia"/>
                <w:color w:val="333333"/>
                <w:kern w:val="2"/>
                <w:highlight w:val="yellow"/>
                <w:shd w:val="clear" w:color="auto" w:fill="FFFFFF"/>
                <w:lang w:val="en-US" w:eastAsia="zh-CN" w:bidi="ar"/>
              </w:rPr>
              <w:t>文字</w:t>
            </w:r>
            <w:r>
              <w:rPr>
                <w:rFonts w:hint="eastAsia"/>
                <w:color w:val="333333"/>
                <w:kern w:val="2"/>
                <w:highlight w:val="yellow"/>
                <w:shd w:val="clear" w:color="auto" w:fill="FFFFFF"/>
                <w:lang w:bidi="ar"/>
              </w:rPr>
              <w:t>变为</w:t>
            </w:r>
            <w:r>
              <w:rPr>
                <w:rFonts w:hint="eastAsia"/>
                <w:color w:val="333333"/>
                <w:kern w:val="2"/>
                <w:highlight w:val="yellow"/>
                <w:shd w:val="clear" w:color="auto" w:fill="FFFFFF"/>
                <w:lang w:eastAsia="zh-CN" w:bidi="ar"/>
              </w:rPr>
              <w:t>“</w:t>
            </w:r>
            <w:r>
              <w:rPr>
                <w:rFonts w:hint="eastAsia"/>
                <w:color w:val="333333"/>
                <w:kern w:val="2"/>
                <w:highlight w:val="yellow"/>
                <w:shd w:val="clear" w:color="auto" w:fill="FFFFFF"/>
                <w:lang w:bidi="ar"/>
              </w:rPr>
              <w:t>审核中</w:t>
            </w:r>
            <w:r>
              <w:rPr>
                <w:rFonts w:hint="eastAsia"/>
                <w:color w:val="333333"/>
                <w:kern w:val="2"/>
                <w:highlight w:val="yellow"/>
                <w:shd w:val="clear" w:color="auto" w:fill="FFFFFF"/>
                <w:lang w:eastAsia="zh-CN" w:bidi="ar"/>
              </w:rPr>
              <w:t>”</w:t>
            </w:r>
            <w:r>
              <w:rPr>
                <w:rFonts w:hint="eastAsia"/>
                <w:color w:val="333333"/>
                <w:kern w:val="2"/>
                <w:highlight w:val="yellow"/>
                <w:shd w:val="clear" w:color="auto" w:fill="FFFFFF"/>
                <w:lang w:val="en-US" w:eastAsia="zh-CN" w:bidi="ar"/>
              </w:rPr>
              <w:t>且不可以点击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3F6354">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D24BB5">
            <w:pPr>
              <w:widowControl w:val="0"/>
              <w:jc w:val="both"/>
              <w:rPr>
                <w:rFonts w:hint="eastAsia"/>
                <w:color w:val="333333"/>
                <w:highlight w:val="yellow"/>
                <w:shd w:val="clear" w:color="auto" w:fill="FFFFFF"/>
                <w:lang w:bidi="ar"/>
              </w:rPr>
            </w:pPr>
            <w:r>
              <w:rPr>
                <w:rFonts w:hint="eastAsia"/>
                <w:color w:val="333333"/>
                <w:kern w:val="2"/>
                <w:highlight w:val="yellow"/>
                <w:shd w:val="clear" w:color="auto" w:fill="FFFFFF"/>
                <w:lang w:bidi="ar"/>
              </w:rPr>
              <w:t>通过</w:t>
            </w:r>
          </w:p>
        </w:tc>
      </w:tr>
      <w:tr w14:paraId="2C01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BC40AB">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09BD8E">
            <w:pPr>
              <w:widowControl w:val="0"/>
              <w:jc w:val="both"/>
              <w:rPr>
                <w:rFonts w:hint="eastAsia"/>
                <w:color w:val="333333"/>
                <w:shd w:val="clear" w:color="auto" w:fill="FFFFFF"/>
                <w:lang w:bidi="ar"/>
              </w:rPr>
            </w:pPr>
            <w:r>
              <w:rPr>
                <w:rFonts w:hint="eastAsia"/>
                <w:color w:val="333333"/>
                <w:kern w:val="2"/>
                <w:shd w:val="clear" w:color="auto" w:fill="FFFFFF"/>
                <w:lang w:bidi="ar"/>
              </w:rPr>
              <w:t>DPM_SJCPSQ_002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B9DDD5">
            <w:pPr>
              <w:widowControl w:val="0"/>
              <w:jc w:val="both"/>
              <w:rPr>
                <w:rFonts w:hint="eastAsia"/>
                <w:color w:val="333333"/>
                <w:shd w:val="clear" w:color="auto" w:fill="FFFFFF"/>
                <w:lang w:bidi="ar"/>
              </w:rPr>
            </w:pPr>
            <w:r>
              <w:rPr>
                <w:rFonts w:hint="eastAsia"/>
                <w:color w:val="333333"/>
                <w:kern w:val="2"/>
                <w:shd w:val="clear" w:color="auto" w:fill="FFFFFF"/>
                <w:lang w:bidi="ar"/>
              </w:rPr>
              <w:t>验证重复申请同一数据产品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8007C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数据产品大厅”页面</w:t>
            </w:r>
          </w:p>
          <w:p w14:paraId="40B7172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2．选择已申请过的数据产品并进入详情</w:t>
            </w:r>
          </w:p>
          <w:p w14:paraId="4AFF7C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w:t>
            </w:r>
            <w:r>
              <w:rPr>
                <w:rFonts w:hint="eastAsia"/>
                <w:color w:val="333333"/>
                <w:kern w:val="2"/>
                <w:shd w:val="clear" w:color="auto" w:fill="FFFFFF"/>
                <w:lang w:eastAsia="zh-CN" w:bidi="ar"/>
              </w:rPr>
              <w:t>申请使用</w:t>
            </w:r>
            <w:r>
              <w:rPr>
                <w:rFonts w:hint="eastAsia"/>
                <w:color w:val="333333"/>
                <w:kern w:val="2"/>
                <w:shd w:val="clear" w:color="auto" w:fill="FFFFFF"/>
                <w:lang w:bidi="ar"/>
              </w:rPr>
              <w:t>”按钮状态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64E5142">
            <w:pPr>
              <w:widowControl w:val="0"/>
              <w:numPr>
                <w:ilvl w:val="0"/>
                <w:numId w:val="3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已申请的产品按钮置</w:t>
            </w:r>
            <w:r>
              <w:rPr>
                <w:rFonts w:hint="eastAsia"/>
                <w:color w:val="333333"/>
                <w:kern w:val="2"/>
                <w:shd w:val="clear" w:color="auto" w:fill="FFFFFF"/>
                <w:lang w:bidi="ar"/>
              </w:rPr>
              <w:t>变</w:t>
            </w:r>
            <w:r>
              <w:rPr>
                <w:rFonts w:hint="eastAsia"/>
                <w:color w:val="333333"/>
                <w:kern w:val="2"/>
                <w:shd w:val="clear" w:color="auto" w:fill="FFFFFF"/>
                <w:lang w:eastAsia="zh-Hans" w:bidi="ar"/>
              </w:rPr>
              <w:t>为</w:t>
            </w:r>
            <w:r>
              <w:rPr>
                <w:rFonts w:hint="eastAsia"/>
                <w:color w:val="333333"/>
                <w:kern w:val="2"/>
                <w:shd w:val="clear" w:color="auto" w:fill="FFFFFF"/>
                <w:lang w:bidi="ar"/>
              </w:rPr>
              <w:t>下单按钮</w:t>
            </w:r>
            <w:r>
              <w:rPr>
                <w:rFonts w:hint="eastAsia"/>
                <w:color w:val="333333"/>
                <w:kern w:val="2"/>
                <w:shd w:val="clear" w:color="auto" w:fill="FFFFFF"/>
                <w:lang w:eastAsia="zh-Hans" w:bidi="ar"/>
              </w:rPr>
              <w:t>，不允许重复申请</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9018A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0FC4E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275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90889D">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D5C309">
            <w:pPr>
              <w:widowControl w:val="0"/>
              <w:jc w:val="both"/>
              <w:rPr>
                <w:rFonts w:hint="eastAsia"/>
                <w:color w:val="333333"/>
                <w:shd w:val="clear" w:color="auto" w:fill="FFFFFF"/>
                <w:lang w:bidi="ar"/>
              </w:rPr>
            </w:pPr>
            <w:r>
              <w:rPr>
                <w:rFonts w:hint="eastAsia"/>
                <w:color w:val="333333"/>
                <w:kern w:val="2"/>
                <w:shd w:val="clear" w:color="auto" w:fill="FFFFFF"/>
                <w:lang w:bidi="ar"/>
              </w:rPr>
              <w:t>DPM_SJCPSQ_003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A7D522">
            <w:pPr>
              <w:widowControl w:val="0"/>
              <w:jc w:val="both"/>
              <w:rPr>
                <w:rFonts w:hint="eastAsia"/>
                <w:color w:val="333333"/>
                <w:shd w:val="clear" w:color="auto" w:fill="FFFFFF"/>
                <w:lang w:bidi="ar"/>
              </w:rPr>
            </w:pPr>
            <w:r>
              <w:rPr>
                <w:rFonts w:hint="eastAsia"/>
                <w:color w:val="333333"/>
                <w:kern w:val="2"/>
                <w:shd w:val="clear" w:color="auto" w:fill="FFFFFF"/>
                <w:lang w:bidi="ar"/>
              </w:rPr>
              <w:t>验证申请时必填信息为空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A8614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数据产品大厅”页面</w:t>
            </w:r>
          </w:p>
          <w:p w14:paraId="78A8CF2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2．选择数据产品并点击“</w:t>
            </w:r>
            <w:r>
              <w:rPr>
                <w:rFonts w:hint="eastAsia"/>
                <w:color w:val="333333"/>
                <w:kern w:val="2"/>
                <w:shd w:val="clear" w:color="auto" w:fill="FFFFFF"/>
                <w:lang w:eastAsia="zh-CN" w:bidi="ar"/>
              </w:rPr>
              <w:t>申请使用</w:t>
            </w:r>
            <w:r>
              <w:rPr>
                <w:rFonts w:hint="eastAsia"/>
                <w:color w:val="333333"/>
                <w:kern w:val="2"/>
                <w:shd w:val="clear" w:color="auto" w:fill="FFFFFF"/>
                <w:lang w:bidi="ar"/>
              </w:rPr>
              <w:t>”</w:t>
            </w:r>
          </w:p>
          <w:p w14:paraId="7F20471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3．申请用途等必填项为空，点击“确定”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54061D">
            <w:pPr>
              <w:widowControl w:val="0"/>
              <w:numPr>
                <w:ilvl w:val="0"/>
                <w:numId w:val="3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提示“请输入XXX”，不允许提交申请</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7B486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953DE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DD66F97">
      <w:pPr>
        <w:pStyle w:val="4"/>
        <w:widowControl/>
        <w:numPr>
          <w:ilvl w:val="1"/>
          <w:numId w:val="6"/>
        </w:numPr>
        <w:rPr>
          <w:rFonts w:ascii="Arial" w:hAnsi="Arial" w:eastAsia="黑体" w:cs="黑体"/>
        </w:rPr>
      </w:pPr>
      <w:bookmarkStart w:id="77" w:name="_Toc243568556"/>
      <w:r>
        <w:rPr>
          <w:rFonts w:hint="eastAsia" w:ascii="Arial" w:hAnsi="Arial" w:eastAsia="黑体" w:cs="黑体"/>
        </w:rPr>
        <w:t>申请审批管理</w:t>
      </w:r>
      <w:bookmarkEnd w:id="77"/>
    </w:p>
    <w:p w14:paraId="0683D591">
      <w:pPr>
        <w:pStyle w:val="5"/>
        <w:widowControl/>
        <w:numPr>
          <w:ilvl w:val="2"/>
          <w:numId w:val="6"/>
        </w:numPr>
        <w:jc w:val="left"/>
      </w:pPr>
      <w:r>
        <w:rPr>
          <w:rFonts w:hint="eastAsia" w:ascii="Calibri" w:hAnsi="Calibri" w:cs="宋体"/>
        </w:rPr>
        <w:t>数据使用申请</w:t>
      </w:r>
    </w:p>
    <w:p w14:paraId="0AA4C9C3">
      <w:pPr>
        <w:pStyle w:val="6"/>
        <w:widowControl/>
        <w:numPr>
          <w:ilvl w:val="3"/>
          <w:numId w:val="6"/>
        </w:numPr>
        <w:jc w:val="left"/>
      </w:pPr>
      <w:r>
        <w:rPr>
          <w:rFonts w:hint="eastAsia" w:ascii="Calibri" w:hAnsi="Calibri" w:cs="宋体"/>
        </w:rPr>
        <w:t xml:space="preserve">数据使用申请列表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0EA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EDCE626">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76355E">
            <w:pPr>
              <w:widowControl w:val="0"/>
              <w:jc w:val="both"/>
              <w:rPr>
                <w:rFonts w:hint="eastAsia"/>
                <w:color w:val="000000"/>
              </w:rPr>
            </w:pPr>
            <w:r>
              <w:rPr>
                <w:rFonts w:hint="eastAsia"/>
                <w:color w:val="000000"/>
                <w:kern w:val="2"/>
                <w:lang w:eastAsia="zh-Hans" w:bidi="ar"/>
              </w:rPr>
              <w:t>数据使用申请列表</w:t>
            </w:r>
          </w:p>
        </w:tc>
      </w:tr>
      <w:tr w14:paraId="36F4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3606BD7">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15F8BE">
            <w:pPr>
              <w:widowControl w:val="0"/>
              <w:jc w:val="both"/>
              <w:rPr>
                <w:rFonts w:hint="eastAsia"/>
                <w:color w:val="000000"/>
              </w:rPr>
            </w:pPr>
            <w:r>
              <w:rPr>
                <w:rFonts w:hint="eastAsia"/>
                <w:color w:val="333333"/>
                <w:kern w:val="2"/>
                <w:shd w:val="clear" w:color="auto" w:fill="FFFFFF"/>
                <w:lang w:bidi="ar"/>
              </w:rPr>
              <w:t>2026/03/19</w:t>
            </w:r>
          </w:p>
        </w:tc>
      </w:tr>
      <w:tr w14:paraId="3415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1A6983">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A4E956A">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3C6E0A6">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FA4EB5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4E43FF2">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375DF43">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C02D799">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6DC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E4FCBC">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C08553">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C79081">
            <w:pPr>
              <w:widowControl w:val="0"/>
              <w:jc w:val="both"/>
              <w:rPr>
                <w:rFonts w:hint="eastAsia"/>
                <w:color w:val="333333"/>
                <w:shd w:val="clear" w:color="auto" w:fill="FFFFFF"/>
                <w:lang w:bidi="ar"/>
              </w:rPr>
            </w:pPr>
            <w:r>
              <w:rPr>
                <w:rFonts w:hint="eastAsia"/>
                <w:color w:val="333333"/>
                <w:kern w:val="2"/>
                <w:shd w:val="clear" w:color="auto" w:fill="FFFFFF"/>
                <w:lang w:bidi="ar"/>
              </w:rPr>
              <w:t>验证数据使用申请单列表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FF66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05FADB9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2．查看申请单列表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C7D62E">
            <w:pPr>
              <w:widowControl w:val="0"/>
              <w:numPr>
                <w:ilvl w:val="0"/>
                <w:numId w:val="3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展示所有申请单，字段包含：申请单编号、数据产品名称、数据产品提供方、申请状态、创建时间、操作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70426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B0634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B9B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91B503">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D9F97A">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447871">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CD469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5619E9E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3B2EC44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C2C48E3">
            <w:pPr>
              <w:widowControl w:val="0"/>
              <w:numPr>
                <w:ilvl w:val="0"/>
                <w:numId w:val="3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字段包含申请单编号、产品名称、提供方、审批状态、创建时间、操作；分页正常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F4DA5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685BE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CF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31641A">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DA00D9">
            <w:pPr>
              <w:widowControl w:val="0"/>
              <w:jc w:val="both"/>
              <w:rPr>
                <w:rFonts w:hint="eastAsia"/>
                <w:color w:val="333333"/>
                <w:shd w:val="clear" w:color="auto" w:fill="FFFFFF"/>
                <w:lang w:bidi="ar"/>
              </w:rPr>
            </w:pPr>
            <w:r>
              <w:rPr>
                <w:rFonts w:hint="eastAsia"/>
                <w:color w:val="333333"/>
                <w:kern w:val="2"/>
                <w:shd w:val="clear" w:color="auto" w:fill="FFFFFF"/>
                <w:lang w:bidi="ar"/>
              </w:rPr>
              <w:t>DPM_SJSYSQDLB_003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5F8901">
            <w:pPr>
              <w:widowControl w:val="0"/>
              <w:jc w:val="both"/>
              <w:rPr>
                <w:rFonts w:hint="eastAsia"/>
                <w:color w:val="333333"/>
                <w:shd w:val="clear" w:color="auto" w:fill="FFFFFF"/>
                <w:lang w:bidi="ar"/>
              </w:rPr>
            </w:pPr>
            <w:r>
              <w:rPr>
                <w:rFonts w:hint="eastAsia"/>
                <w:color w:val="333333"/>
                <w:kern w:val="2"/>
                <w:shd w:val="clear" w:color="auto" w:fill="FFFFFF"/>
                <w:lang w:bidi="ar"/>
              </w:rPr>
              <w:t>验证无申请单时的空数据展示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17D51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2356922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2．在无申请单数据时查看列表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3177AC">
            <w:pPr>
              <w:widowControl w:val="0"/>
              <w:numPr>
                <w:ilvl w:val="0"/>
                <w:numId w:val="3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C8E05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53682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FDF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A0EA68">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4D60C3">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85EF88">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43145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636F2E1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2．输入申请单编号</w:t>
            </w:r>
          </w:p>
          <w:p w14:paraId="3B47C08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AB2FB20">
            <w:pPr>
              <w:widowControl w:val="0"/>
              <w:numPr>
                <w:ilvl w:val="0"/>
                <w:numId w:val="3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展示编号匹配的申请单记录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58D7E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5FE4F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429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B1C341">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9C57D3">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E210DF">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ADFE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0D1B66A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6F3D16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5863865">
            <w:pPr>
              <w:widowControl w:val="0"/>
              <w:numPr>
                <w:ilvl w:val="0"/>
                <w:numId w:val="3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展示产品名称匹配的申请单记录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2E36D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FB6A4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D9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2B11F6">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5CE39B">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9497F5">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验证按申请状态查询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C968C5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6693971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2．选择申请状态</w:t>
            </w:r>
          </w:p>
          <w:p w14:paraId="471815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20F5896">
            <w:pPr>
              <w:widowControl w:val="0"/>
              <w:numPr>
                <w:ilvl w:val="0"/>
                <w:numId w:val="3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仅展示所选状态的申请单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C61A4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EB00F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E64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0F521C">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CDD50A">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72A471">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1B6B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0DFDAF0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58304C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EDE3FF">
            <w:pPr>
              <w:widowControl w:val="0"/>
              <w:numPr>
                <w:ilvl w:val="0"/>
                <w:numId w:val="3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查询条件清空，列表恢复展示全部申请单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509C8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91E0A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81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EC19D6">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A7CFE1">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DEB9DD">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验证按产品名称+审批状态组合查询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8D25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31F502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2．输入数据产品名称，并选择审批状态</w:t>
            </w:r>
          </w:p>
          <w:p w14:paraId="1F75E57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F209C3">
            <w:pPr>
              <w:widowControl w:val="0"/>
              <w:numPr>
                <w:ilvl w:val="0"/>
                <w:numId w:val="4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展示同时满足产品名称与审批状态条件的申请单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6D426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99249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B04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90E869">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30F8F6">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CBAFBD">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验证申请单编号+审批状态组合查询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21AC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66D9BB6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2．输入申请单编号，并选择审批状态</w:t>
            </w:r>
          </w:p>
          <w:p w14:paraId="49F792C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9C6716C">
            <w:pPr>
              <w:widowControl w:val="0"/>
              <w:numPr>
                <w:ilvl w:val="0"/>
                <w:numId w:val="4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展示同时满足编号与审批状态条件的申请单，条件之间为“与”关系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FA1E9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7559D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25F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F3392A">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E4C125">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28DD3">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09781E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5FB292">
            <w:pPr>
              <w:widowControl w:val="0"/>
              <w:numPr>
                <w:ilvl w:val="0"/>
                <w:numId w:val="4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列表展示“申请单编号”包含该片段的全部记录，分页总数同步刷新，字段展示与关键字匹配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52463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5D324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F64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1FD91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D71B79">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45C793">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验证按不存在的申请单编号查询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7062B5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B999BF">
            <w:pPr>
              <w:widowControl w:val="0"/>
              <w:numPr>
                <w:ilvl w:val="0"/>
                <w:numId w:val="4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4C18D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62C67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63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FB96B">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E908A6">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FDACC9">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5DA64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57E966">
            <w:pPr>
              <w:widowControl w:val="0"/>
              <w:numPr>
                <w:ilvl w:val="0"/>
                <w:numId w:val="4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A1CB3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FCE82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C87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5DD3FE">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9AA7E4">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27AFE4">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893A46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16F6CF">
            <w:pPr>
              <w:widowControl w:val="0"/>
              <w:numPr>
                <w:ilvl w:val="0"/>
                <w:numId w:val="4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07328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2B0C6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D67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836068">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166234">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C2385C">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F9089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CBB3FE">
            <w:pPr>
              <w:widowControl w:val="0"/>
              <w:numPr>
                <w:ilvl w:val="0"/>
                <w:numId w:val="4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C4EC0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9F400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596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0C0B20">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137111">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E5539F">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C5C85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0A27ED3">
            <w:pPr>
              <w:widowControl w:val="0"/>
              <w:numPr>
                <w:ilvl w:val="0"/>
                <w:numId w:val="4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E855B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2D515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43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CC02FE">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9BB1D3">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01C68B">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验证按审批状态查询-待审批</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2A82A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在“审批状态”下拉中选择“待审批”</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E26D46">
            <w:pPr>
              <w:widowControl w:val="0"/>
              <w:numPr>
                <w:ilvl w:val="0"/>
                <w:numId w:val="4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列表仅展示“审批状态”为“待审批”的记录，分页总数同步刷新；无匹配数据时展示“暂无数据”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86E9E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与预期一致，返回记录的“审批状态”均为“待审批”，筛选结果正确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C803B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F8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0E33B7">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E2B7AA">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ACD9D6">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验证按审批状态查询-已通过</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32DC1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在“审批状态”下拉中选择“已通过”</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72C39A">
            <w:pPr>
              <w:widowControl w:val="0"/>
              <w:numPr>
                <w:ilvl w:val="0"/>
                <w:numId w:val="4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列表仅展示“审批状态”为“已通过”的记录，分页总数同步刷新；无匹配数据时展示“暂无数据”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C6CB0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与预期一致，返回记录的“审批状态”均为“已通过”，筛选结果正确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66B9F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80A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351C5B">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8DA980">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AC5031">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验证按审批状态查询-已拒绝</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8D469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在“审批状态”下拉中选择“已拒绝”</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D9B9B6">
            <w:pPr>
              <w:widowControl w:val="0"/>
              <w:numPr>
                <w:ilvl w:val="0"/>
                <w:numId w:val="5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列表仅展示“审批状态”为“已拒绝”的记录，分页总数同步刷新；无匹配数据时展示“暂无数据”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B6776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与预期一致，返回记录的“审批状态”均为“已拒绝”，筛选结果正确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10514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D49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71D38C">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CD8BA8">
            <w:pPr>
              <w:widowControl w:val="0"/>
              <w:jc w:val="both"/>
              <w:rPr>
                <w:rFonts w:hint="eastAsia"/>
                <w:color w:val="333333"/>
                <w:shd w:val="clear" w:color="auto" w:fill="FFFFFF"/>
                <w:lang w:bidi="ar"/>
              </w:rPr>
            </w:pPr>
            <w:r>
              <w:rPr>
                <w:rFonts w:hint="eastAsia"/>
                <w:color w:val="333333"/>
                <w:kern w:val="2"/>
                <w:shd w:val="clear" w:color="auto" w:fill="FFFFFF"/>
                <w:lang w:bidi="ar"/>
              </w:rPr>
              <w:t>DPM_SJSYSQDCX_016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739827">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验证按审批状态查询-已失效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7A0EE3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在“审批状态”下拉中选择“已失效”</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DF1928">
            <w:pPr>
              <w:widowControl w:val="0"/>
              <w:numPr>
                <w:ilvl w:val="0"/>
                <w:numId w:val="5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列表仅展示“审批状态”为“已失效”的记录，分页总数同步刷新；无匹配数据时展示“暂无数据”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D4EC5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与预期一致，返回记录的“审批状态”均为“已失效”，筛选结果正确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7AE8F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6EE8B39D">
      <w:pPr>
        <w:pStyle w:val="6"/>
        <w:widowControl/>
        <w:numPr>
          <w:ilvl w:val="3"/>
          <w:numId w:val="6"/>
        </w:numPr>
        <w:jc w:val="left"/>
      </w:pPr>
      <w:r>
        <w:rPr>
          <w:rFonts w:hint="eastAsia" w:ascii="Calibri" w:hAnsi="Calibri" w:cs="宋体"/>
        </w:rPr>
        <w:t xml:space="preserve">申请详情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CB6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03F8B16">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C7D157">
            <w:pPr>
              <w:widowControl w:val="0"/>
              <w:jc w:val="both"/>
              <w:rPr>
                <w:rFonts w:hint="eastAsia"/>
                <w:color w:val="000000"/>
              </w:rPr>
            </w:pPr>
            <w:r>
              <w:rPr>
                <w:rFonts w:hint="eastAsia"/>
                <w:color w:val="000000"/>
                <w:kern w:val="2"/>
                <w:lang w:eastAsia="zh-Hans" w:bidi="ar"/>
              </w:rPr>
              <w:t>申请详情</w:t>
            </w:r>
          </w:p>
        </w:tc>
      </w:tr>
      <w:tr w14:paraId="4843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A95CC0A">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C15E18">
            <w:pPr>
              <w:widowControl w:val="0"/>
              <w:jc w:val="both"/>
              <w:rPr>
                <w:rFonts w:hint="eastAsia"/>
                <w:color w:val="000000"/>
              </w:rPr>
            </w:pPr>
            <w:r>
              <w:rPr>
                <w:rFonts w:hint="eastAsia"/>
                <w:color w:val="333333"/>
                <w:kern w:val="2"/>
                <w:shd w:val="clear" w:color="auto" w:fill="FFFFFF"/>
                <w:lang w:bidi="ar"/>
              </w:rPr>
              <w:t>2026/03/19</w:t>
            </w:r>
          </w:p>
        </w:tc>
      </w:tr>
      <w:tr w14:paraId="55EA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4EA0FFD">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2744FB4">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3226A5B">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570738">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BCB7E1">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E6DF9F">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D1DA908">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533E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A420D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8C5A21">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6A7A28">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验证查看数据使用申请单详情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DD260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4C0897A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2．在列表选择对应申请单</w:t>
            </w:r>
          </w:p>
          <w:p w14:paraId="00AFF6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99C1BB1">
            <w:pPr>
              <w:widowControl w:val="0"/>
              <w:numPr>
                <w:ilvl w:val="0"/>
                <w:numId w:val="5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展示申请单基本信息、数据产品信息、申请方信息、审批记录等内容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DF53D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A0D5F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6DB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BFC796">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587B37">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7BCFE3">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E3085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1FC2BE8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2．点击“详情”打开申请单</w:t>
            </w:r>
          </w:p>
          <w:p w14:paraId="0D14163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3．核对基本信息、产品信息、审批记录</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A5E9CA">
            <w:pPr>
              <w:widowControl w:val="0"/>
              <w:numPr>
                <w:ilvl w:val="0"/>
                <w:numId w:val="5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各分组字段完整，审批记录按时间倒序展示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06DD1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5CE57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19F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8E9C0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04BEBE">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163EB7">
            <w:pPr>
              <w:widowControl w:val="0"/>
              <w:jc w:val="both"/>
              <w:rPr>
                <w:rFonts w:hint="eastAsia"/>
                <w:color w:val="333333"/>
                <w:shd w:val="clear" w:color="auto" w:fill="FFFFFF"/>
                <w:lang w:bidi="ar"/>
              </w:rPr>
            </w:pPr>
            <w:r>
              <w:rPr>
                <w:rFonts w:hint="eastAsia"/>
                <w:color w:val="333333"/>
                <w:kern w:val="2"/>
                <w:shd w:val="clear" w:color="auto" w:fill="FFFFFF"/>
                <w:lang w:bidi="ar"/>
              </w:rPr>
              <w:t>验证关闭申请单详情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70B51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74E01F8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5527492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F2E2A6B">
            <w:pPr>
              <w:widowControl w:val="0"/>
              <w:numPr>
                <w:ilvl w:val="0"/>
                <w:numId w:val="5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详情关闭，返回申请单列表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1E2F2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02B9D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AEC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F9A80E">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B0FBAE">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B3E67A">
            <w:pPr>
              <w:widowControl w:val="0"/>
              <w:jc w:val="both"/>
              <w:rPr>
                <w:rFonts w:hint="eastAsia"/>
                <w:color w:val="333333"/>
                <w:shd w:val="clear" w:color="auto" w:fill="FFFFFF"/>
                <w:lang w:bidi="ar"/>
              </w:rPr>
            </w:pPr>
            <w:r>
              <w:rPr>
                <w:rFonts w:hint="eastAsia"/>
                <w:color w:val="333333"/>
                <w:kern w:val="2"/>
                <w:shd w:val="clear" w:color="auto" w:fill="FFFFFF"/>
                <w:lang w:bidi="ar"/>
              </w:rPr>
              <w:t>验证申请详情编号展示形态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9DACD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1．进入“产品交易-数据使用申请”页面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点击列表首行“详情”进入申请详情</w:t>
            </w:r>
            <w:r>
              <w:rPr>
                <w:rFonts w:hint="eastAsia"/>
                <w:color w:val="333333"/>
                <w:kern w:val="2"/>
                <w:shd w:val="clear" w:color="auto" w:fill="FFFFFF"/>
                <w:lang w:bidi="ar"/>
              </w:rPr>
              <w:br w:type="textWrapping"/>
            </w:r>
            <w:r>
              <w:rPr>
                <w:rFonts w:hint="eastAsia"/>
                <w:color w:val="333333"/>
                <w:kern w:val="2"/>
                <w:shd w:val="clear" w:color="auto" w:fill="FFFFFF"/>
                <w:lang w:bidi="ar"/>
              </w:rPr>
              <w:t>查看“申请单编号”“产品编号”的展示形态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FD6C41">
            <w:pPr>
              <w:widowControl w:val="0"/>
              <w:numPr>
                <w:ilvl w:val="0"/>
                <w:numId w:val="5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“申请单编号”为纯文本，不可点击且无链接样式；“产品编号”为超链接（a.baec-link，鼠标呈手型），编号值完整展示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2EEEE0">
            <w:pPr>
              <w:widowControl w:val="0"/>
              <w:jc w:val="both"/>
              <w:rPr>
                <w:rFonts w:hint="eastAsia"/>
                <w:color w:val="333333"/>
                <w:shd w:val="clear" w:color="auto" w:fill="FFFFFF"/>
                <w:lang w:bidi="ar"/>
              </w:rPr>
            </w:pPr>
            <w:r>
              <w:rPr>
                <w:rFonts w:hint="eastAsia"/>
                <w:color w:val="333333"/>
                <w:kern w:val="2"/>
                <w:shd w:val="clear" w:color="auto" w:fill="FFFFFF"/>
                <w:lang w:bidi="ar"/>
              </w:rPr>
              <w:t>申请单编号为纯文本；产品编号为超链接，可点击，编号值完整；与预期一致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8EEB7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D8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00A714">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168574">
            <w:pPr>
              <w:widowControl w:val="0"/>
              <w:jc w:val="both"/>
              <w:rPr>
                <w:rFonts w:hint="eastAsia"/>
                <w:color w:val="333333"/>
                <w:shd w:val="clear" w:color="auto" w:fill="FFFFFF"/>
                <w:lang w:bidi="ar"/>
              </w:rPr>
            </w:pPr>
            <w:r>
              <w:rPr>
                <w:rFonts w:hint="eastAsia"/>
                <w:color w:val="333333"/>
                <w:kern w:val="2"/>
                <w:shd w:val="clear" w:color="auto" w:fill="FFFFFF"/>
                <w:lang w:bidi="ar"/>
              </w:rPr>
              <w:t>DPM_SJSYSQDXQ_005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0A8F28">
            <w:pPr>
              <w:widowControl w:val="0"/>
              <w:jc w:val="both"/>
              <w:rPr>
                <w:rFonts w:hint="eastAsia"/>
                <w:color w:val="333333"/>
                <w:shd w:val="clear" w:color="auto" w:fill="FFFFFF"/>
                <w:lang w:bidi="ar"/>
              </w:rPr>
            </w:pPr>
            <w:r>
              <w:rPr>
                <w:rFonts w:hint="eastAsia"/>
                <w:color w:val="333333"/>
                <w:kern w:val="2"/>
                <w:shd w:val="clear" w:color="auto" w:fill="FFFFFF"/>
                <w:lang w:bidi="ar"/>
              </w:rPr>
              <w:t>验证申请详情产品编号跳转产品详情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22A7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1．进入申请详情页</w:t>
            </w:r>
            <w:r>
              <w:rPr>
                <w:rFonts w:hint="eastAsia"/>
                <w:color w:val="333333"/>
                <w:kern w:val="2"/>
                <w:shd w:val="clear" w:color="auto" w:fill="FFFFFF"/>
                <w:lang w:bidi="ar"/>
              </w:rPr>
              <w:br w:type="textWrapping"/>
            </w:r>
            <w:r>
              <w:rPr>
                <w:rFonts w:hint="eastAsia"/>
                <w:color w:val="333333"/>
                <w:kern w:val="2"/>
                <w:shd w:val="clear" w:color="auto" w:fill="FFFFFF"/>
                <w:lang w:bidi="ar"/>
              </w:rPr>
              <w:t>点击“产品编号”链接</w:t>
            </w:r>
            <w:r>
              <w:rPr>
                <w:rFonts w:hint="eastAsia"/>
                <w:color w:val="333333"/>
                <w:kern w:val="2"/>
                <w:shd w:val="clear" w:color="auto" w:fill="FFFFFF"/>
                <w:lang w:bidi="ar"/>
              </w:rPr>
              <w:br w:type="textWrapping"/>
            </w:r>
            <w:r>
              <w:rPr>
                <w:rFonts w:hint="eastAsia"/>
                <w:color w:val="333333"/>
                <w:kern w:val="2"/>
                <w:shd w:val="clear" w:color="auto" w:fill="FFFFFF"/>
                <w:lang w:bidi="ar"/>
              </w:rPr>
              <w:t>核对跳转后的 URL 与页面内容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5718BC7">
            <w:pPr>
              <w:widowControl w:val="0"/>
              <w:numPr>
                <w:ilvl w:val="0"/>
                <w:numId w:val="6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跳转至 /datamarket/product-detail/{产品编号}，URL 携带被点击的产品编号，产品详情页正常渲染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0C2A63">
            <w:pPr>
              <w:widowControl w:val="0"/>
              <w:jc w:val="both"/>
              <w:rPr>
                <w:rFonts w:hint="eastAsia"/>
                <w:color w:val="333333"/>
                <w:shd w:val="clear" w:color="auto" w:fill="FFFFFF"/>
                <w:lang w:bidi="ar"/>
              </w:rPr>
            </w:pPr>
            <w:r>
              <w:rPr>
                <w:rFonts w:hint="eastAsia"/>
                <w:color w:val="333333"/>
                <w:kern w:val="2"/>
                <w:shd w:val="clear" w:color="auto" w:fill="FFFFFF"/>
                <w:lang w:bidi="ar"/>
              </w:rPr>
              <w:t>URL 变为 /datamarket/product-detail/{产品编号}，产品详情页正常渲染；与预期一致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C2CA5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24E3AF57">
      <w:pPr>
        <w:pStyle w:val="6"/>
        <w:widowControl/>
        <w:numPr>
          <w:ilvl w:val="3"/>
          <w:numId w:val="6"/>
        </w:numPr>
        <w:jc w:val="left"/>
      </w:pPr>
      <w:r>
        <w:rPr>
          <w:rFonts w:hint="eastAsia" w:ascii="Calibri" w:hAnsi="Calibri" w:cs="宋体"/>
        </w:rPr>
        <w:t xml:space="preserve">下单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C6A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DCA7193">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73ED7D">
            <w:pPr>
              <w:widowControl w:val="0"/>
              <w:jc w:val="both"/>
              <w:rPr>
                <w:rFonts w:hint="eastAsia"/>
                <w:color w:val="000000"/>
              </w:rPr>
            </w:pPr>
            <w:r>
              <w:rPr>
                <w:rFonts w:hint="eastAsia"/>
                <w:color w:val="000000"/>
                <w:kern w:val="2"/>
                <w:lang w:eastAsia="zh-Hans" w:bidi="ar"/>
              </w:rPr>
              <w:t>下单</w:t>
            </w:r>
          </w:p>
        </w:tc>
      </w:tr>
      <w:tr w14:paraId="224F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9403EA6">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B030DC">
            <w:pPr>
              <w:widowControl w:val="0"/>
              <w:jc w:val="both"/>
              <w:rPr>
                <w:rFonts w:hint="eastAsia"/>
                <w:color w:val="000000"/>
              </w:rPr>
            </w:pPr>
            <w:r>
              <w:rPr>
                <w:rFonts w:hint="eastAsia"/>
                <w:color w:val="333333"/>
                <w:kern w:val="2"/>
                <w:shd w:val="clear" w:color="auto" w:fill="FFFFFF"/>
                <w:lang w:bidi="ar"/>
              </w:rPr>
              <w:t>2026/03/19</w:t>
            </w:r>
          </w:p>
        </w:tc>
      </w:tr>
      <w:tr w14:paraId="3988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410D93A">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56A7AF6">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0FBF0A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C4B3258">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BD73C5A">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B331A98">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2900127">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1886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79BAC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FF726F">
            <w:pPr>
              <w:widowControl w:val="0"/>
              <w:jc w:val="both"/>
              <w:rPr>
                <w:rFonts w:hint="eastAsia"/>
                <w:color w:val="333333"/>
                <w:shd w:val="clear" w:color="auto" w:fill="FFFFFF"/>
                <w:lang w:bidi="ar"/>
              </w:rPr>
            </w:pPr>
            <w:r>
              <w:rPr>
                <w:rFonts w:hint="eastAsia"/>
                <w:color w:val="333333"/>
                <w:kern w:val="2"/>
                <w:shd w:val="clear" w:color="auto" w:fill="FFFFFF"/>
                <w:lang w:bidi="ar"/>
              </w:rPr>
              <w:t>DPM_SJSYXD_001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D5D5C1">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验证申请单下单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67627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7DCCAF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2．选择审批通过且未下单的申请单</w:t>
            </w:r>
          </w:p>
          <w:p w14:paraId="3080EE0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3．点击“下单”按钮</w:t>
            </w:r>
          </w:p>
          <w:p w14:paraId="5D37DF4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4．确认下单信息后点击“确定”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7C853F">
            <w:pPr>
              <w:widowControl w:val="0"/>
              <w:numPr>
                <w:ilvl w:val="0"/>
                <w:numId w:val="5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下单成功，生成数据购买订单，申请单状态变更为已下单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10AA6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6666E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ED1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E4FDF9">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F02BDF">
            <w:pPr>
              <w:widowControl w:val="0"/>
              <w:jc w:val="both"/>
              <w:rPr>
                <w:rFonts w:hint="eastAsia"/>
                <w:color w:val="333333"/>
                <w:shd w:val="clear" w:color="auto" w:fill="FFFFFF"/>
                <w:lang w:bidi="ar"/>
              </w:rPr>
            </w:pPr>
            <w:r>
              <w:rPr>
                <w:rFonts w:hint="eastAsia"/>
                <w:color w:val="333333"/>
                <w:kern w:val="2"/>
                <w:shd w:val="clear" w:color="auto" w:fill="FFFFFF"/>
                <w:lang w:bidi="ar"/>
              </w:rPr>
              <w:t>DPM_SJSYXD_002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CFF1F1">
            <w:pPr>
              <w:widowControl w:val="0"/>
              <w:jc w:val="both"/>
              <w:rPr>
                <w:rFonts w:hint="eastAsia"/>
                <w:color w:val="333333"/>
                <w:shd w:val="clear" w:color="auto" w:fill="FFFFFF"/>
                <w:lang w:bidi="ar"/>
              </w:rPr>
            </w:pPr>
            <w:r>
              <w:rPr>
                <w:rFonts w:hint="eastAsia"/>
                <w:color w:val="333333"/>
                <w:kern w:val="2"/>
                <w:shd w:val="clear" w:color="auto" w:fill="FFFFFF"/>
                <w:lang w:bidi="ar"/>
              </w:rPr>
              <w:t>验证未审批通过的申请单下单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A815B8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3FA2287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2．选择审批中/已驳回的申请单</w:t>
            </w:r>
          </w:p>
          <w:p w14:paraId="4AF7E4F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3．查看操作列“下单”按钮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18330C">
            <w:pPr>
              <w:widowControl w:val="0"/>
              <w:numPr>
                <w:ilvl w:val="0"/>
                <w:numId w:val="5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未审批通过的申请单不展示或禁用“下单”按钮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6B203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C0859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83A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0EA26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789964">
            <w:pPr>
              <w:widowControl w:val="0"/>
              <w:jc w:val="both"/>
              <w:rPr>
                <w:rFonts w:hint="eastAsia"/>
                <w:color w:val="333333"/>
                <w:shd w:val="clear" w:color="auto" w:fill="FFFFFF"/>
                <w:lang w:bidi="ar"/>
              </w:rPr>
            </w:pPr>
            <w:r>
              <w:rPr>
                <w:rFonts w:hint="eastAsia"/>
                <w:color w:val="333333"/>
                <w:kern w:val="2"/>
                <w:shd w:val="clear" w:color="auto" w:fill="FFFFFF"/>
                <w:lang w:bidi="ar"/>
              </w:rPr>
              <w:t>DPM_SJSYXD_003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A15A9C">
            <w:pPr>
              <w:widowControl w:val="0"/>
              <w:jc w:val="both"/>
              <w:rPr>
                <w:rFonts w:hint="eastAsia"/>
                <w:color w:val="333333"/>
                <w:shd w:val="clear" w:color="auto" w:fill="FFFFFF"/>
                <w:lang w:bidi="ar"/>
              </w:rPr>
            </w:pPr>
            <w:r>
              <w:rPr>
                <w:rFonts w:hint="eastAsia"/>
                <w:color w:val="333333"/>
                <w:kern w:val="2"/>
                <w:shd w:val="clear" w:color="auto" w:fill="FFFFFF"/>
                <w:lang w:bidi="ar"/>
              </w:rPr>
              <w:t>验证重复下单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61DDED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22FC06C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2．选择已下单的申请单</w:t>
            </w:r>
          </w:p>
          <w:p w14:paraId="399DAEA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3．点击“下单”按钮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412D41">
            <w:pPr>
              <w:widowControl w:val="0"/>
              <w:numPr>
                <w:ilvl w:val="0"/>
                <w:numId w:val="5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提示该申请单已下单，不允许重复下单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71FD7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168D6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318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055AFC">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804593">
            <w:pPr>
              <w:widowControl w:val="0"/>
              <w:jc w:val="both"/>
              <w:rPr>
                <w:rFonts w:hint="eastAsia"/>
                <w:color w:val="333333"/>
                <w:shd w:val="clear" w:color="auto" w:fill="FFFFFF"/>
                <w:lang w:bidi="ar"/>
              </w:rPr>
            </w:pPr>
            <w:r>
              <w:rPr>
                <w:rFonts w:hint="eastAsia"/>
                <w:color w:val="333333"/>
                <w:kern w:val="2"/>
                <w:shd w:val="clear" w:color="auto" w:fill="FFFFFF"/>
                <w:lang w:bidi="ar"/>
              </w:rPr>
              <w:t>DPM_SJSYXD_004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F9CB93">
            <w:pPr>
              <w:widowControl w:val="0"/>
              <w:jc w:val="both"/>
              <w:rPr>
                <w:rFonts w:hint="eastAsia"/>
                <w:color w:val="333333"/>
                <w:shd w:val="clear" w:color="auto" w:fill="FFFFFF"/>
                <w:lang w:bidi="ar"/>
              </w:rPr>
            </w:pPr>
            <w:r>
              <w:rPr>
                <w:rFonts w:hint="eastAsia"/>
                <w:color w:val="333333"/>
                <w:kern w:val="2"/>
                <w:shd w:val="clear" w:color="auto" w:fill="FFFFFF"/>
                <w:lang w:bidi="ar"/>
              </w:rPr>
              <w:t>验证下单数量与使用期限校验</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03C8E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数据使用申请”页面</w:t>
            </w:r>
          </w:p>
          <w:p w14:paraId="0540162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2．选择待下单申请单并点击“下单”</w:t>
            </w:r>
          </w:p>
          <w:p w14:paraId="069D7DE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3．购买数量输入 0 或使用期限早于当前日期</w:t>
            </w:r>
          </w:p>
          <w:p w14:paraId="62F4BEB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448515">
            <w:pPr>
              <w:widowControl w:val="0"/>
              <w:numPr>
                <w:ilvl w:val="0"/>
                <w:numId w:val="5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提示数量与期限不合法，不允许提交下单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B26F5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6627F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2C27813D">
      <w:pPr>
        <w:pStyle w:val="5"/>
        <w:widowControl/>
        <w:numPr>
          <w:ilvl w:val="2"/>
          <w:numId w:val="6"/>
        </w:numPr>
        <w:jc w:val="left"/>
        <w:rPr>
          <w:rFonts w:ascii="Calibri" w:hAnsi="Calibri" w:cs="宋体"/>
        </w:rPr>
      </w:pPr>
      <w:r>
        <w:rPr>
          <w:rFonts w:hint="eastAsia" w:ascii="Calibri" w:hAnsi="Calibri" w:cs="宋体"/>
        </w:rPr>
        <w:t>数据使用审批</w:t>
      </w:r>
    </w:p>
    <w:p w14:paraId="0295C9EB">
      <w:pPr>
        <w:pStyle w:val="6"/>
        <w:widowControl/>
        <w:numPr>
          <w:ilvl w:val="3"/>
          <w:numId w:val="6"/>
        </w:numPr>
        <w:jc w:val="left"/>
      </w:pPr>
      <w:r>
        <w:rPr>
          <w:rFonts w:hint="eastAsia" w:ascii="Calibri" w:hAnsi="Calibri" w:cs="宋体"/>
        </w:rPr>
        <w:t xml:space="preserve">数据使用审批列表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73B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76FFE28">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7630CE">
            <w:pPr>
              <w:widowControl w:val="0"/>
              <w:jc w:val="both"/>
              <w:rPr>
                <w:rFonts w:hint="eastAsia"/>
                <w:color w:val="000000"/>
              </w:rPr>
            </w:pPr>
            <w:r>
              <w:rPr>
                <w:rFonts w:hint="eastAsia"/>
                <w:color w:val="000000"/>
                <w:kern w:val="2"/>
                <w:lang w:eastAsia="zh-Hans" w:bidi="ar"/>
              </w:rPr>
              <w:t>数据使用审批列表</w:t>
            </w:r>
          </w:p>
        </w:tc>
      </w:tr>
      <w:tr w14:paraId="4B6E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3FBC1D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4919C4">
            <w:pPr>
              <w:widowControl w:val="0"/>
              <w:jc w:val="both"/>
              <w:rPr>
                <w:rFonts w:hint="eastAsia"/>
                <w:color w:val="000000"/>
              </w:rPr>
            </w:pPr>
            <w:r>
              <w:rPr>
                <w:rFonts w:hint="eastAsia"/>
                <w:color w:val="333333"/>
                <w:kern w:val="2"/>
                <w:shd w:val="clear" w:color="auto" w:fill="FFFFFF"/>
                <w:lang w:bidi="ar"/>
              </w:rPr>
              <w:t>2026/03/19</w:t>
            </w:r>
          </w:p>
        </w:tc>
      </w:tr>
      <w:tr w14:paraId="01F4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7BC6838">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1F711CC">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E7296B3">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D0C37D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8C6A1F2">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73FAA44">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073B504">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9FF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19E35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3372A5">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C22652">
            <w:pPr>
              <w:widowControl w:val="0"/>
              <w:jc w:val="both"/>
              <w:rPr>
                <w:rFonts w:hint="eastAsia"/>
                <w:color w:val="333333"/>
                <w:shd w:val="clear" w:color="auto" w:fill="FFFFFF"/>
                <w:lang w:bidi="ar"/>
              </w:rPr>
            </w:pPr>
            <w:r>
              <w:rPr>
                <w:rFonts w:hint="eastAsia"/>
                <w:color w:val="333333"/>
                <w:kern w:val="2"/>
                <w:shd w:val="clear" w:color="auto" w:fill="FFFFFF"/>
                <w:lang w:bidi="ar"/>
              </w:rPr>
              <w:t>验证数据使用审批单列表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44CD5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6C873DC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2．查看待审批列表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58EE35">
            <w:pPr>
              <w:widowControl w:val="0"/>
              <w:numPr>
                <w:ilvl w:val="0"/>
                <w:numId w:val="6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展示所有待审批申请单，字段包含：申请单编号、数据产品名称、申请方、申请时间、审批状态、操作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B719A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610B6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7C0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97766A">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A69734">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035F70">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47112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20D99ED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57AECA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7A93B54">
            <w:pPr>
              <w:widowControl w:val="0"/>
              <w:numPr>
                <w:ilvl w:val="0"/>
                <w:numId w:val="6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字段包含申请单编号、产品名称、申请方、审批状态、申请时间、操作；分页正常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55E47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29EEF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1A2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9FFE2B">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E67A15">
            <w:pPr>
              <w:widowControl w:val="0"/>
              <w:jc w:val="both"/>
              <w:rPr>
                <w:rFonts w:hint="eastAsia"/>
                <w:color w:val="333333"/>
                <w:shd w:val="clear" w:color="auto" w:fill="FFFFFF"/>
                <w:lang w:bidi="ar"/>
              </w:rPr>
            </w:pPr>
            <w:r>
              <w:rPr>
                <w:rFonts w:hint="eastAsia"/>
                <w:color w:val="333333"/>
                <w:kern w:val="2"/>
                <w:shd w:val="clear" w:color="auto" w:fill="FFFFFF"/>
                <w:lang w:bidi="ar"/>
              </w:rPr>
              <w:t>DPM_SJSYSPDLB_003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E655E4">
            <w:pPr>
              <w:widowControl w:val="0"/>
              <w:jc w:val="both"/>
              <w:rPr>
                <w:rFonts w:hint="eastAsia"/>
                <w:color w:val="333333"/>
                <w:shd w:val="clear" w:color="auto" w:fill="FFFFFF"/>
                <w:lang w:bidi="ar"/>
              </w:rPr>
            </w:pPr>
            <w:r>
              <w:rPr>
                <w:rFonts w:hint="eastAsia"/>
                <w:color w:val="333333"/>
                <w:kern w:val="2"/>
                <w:shd w:val="clear" w:color="auto" w:fill="FFFFFF"/>
                <w:lang w:bidi="ar"/>
              </w:rPr>
              <w:t>验证无待审批数据时的空数据展示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79D2A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1B9283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2．在无待审批数据时查看列表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D10EE8">
            <w:pPr>
              <w:widowControl w:val="0"/>
              <w:numPr>
                <w:ilvl w:val="0"/>
                <w:numId w:val="6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35BC7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8AEC9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99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8C7FD9">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118B09">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0FC4FF">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050D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数据使用审批”页面</w:t>
            </w:r>
          </w:p>
          <w:p w14:paraId="61DA4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2．输入申请单编号</w:t>
            </w:r>
          </w:p>
          <w:p w14:paraId="0ED489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A1FC8C">
            <w:pPr>
              <w:widowControl w:val="0"/>
              <w:numPr>
                <w:ilvl w:val="0"/>
                <w:numId w:val="6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62455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0B53E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E6F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5F9D17">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1A3427">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4F89DF">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68F1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7BFFCC2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1F47F8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7204AB4">
            <w:pPr>
              <w:widowControl w:val="0"/>
              <w:numPr>
                <w:ilvl w:val="0"/>
                <w:numId w:val="6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DEB5C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EF893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4EE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D40F2D">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56E473">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86E4F8">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验证按申请方查询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A0AEC1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100FFAB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2．输入申请方名称</w:t>
            </w:r>
          </w:p>
          <w:p w14:paraId="5011CF3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4651AF">
            <w:pPr>
              <w:widowControl w:val="0"/>
              <w:numPr>
                <w:ilvl w:val="0"/>
                <w:numId w:val="6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展示申请方匹配的待审批记录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B879F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2BFF4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17F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D59C3C">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D77180">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A3530">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47255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5A6F54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7C11C47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AB478C">
            <w:pPr>
              <w:widowControl w:val="0"/>
              <w:numPr>
                <w:ilvl w:val="0"/>
                <w:numId w:val="6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E4ADC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EBCF6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1A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FC1838">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39DE35">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0E6421">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验证按产品名称+审批状态组合查询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242D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16FC81B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2．输入数据产品名称，并选择审批状态</w:t>
            </w:r>
          </w:p>
          <w:p w14:paraId="7008DD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342A59">
            <w:pPr>
              <w:widowControl w:val="0"/>
              <w:numPr>
                <w:ilvl w:val="0"/>
                <w:numId w:val="6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展示同时满足产品名称与审批状态条件的待审批记录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4961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35701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B05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7DE9D9">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812372">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397866">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验证申请单编号+审批状态组合查询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CCAC7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73FFEDD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2．输入申请单编号，并选择审批状态</w:t>
            </w:r>
          </w:p>
          <w:p w14:paraId="3C5386C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6652F0">
            <w:pPr>
              <w:widowControl w:val="0"/>
              <w:numPr>
                <w:ilvl w:val="0"/>
                <w:numId w:val="6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展示同时满足编号与审批状态条件的待审批记录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88A87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B2B63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499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A3A2D0">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A9E7DE">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31157A">
            <w:pPr>
              <w:widowControl w:val="0"/>
              <w:jc w:val="both"/>
              <w:rPr>
                <w:rFonts w:hint="eastAsia"/>
                <w:color w:val="333333"/>
                <w:shd w:val="clear" w:color="auto" w:fill="FFFFFF"/>
                <w:lang w:bidi="ar"/>
              </w:rPr>
            </w:pPr>
            <w:r>
              <w:rPr>
                <w:rFonts w:hint="eastAsia"/>
                <w:color w:val="333333"/>
                <w:kern w:val="2"/>
                <w:shd w:val="clear" w:color="auto" w:fill="FFFFFF"/>
                <w:lang w:bidi="ar"/>
              </w:rPr>
              <w:t>验证按申请单编号模糊查询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11BD6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C9B7787">
            <w:pPr>
              <w:widowControl w:val="0"/>
              <w:numPr>
                <w:ilvl w:val="0"/>
                <w:numId w:val="7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列表展示“申请单编号”包含该片段的全部记录，分页总数同步刷新，字段展示与关键字匹配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45337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D4F3C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20F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3B9E2A">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2F9B5C">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67D3B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验证按不存在的申请单编号查询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30FAC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117716">
            <w:pPr>
              <w:widowControl w:val="0"/>
              <w:numPr>
                <w:ilvl w:val="0"/>
                <w:numId w:val="7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127C2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32CDD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86A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8CE1C5">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BE2147">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0F820D">
            <w:pPr>
              <w:widowControl w:val="0"/>
              <w:jc w:val="both"/>
              <w:rPr>
                <w:rFonts w:hint="eastAsia"/>
                <w:color w:val="333333"/>
                <w:shd w:val="clear" w:color="auto" w:fill="FFFFFF"/>
                <w:lang w:bidi="ar"/>
              </w:rPr>
            </w:pPr>
            <w:r>
              <w:rPr>
                <w:rFonts w:hint="eastAsia"/>
                <w:color w:val="333333"/>
                <w:kern w:val="2"/>
                <w:shd w:val="clear" w:color="auto" w:fill="FFFFFF"/>
                <w:lang w:bidi="ar"/>
              </w:rPr>
              <w:t>验证申请单编号输入特殊字符查询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FCFDB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在“申请单编号”输入框中输入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49E633E">
            <w:pPr>
              <w:widowControl w:val="0"/>
              <w:numPr>
                <w:ilvl w:val="0"/>
                <w:numId w:val="7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5234D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C1E49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E16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733B1F">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AFD453">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71599B">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38766E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C836C5B">
            <w:pPr>
              <w:widowControl w:val="0"/>
              <w:numPr>
                <w:ilvl w:val="0"/>
                <w:numId w:val="7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E0C0F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58934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C8A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C85DFE">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CAA852">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A843D5">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3F076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0B45F8">
            <w:pPr>
              <w:widowControl w:val="0"/>
              <w:numPr>
                <w:ilvl w:val="0"/>
                <w:numId w:val="7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880F3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BD705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BFF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858CDC">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799EC7">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CCFD61">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C2137D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684FDA">
            <w:pPr>
              <w:widowControl w:val="0"/>
              <w:numPr>
                <w:ilvl w:val="0"/>
                <w:numId w:val="7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CC5E1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42C15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CAF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11ECAB">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B15CB3">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3E0D2E">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验证按审批状态查询-待审批</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C8C627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在“审批状态”下拉中选择“待审批”</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AB723C">
            <w:pPr>
              <w:widowControl w:val="0"/>
              <w:numPr>
                <w:ilvl w:val="0"/>
                <w:numId w:val="7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列表仅展示“审批状态”为“待审批”的记录，分页总数同步刷新；无匹配数据时展示“暂无数据”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4A484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与预期一致，返回记录的“审批状态”均为“待审批”，筛选结果正确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C4B06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0BE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C8BDD5">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27599C">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A5AF96">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验证按审批状态查询-已通过</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C4DAEF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在“审批状态”下拉中选择“已通过”</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3EDACE">
            <w:pPr>
              <w:widowControl w:val="0"/>
              <w:numPr>
                <w:ilvl w:val="0"/>
                <w:numId w:val="7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列表仅展示“审批状态”为“已通过”的记录，分页总数同步刷新；无匹配数据时展示“暂无数据”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5CED4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与预期一致，返回记录的“审批状态”均为“已通过”，筛选结果正确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085BF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03E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5AF013">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B8F2DA">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4968E4">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验证按审批状态查询-已拒绝</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C49C88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在“审批状态”下拉中选择“已拒绝”</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59F74E9">
            <w:pPr>
              <w:widowControl w:val="0"/>
              <w:numPr>
                <w:ilvl w:val="0"/>
                <w:numId w:val="7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列表仅展示“审批状态”为“已拒绝”的记录，分页总数同步刷新；无匹配数据时展示“暂无数据”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54BE2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与预期一致，返回记录的“审批状态”均为“已拒绝”，筛选结果正确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0F97C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B3D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3DA375">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B4AC73">
            <w:pPr>
              <w:widowControl w:val="0"/>
              <w:jc w:val="both"/>
              <w:rPr>
                <w:rFonts w:hint="eastAsia"/>
                <w:color w:val="333333"/>
                <w:shd w:val="clear" w:color="auto" w:fill="FFFFFF"/>
                <w:lang w:bidi="ar"/>
              </w:rPr>
            </w:pPr>
            <w:r>
              <w:rPr>
                <w:rFonts w:hint="eastAsia"/>
                <w:color w:val="333333"/>
                <w:kern w:val="2"/>
                <w:shd w:val="clear" w:color="auto" w:fill="FFFFFF"/>
                <w:lang w:bidi="ar"/>
              </w:rPr>
              <w:t>DPM_SJSYSPDCX_016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4895D0">
            <w:pPr>
              <w:widowControl w:val="0"/>
              <w:jc w:val="both"/>
              <w:rPr>
                <w:rFonts w:hint="eastAsia"/>
                <w:color w:val="333333"/>
                <w:shd w:val="clear" w:color="auto" w:fill="FFFFFF"/>
                <w:lang w:bidi="ar"/>
              </w:rPr>
            </w:pPr>
            <w:r>
              <w:rPr>
                <w:rFonts w:hint="eastAsia"/>
                <w:color w:val="333333"/>
                <w:kern w:val="2"/>
                <w:shd w:val="clear" w:color="auto" w:fill="FFFFFF"/>
                <w:lang w:bidi="ar"/>
              </w:rPr>
              <w:t>验证按审批状态查询-已失效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A824D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在“审批状态”下拉中选择“已失效”</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99B1CF">
            <w:pPr>
              <w:widowControl w:val="0"/>
              <w:numPr>
                <w:ilvl w:val="0"/>
                <w:numId w:val="7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列表仅展示“审批状态”为“已失效”的记录，分页总数同步刷新；无匹配数据时展示“暂无数据”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470F0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与预期一致，返回记录的“审批状态”均为“已失效”，筛选结果正确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18DF5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ED9A953">
      <w:pPr>
        <w:pStyle w:val="6"/>
        <w:widowControl/>
        <w:numPr>
          <w:ilvl w:val="3"/>
          <w:numId w:val="6"/>
        </w:numPr>
        <w:jc w:val="left"/>
      </w:pPr>
      <w:r>
        <w:rPr>
          <w:rFonts w:hint="eastAsia" w:ascii="Calibri" w:hAnsi="Calibri" w:cs="宋体"/>
        </w:rPr>
        <w:t xml:space="preserve">审批详情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861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F41B50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CBED78">
            <w:pPr>
              <w:widowControl w:val="0"/>
              <w:jc w:val="both"/>
              <w:rPr>
                <w:rFonts w:hint="eastAsia"/>
                <w:color w:val="000000"/>
              </w:rPr>
            </w:pPr>
            <w:r>
              <w:rPr>
                <w:rFonts w:hint="eastAsia"/>
                <w:color w:val="000000"/>
                <w:kern w:val="2"/>
                <w:lang w:eastAsia="zh-Hans" w:bidi="ar"/>
              </w:rPr>
              <w:t>审批详情</w:t>
            </w:r>
          </w:p>
        </w:tc>
      </w:tr>
      <w:tr w14:paraId="7D39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1AB7723">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0642B3">
            <w:pPr>
              <w:widowControl w:val="0"/>
              <w:jc w:val="both"/>
              <w:rPr>
                <w:rFonts w:hint="eastAsia"/>
                <w:color w:val="000000"/>
              </w:rPr>
            </w:pPr>
            <w:r>
              <w:rPr>
                <w:rFonts w:hint="eastAsia"/>
                <w:color w:val="333333"/>
                <w:kern w:val="2"/>
                <w:shd w:val="clear" w:color="auto" w:fill="FFFFFF"/>
                <w:lang w:bidi="ar"/>
              </w:rPr>
              <w:t>2026/03/19</w:t>
            </w:r>
          </w:p>
        </w:tc>
      </w:tr>
      <w:tr w14:paraId="003C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18AEBF8">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98B4FC0">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7F5D9B">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136C98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DDAE5C">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C76DE5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73D2837">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0BD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BFDF84">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EE8C24">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832A5A">
            <w:pPr>
              <w:widowControl w:val="0"/>
              <w:jc w:val="both"/>
              <w:rPr>
                <w:rFonts w:hint="eastAsia"/>
                <w:color w:val="333333"/>
                <w:shd w:val="clear" w:color="auto" w:fill="FFFFFF"/>
                <w:lang w:bidi="ar"/>
              </w:rPr>
            </w:pPr>
            <w:r>
              <w:rPr>
                <w:rFonts w:hint="eastAsia"/>
                <w:color w:val="333333"/>
                <w:kern w:val="2"/>
                <w:shd w:val="clear" w:color="auto" w:fill="FFFFFF"/>
                <w:lang w:bidi="ar"/>
              </w:rPr>
              <w:t>验证查看审批单详情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FCA06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55A263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2．在列表选择对应申请单</w:t>
            </w:r>
          </w:p>
          <w:p w14:paraId="51DDE40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820370">
            <w:pPr>
              <w:widowControl w:val="0"/>
              <w:numPr>
                <w:ilvl w:val="0"/>
                <w:numId w:val="8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展示申请单基本信息、数据产品信息、申请方信息、审批记录等内容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CAB52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95893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285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F277A">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6A56FA">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977EC6">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E7567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45EDA3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2．点击“详情”打开申请单</w:t>
            </w:r>
          </w:p>
          <w:p w14:paraId="48AFA1E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3．核对申请信息、产品信息、审批记录</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E376E9">
            <w:pPr>
              <w:widowControl w:val="0"/>
              <w:numPr>
                <w:ilvl w:val="0"/>
                <w:numId w:val="8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各分组字段完整，历史审批意见可查看</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55878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3C6F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949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B33ED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7EB0C0">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4F65C7">
            <w:pPr>
              <w:widowControl w:val="0"/>
              <w:jc w:val="both"/>
              <w:rPr>
                <w:rFonts w:hint="eastAsia"/>
                <w:color w:val="333333"/>
                <w:shd w:val="clear" w:color="auto" w:fill="FFFFFF"/>
                <w:lang w:bidi="ar"/>
              </w:rPr>
            </w:pPr>
            <w:r>
              <w:rPr>
                <w:rFonts w:hint="eastAsia"/>
                <w:color w:val="333333"/>
                <w:kern w:val="2"/>
                <w:shd w:val="clear" w:color="auto" w:fill="FFFFFF"/>
                <w:lang w:bidi="ar"/>
              </w:rPr>
              <w:t>验证关闭审批详情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006DB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0A7CF67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7707307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DBB9F2">
            <w:pPr>
              <w:widowControl w:val="0"/>
              <w:numPr>
                <w:ilvl w:val="0"/>
                <w:numId w:val="8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详情关闭，返回待审批列表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795C0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CCF7C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791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924212">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FD78E4">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13A030">
            <w:pPr>
              <w:widowControl w:val="0"/>
              <w:jc w:val="both"/>
              <w:rPr>
                <w:rFonts w:hint="eastAsia"/>
                <w:color w:val="333333"/>
                <w:shd w:val="clear" w:color="auto" w:fill="FFFFFF"/>
                <w:lang w:bidi="ar"/>
              </w:rPr>
            </w:pPr>
            <w:r>
              <w:rPr>
                <w:rFonts w:hint="eastAsia"/>
                <w:color w:val="333333"/>
                <w:kern w:val="2"/>
                <w:shd w:val="clear" w:color="auto" w:fill="FFFFFF"/>
                <w:lang w:bidi="ar"/>
              </w:rPr>
              <w:t>验证审批详情编号展示形态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AF537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1．进入“产品交易-数据使用审批”页面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点击列表首行“详情”进入审批详情</w:t>
            </w:r>
            <w:r>
              <w:rPr>
                <w:rFonts w:hint="eastAsia"/>
                <w:color w:val="333333"/>
                <w:kern w:val="2"/>
                <w:shd w:val="clear" w:color="auto" w:fill="FFFFFF"/>
                <w:lang w:bidi="ar"/>
              </w:rPr>
              <w:br w:type="textWrapping"/>
            </w:r>
            <w:r>
              <w:rPr>
                <w:rFonts w:hint="eastAsia"/>
                <w:color w:val="333333"/>
                <w:kern w:val="2"/>
                <w:shd w:val="clear" w:color="auto" w:fill="FFFFFF"/>
                <w:lang w:bidi="ar"/>
              </w:rPr>
              <w:t>查看“申请单编号”“产品编号”的展示形态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673EFF">
            <w:pPr>
              <w:widowControl w:val="0"/>
              <w:numPr>
                <w:ilvl w:val="0"/>
                <w:numId w:val="8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“申请单编号”为纯文本，不可点击；“产品编号”为超链接（a.baec-link），编号值完整展示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E89C78">
            <w:pPr>
              <w:widowControl w:val="0"/>
              <w:jc w:val="both"/>
              <w:rPr>
                <w:rFonts w:hint="eastAsia"/>
                <w:color w:val="333333"/>
                <w:shd w:val="clear" w:color="auto" w:fill="FFFFFF"/>
                <w:lang w:bidi="ar"/>
              </w:rPr>
            </w:pPr>
            <w:r>
              <w:rPr>
                <w:rFonts w:hint="eastAsia"/>
                <w:color w:val="333333"/>
                <w:kern w:val="2"/>
                <w:shd w:val="clear" w:color="auto" w:fill="FFFFFF"/>
                <w:lang w:bidi="ar"/>
              </w:rPr>
              <w:t>申请单编号为纯文本；产品编号为超链接，可点击；与预期一致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C78DA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E7F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AE8C48">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486BC5">
            <w:pPr>
              <w:widowControl w:val="0"/>
              <w:jc w:val="both"/>
              <w:rPr>
                <w:rFonts w:hint="eastAsia"/>
                <w:color w:val="333333"/>
                <w:shd w:val="clear" w:color="auto" w:fill="FFFFFF"/>
                <w:lang w:bidi="ar"/>
              </w:rPr>
            </w:pPr>
            <w:r>
              <w:rPr>
                <w:rFonts w:hint="eastAsia"/>
                <w:color w:val="333333"/>
                <w:kern w:val="2"/>
                <w:shd w:val="clear" w:color="auto" w:fill="FFFFFF"/>
                <w:lang w:bidi="ar"/>
              </w:rPr>
              <w:t>DPM_SJSYSPDXQ_005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5B0E3A">
            <w:pPr>
              <w:widowControl w:val="0"/>
              <w:jc w:val="both"/>
              <w:rPr>
                <w:rFonts w:hint="eastAsia"/>
                <w:color w:val="333333"/>
                <w:shd w:val="clear" w:color="auto" w:fill="FFFFFF"/>
                <w:lang w:bidi="ar"/>
              </w:rPr>
            </w:pPr>
            <w:r>
              <w:rPr>
                <w:rFonts w:hint="eastAsia"/>
                <w:color w:val="333333"/>
                <w:kern w:val="2"/>
                <w:shd w:val="clear" w:color="auto" w:fill="FFFFFF"/>
                <w:lang w:bidi="ar"/>
              </w:rPr>
              <w:t>验证审批详情产品编号跳转产品详情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3DA09C">
            <w:pPr>
              <w:widowControl w:val="0"/>
              <w:tabs>
                <w:tab w:val="left" w:pos="0"/>
              </w:tabs>
              <w:ind w:left="0" w:firstLine="0"/>
              <w:jc w:val="left"/>
              <w:rPr>
                <w:rFonts w:hint="eastAsia"/>
                <w:color w:val="333333"/>
                <w:shd w:val="clear" w:color="auto" w:fill="FFFFFF"/>
                <w:lang w:bidi="ar"/>
              </w:rPr>
            </w:pPr>
            <w:r>
              <w:rPr>
                <w:rFonts w:hint="eastAsia"/>
                <w:color w:val="333333"/>
                <w:kern w:val="2"/>
                <w:shd w:val="clear" w:color="auto" w:fill="FFFFFF"/>
                <w:lang w:bidi="ar"/>
              </w:rPr>
              <w:t>1．进入审批详情页</w:t>
            </w:r>
            <w:r>
              <w:rPr>
                <w:rFonts w:hint="eastAsia"/>
                <w:color w:val="333333"/>
                <w:kern w:val="2"/>
                <w:shd w:val="clear" w:color="auto" w:fill="FFFFFF"/>
                <w:lang w:bidi="ar"/>
              </w:rPr>
              <w:br w:type="textWrapping"/>
            </w:r>
            <w:r>
              <w:rPr>
                <w:rFonts w:hint="eastAsia"/>
                <w:color w:val="333333"/>
                <w:kern w:val="2"/>
                <w:shd w:val="clear" w:color="auto" w:fill="FFFFFF"/>
                <w:lang w:bidi="ar"/>
              </w:rPr>
              <w:t>点击“产品编号”链接</w:t>
            </w:r>
            <w:r>
              <w:rPr>
                <w:rFonts w:hint="eastAsia"/>
                <w:color w:val="333333"/>
                <w:kern w:val="2"/>
                <w:shd w:val="clear" w:color="auto" w:fill="FFFFFF"/>
                <w:lang w:bidi="ar"/>
              </w:rPr>
              <w:br w:type="textWrapping"/>
            </w:r>
            <w:r>
              <w:rPr>
                <w:rFonts w:hint="eastAsia"/>
                <w:color w:val="333333"/>
                <w:kern w:val="2"/>
                <w:shd w:val="clear" w:color="auto" w:fill="FFFFFF"/>
                <w:lang w:bidi="ar"/>
              </w:rPr>
              <w:t>核对跳转后的 URL 与页面内容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4475CD5">
            <w:pPr>
              <w:widowControl w:val="0"/>
              <w:numPr>
                <w:ilvl w:val="0"/>
                <w:numId w:val="88"/>
              </w:numPr>
              <w:tabs>
                <w:tab w:val="left" w:pos="0"/>
              </w:tabs>
              <w:jc w:val="left"/>
              <w:rPr>
                <w:rFonts w:hint="eastAsia"/>
                <w:color w:val="333333"/>
                <w:shd w:val="clear" w:color="auto" w:fill="FFFFFF"/>
                <w:lang w:bidi="ar"/>
              </w:rPr>
            </w:pPr>
            <w:r>
              <w:rPr>
                <w:rFonts w:hint="eastAsia"/>
                <w:color w:val="333333"/>
                <w:kern w:val="2"/>
                <w:shd w:val="clear" w:color="auto" w:fill="FFFFFF"/>
                <w:lang w:eastAsia="zh-Hans" w:bidi="ar"/>
              </w:rPr>
              <w:t>跳转至 /datamarket/product-detail/{产品编号}，URL 携带被点击的产品编号，产品详情正常渲染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C14142">
            <w:pPr>
              <w:widowControl w:val="0"/>
              <w:jc w:val="both"/>
              <w:rPr>
                <w:rFonts w:hint="eastAsia"/>
                <w:color w:val="333333"/>
                <w:shd w:val="clear" w:color="auto" w:fill="FFFFFF"/>
                <w:lang w:bidi="ar"/>
              </w:rPr>
            </w:pPr>
            <w:r>
              <w:rPr>
                <w:rFonts w:hint="eastAsia"/>
                <w:color w:val="333333"/>
                <w:kern w:val="2"/>
                <w:shd w:val="clear" w:color="auto" w:fill="FFFFFF"/>
                <w:lang w:bidi="ar"/>
              </w:rPr>
              <w:t>URL 变为 /datamarket/product-detail/{产品编号}，产品详情正常渲染；与预期一致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F1275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C3C7A83">
      <w:pPr>
        <w:pStyle w:val="6"/>
        <w:widowControl/>
        <w:numPr>
          <w:ilvl w:val="3"/>
          <w:numId w:val="6"/>
        </w:numPr>
        <w:jc w:val="left"/>
      </w:pPr>
      <w:r>
        <w:rPr>
          <w:rFonts w:hint="eastAsia" w:ascii="Calibri" w:hAnsi="Calibri" w:cs="宋体"/>
        </w:rPr>
        <w:t xml:space="preserve">去审批</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83B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734D706">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29B614">
            <w:pPr>
              <w:widowControl w:val="0"/>
              <w:jc w:val="both"/>
              <w:rPr>
                <w:rFonts w:hint="eastAsia"/>
                <w:color w:val="000000"/>
              </w:rPr>
            </w:pPr>
            <w:r>
              <w:rPr>
                <w:rFonts w:hint="eastAsia"/>
                <w:color w:val="000000"/>
                <w:kern w:val="2"/>
                <w:lang w:eastAsia="zh-Hans" w:bidi="ar"/>
              </w:rPr>
              <w:t>去审批</w:t>
            </w:r>
          </w:p>
        </w:tc>
      </w:tr>
      <w:tr w14:paraId="6200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A8548B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42F6BC">
            <w:pPr>
              <w:widowControl w:val="0"/>
              <w:jc w:val="both"/>
              <w:rPr>
                <w:rFonts w:hint="eastAsia"/>
                <w:color w:val="000000"/>
              </w:rPr>
            </w:pPr>
            <w:r>
              <w:rPr>
                <w:rFonts w:hint="eastAsia"/>
                <w:color w:val="333333"/>
                <w:kern w:val="2"/>
                <w:shd w:val="clear" w:color="auto" w:fill="FFFFFF"/>
                <w:lang w:bidi="ar"/>
              </w:rPr>
              <w:t>2026/03/19</w:t>
            </w:r>
          </w:p>
        </w:tc>
      </w:tr>
      <w:tr w14:paraId="0BDB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36A8BC2">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9806F96">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F45ACB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F00303E">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54777E4">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1CF369B">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56E847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2AD7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D6296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FF4AA8">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DFDAA3">
            <w:pPr>
              <w:widowControl w:val="0"/>
              <w:jc w:val="both"/>
              <w:rPr>
                <w:rFonts w:hint="eastAsia"/>
                <w:color w:val="333333"/>
                <w:shd w:val="clear" w:color="auto" w:fill="FFFFFF"/>
                <w:lang w:bidi="ar"/>
              </w:rPr>
            </w:pPr>
            <w:r>
              <w:rPr>
                <w:rFonts w:hint="eastAsia"/>
                <w:color w:val="333333"/>
                <w:kern w:val="2"/>
                <w:shd w:val="clear" w:color="auto" w:fill="FFFFFF"/>
                <w:lang w:bidi="ar"/>
              </w:rPr>
              <w:t>验证审批通过</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D35D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02AD6FBE">
            <w:pPr>
              <w:widowControl w:val="0"/>
              <w:tabs>
                <w:tab w:val="left" w:pos="0"/>
              </w:tabs>
              <w:ind w:left="0" w:firstLine="0"/>
              <w:jc w:val="both"/>
              <w:rPr>
                <w:rFonts w:hint="eastAsia" w:eastAsia="宋体"/>
                <w:color w:val="333333"/>
                <w:shd w:val="clear" w:color="auto" w:fill="FFFFFF"/>
                <w:lang w:eastAsia="zh-CN" w:bidi="ar"/>
              </w:rPr>
            </w:pPr>
            <w:r>
              <w:rPr>
                <w:rFonts w:hint="eastAsia"/>
                <w:color w:val="333333"/>
                <w:kern w:val="2"/>
                <w:shd w:val="clear" w:color="auto" w:fill="FFFFFF"/>
                <w:lang w:bidi="ar"/>
              </w:rPr>
              <w:t>2．选择待审批申请单并</w:t>
            </w:r>
            <w:r>
              <w:rPr>
                <w:rFonts w:hint="eastAsia"/>
                <w:color w:val="333333"/>
                <w:kern w:val="2"/>
                <w:shd w:val="clear" w:color="auto" w:fill="FFFFFF"/>
                <w:lang w:eastAsia="zh-CN" w:bidi="ar"/>
              </w:rPr>
              <w:t>点击“去审批”</w:t>
            </w:r>
          </w:p>
          <w:p w14:paraId="52A4798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3．选择审批结果“通过”，输入审批意见</w:t>
            </w:r>
          </w:p>
          <w:p w14:paraId="0AD62D8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9D281F">
            <w:pPr>
              <w:widowControl w:val="0"/>
              <w:numPr>
                <w:ilvl w:val="0"/>
                <w:numId w:val="8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审批成功，申请单状态变更为审批通过，申请方可在数据使用申请中下单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19212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1A951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32F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61B5A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835557">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6D9385">
            <w:pPr>
              <w:widowControl w:val="0"/>
              <w:jc w:val="both"/>
              <w:rPr>
                <w:rFonts w:hint="eastAsia"/>
                <w:color w:val="333333"/>
                <w:shd w:val="clear" w:color="auto" w:fill="FFFFFF"/>
                <w:lang w:bidi="ar"/>
              </w:rPr>
            </w:pPr>
            <w:r>
              <w:rPr>
                <w:rFonts w:hint="eastAsia"/>
                <w:color w:val="333333"/>
                <w:kern w:val="2"/>
                <w:shd w:val="clear" w:color="auto" w:fill="FFFFFF"/>
                <w:lang w:bidi="ar"/>
              </w:rPr>
              <w:t>验证审批驳回</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DC10F8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127DF0C6">
            <w:pPr>
              <w:widowControl w:val="0"/>
              <w:tabs>
                <w:tab w:val="left" w:pos="0"/>
              </w:tabs>
              <w:ind w:left="0" w:firstLine="0"/>
              <w:jc w:val="both"/>
              <w:rPr>
                <w:rFonts w:hint="eastAsia" w:eastAsia="宋体"/>
                <w:color w:val="333333"/>
                <w:shd w:val="clear" w:color="auto" w:fill="FFFFFF"/>
                <w:lang w:eastAsia="zh-CN" w:bidi="ar"/>
              </w:rPr>
            </w:pPr>
            <w:r>
              <w:rPr>
                <w:rFonts w:hint="eastAsia"/>
                <w:color w:val="333333"/>
                <w:kern w:val="2"/>
                <w:shd w:val="clear" w:color="auto" w:fill="FFFFFF"/>
                <w:lang w:bidi="ar"/>
              </w:rPr>
              <w:t>2．选择待审批申请单并</w:t>
            </w:r>
            <w:r>
              <w:rPr>
                <w:rFonts w:hint="eastAsia"/>
                <w:color w:val="333333"/>
                <w:kern w:val="2"/>
                <w:shd w:val="clear" w:color="auto" w:fill="FFFFFF"/>
                <w:lang w:eastAsia="zh-CN" w:bidi="ar"/>
              </w:rPr>
              <w:t>点击“去审批”</w:t>
            </w:r>
          </w:p>
          <w:p w14:paraId="048AA9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3．选择审批结果“驳回”，输入驳回原因</w:t>
            </w:r>
          </w:p>
          <w:p w14:paraId="569EBC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2C5521A">
            <w:pPr>
              <w:widowControl w:val="0"/>
              <w:numPr>
                <w:ilvl w:val="0"/>
                <w:numId w:val="8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审批成功，申请单状态变更为已驳回，申请方可查看驳回原因</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B67F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FF60B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AA1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8B87CB">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E56318">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175C39">
            <w:pPr>
              <w:widowControl w:val="0"/>
              <w:jc w:val="both"/>
              <w:rPr>
                <w:rFonts w:hint="eastAsia"/>
                <w:color w:val="333333"/>
                <w:shd w:val="clear" w:color="auto" w:fill="FFFFFF"/>
                <w:lang w:bidi="ar"/>
              </w:rPr>
            </w:pPr>
            <w:r>
              <w:rPr>
                <w:rFonts w:hint="eastAsia"/>
                <w:color w:val="333333"/>
                <w:kern w:val="2"/>
                <w:shd w:val="clear" w:color="auto" w:fill="FFFFFF"/>
                <w:lang w:bidi="ar"/>
              </w:rPr>
              <w:t>验证已审批申请单不可重复审批</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439BBA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75E0609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2．选择已审批完成的申请单</w:t>
            </w:r>
          </w:p>
          <w:p w14:paraId="3BE73F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3．查看操作列审批入口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17445EA">
            <w:pPr>
              <w:widowControl w:val="0"/>
              <w:numPr>
                <w:ilvl w:val="0"/>
                <w:numId w:val="8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已审批申请单不展示“审批”入口，不允许重复审批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AAECC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4ABF8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3E0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35B615">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9720B1">
            <w:pPr>
              <w:widowControl w:val="0"/>
              <w:jc w:val="both"/>
              <w:rPr>
                <w:rFonts w:hint="eastAsia"/>
                <w:color w:val="333333"/>
                <w:shd w:val="clear" w:color="auto" w:fill="FFFFFF"/>
                <w:lang w:bidi="ar"/>
              </w:rPr>
            </w:pPr>
            <w:r>
              <w:rPr>
                <w:rFonts w:hint="eastAsia"/>
                <w:color w:val="333333"/>
                <w:kern w:val="2"/>
                <w:shd w:val="clear" w:color="auto" w:fill="FFFFFF"/>
                <w:lang w:bidi="ar"/>
              </w:rPr>
              <w:t>DPM_SJSYSPDSP_004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CDF0B4">
            <w:pPr>
              <w:widowControl w:val="0"/>
              <w:jc w:val="both"/>
              <w:rPr>
                <w:rFonts w:hint="eastAsia"/>
                <w:color w:val="333333"/>
                <w:shd w:val="clear" w:color="auto" w:fill="FFFFFF"/>
                <w:lang w:bidi="ar"/>
              </w:rPr>
            </w:pPr>
            <w:r>
              <w:rPr>
                <w:rFonts w:hint="eastAsia"/>
                <w:color w:val="333333"/>
                <w:kern w:val="2"/>
                <w:shd w:val="clear" w:color="auto" w:fill="FFFFFF"/>
                <w:lang w:bidi="ar"/>
              </w:rPr>
              <w:t>验证驳回原因为空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98116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数据使用审批”页面</w:t>
            </w:r>
          </w:p>
          <w:p w14:paraId="4DE007AA">
            <w:pPr>
              <w:widowControl w:val="0"/>
              <w:tabs>
                <w:tab w:val="left" w:pos="0"/>
              </w:tabs>
              <w:ind w:left="0" w:firstLine="0"/>
              <w:jc w:val="both"/>
              <w:rPr>
                <w:rFonts w:hint="eastAsia" w:eastAsia="宋体"/>
                <w:color w:val="333333"/>
                <w:shd w:val="clear" w:color="auto" w:fill="FFFFFF"/>
                <w:lang w:eastAsia="zh-CN" w:bidi="ar"/>
              </w:rPr>
            </w:pPr>
            <w:r>
              <w:rPr>
                <w:rFonts w:hint="eastAsia"/>
                <w:color w:val="333333"/>
                <w:kern w:val="2"/>
                <w:shd w:val="clear" w:color="auto" w:fill="FFFFFF"/>
                <w:lang w:bidi="ar"/>
              </w:rPr>
              <w:t>2．选择待审批申请单</w:t>
            </w:r>
            <w:r>
              <w:rPr>
                <w:rFonts w:hint="eastAsia"/>
                <w:color w:val="333333"/>
                <w:kern w:val="2"/>
                <w:shd w:val="clear" w:color="auto" w:fill="FFFFFF"/>
                <w:lang w:eastAsia="zh-CN" w:bidi="ar"/>
              </w:rPr>
              <w:t>点击“去审批”</w:t>
            </w:r>
          </w:p>
          <w:p w14:paraId="2692D29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3．选择“驳回”，驳回原因留空</w:t>
            </w:r>
          </w:p>
          <w:p w14:paraId="69A679F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2A1197F">
            <w:pPr>
              <w:widowControl w:val="0"/>
              <w:numPr>
                <w:ilvl w:val="0"/>
                <w:numId w:val="8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提示“请输入驳回原因”，不允许提交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5BFC2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E4FD9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B5A0897">
      <w:pPr>
        <w:pStyle w:val="4"/>
        <w:widowControl/>
        <w:numPr>
          <w:ilvl w:val="1"/>
          <w:numId w:val="6"/>
        </w:numPr>
        <w:rPr>
          <w:rFonts w:ascii="Arial" w:hAnsi="Arial" w:eastAsia="黑体" w:cs="黑体"/>
        </w:rPr>
      </w:pPr>
      <w:bookmarkStart w:id="78" w:name="_Toc243568557"/>
      <w:r>
        <w:rPr>
          <w:rFonts w:hint="eastAsia" w:ascii="Arial" w:hAnsi="Arial" w:eastAsia="黑体" w:cs="黑体"/>
        </w:rPr>
        <w:t>订单管理</w:t>
      </w:r>
      <w:bookmarkEnd w:id="78"/>
    </w:p>
    <w:p w14:paraId="08084A89">
      <w:pPr>
        <w:pStyle w:val="5"/>
        <w:widowControl/>
        <w:numPr>
          <w:ilvl w:val="2"/>
          <w:numId w:val="6"/>
        </w:numPr>
        <w:jc w:val="left"/>
      </w:pPr>
      <w:r>
        <w:rPr>
          <w:rFonts w:hint="eastAsia" w:ascii="Calibri" w:hAnsi="Calibri" w:cs="宋体"/>
        </w:rPr>
        <w:t>数据购买订单</w:t>
      </w:r>
    </w:p>
    <w:p w14:paraId="41201215">
      <w:pPr>
        <w:pStyle w:val="6"/>
        <w:widowControl/>
        <w:numPr>
          <w:ilvl w:val="3"/>
          <w:numId w:val="6"/>
        </w:numPr>
        <w:jc w:val="left"/>
      </w:pPr>
      <w:r>
        <w:rPr>
          <w:rFonts w:hint="eastAsia" w:ascii="Calibri" w:hAnsi="Calibri" w:cs="宋体"/>
        </w:rPr>
        <w:t>数据购买订单列表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629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6627ED5">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A864A2">
            <w:pPr>
              <w:widowControl w:val="0"/>
              <w:jc w:val="both"/>
              <w:rPr>
                <w:rFonts w:hint="eastAsia"/>
                <w:color w:val="000000"/>
              </w:rPr>
            </w:pPr>
            <w:r>
              <w:rPr>
                <w:rFonts w:hint="eastAsia"/>
                <w:color w:val="000000"/>
                <w:kern w:val="2"/>
                <w:lang w:eastAsia="zh-Hans" w:bidi="ar"/>
              </w:rPr>
              <w:t>数据购买订单列表</w:t>
            </w:r>
          </w:p>
        </w:tc>
      </w:tr>
      <w:tr w14:paraId="6260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B132E28">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DE5B44">
            <w:pPr>
              <w:widowControl w:val="0"/>
              <w:jc w:val="both"/>
              <w:rPr>
                <w:rFonts w:hint="eastAsia"/>
                <w:color w:val="000000"/>
              </w:rPr>
            </w:pPr>
            <w:r>
              <w:rPr>
                <w:rFonts w:hint="eastAsia"/>
                <w:color w:val="333333"/>
                <w:kern w:val="2"/>
                <w:shd w:val="clear" w:color="auto" w:fill="FFFFFF"/>
                <w:lang w:bidi="ar"/>
              </w:rPr>
              <w:t>2026/03/19</w:t>
            </w:r>
          </w:p>
        </w:tc>
      </w:tr>
      <w:tr w14:paraId="5918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F95F09">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9BF912C">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531019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41748C3">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4F362F">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5DE7EA4">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3AD440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5C6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AF9E90">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62AB78">
            <w:pPr>
              <w:widowControl w:val="0"/>
              <w:jc w:val="both"/>
              <w:rPr>
                <w:rFonts w:hint="eastAsia"/>
                <w:color w:val="333333"/>
                <w:shd w:val="clear" w:color="auto" w:fill="FFFFFF"/>
                <w:lang w:bidi="ar"/>
              </w:rPr>
            </w:pPr>
            <w:r>
              <w:rPr>
                <w:rFonts w:hint="eastAsia"/>
                <w:color w:val="333333"/>
                <w:kern w:val="2"/>
                <w:shd w:val="clear" w:color="auto" w:fill="FFFFFF"/>
                <w:lang w:bidi="ar"/>
              </w:rPr>
              <w:t>DPM_GMDDLB_001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58D411">
            <w:pPr>
              <w:widowControl w:val="0"/>
              <w:jc w:val="both"/>
              <w:rPr>
                <w:rFonts w:hint="eastAsia"/>
                <w:color w:val="333333"/>
                <w:shd w:val="clear" w:color="auto" w:fill="FFFFFF"/>
                <w:lang w:bidi="ar"/>
              </w:rPr>
            </w:pPr>
            <w:r>
              <w:rPr>
                <w:rFonts w:hint="eastAsia"/>
                <w:color w:val="333333"/>
                <w:kern w:val="2"/>
                <w:shd w:val="clear" w:color="auto" w:fill="FFFFFF"/>
                <w:lang w:bidi="ar"/>
              </w:rPr>
              <w:t>验证数据购买订单列表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CC4FD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720BA4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2．查看订单列表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展示所有购买订单，字段包含：订单编号、产品名称、产品类型、数据提供方、价格、购买数量（次）、订单金额（元）、上链状态、订单状态、下单时间、操作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4116E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18DC4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7E8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FD169F">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59ADDA">
            <w:pPr>
              <w:widowControl w:val="0"/>
              <w:jc w:val="both"/>
              <w:rPr>
                <w:rFonts w:hint="eastAsia"/>
                <w:color w:val="333333"/>
                <w:shd w:val="clear" w:color="auto" w:fill="FFFFFF"/>
                <w:lang w:bidi="ar"/>
              </w:rPr>
            </w:pPr>
            <w:r>
              <w:rPr>
                <w:rFonts w:hint="eastAsia"/>
                <w:color w:val="333333"/>
                <w:kern w:val="2"/>
                <w:shd w:val="clear" w:color="auto" w:fill="FFFFFF"/>
                <w:lang w:bidi="ar"/>
              </w:rPr>
              <w:t>DPM_GMDDLB_002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6F40BC">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13638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1ADD4BB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36AD9A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字段包含订单编号、产品名称、产品类型、数据提供方、价格、购买数量（次）、订单金额（元）、上链状态、订单状态、下单时间、操作；分页正常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FF42B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AEAB2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CE9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770AF2">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EBC97F">
            <w:pPr>
              <w:widowControl w:val="0"/>
              <w:jc w:val="both"/>
              <w:rPr>
                <w:rFonts w:hint="eastAsia"/>
                <w:color w:val="333333"/>
                <w:shd w:val="clear" w:color="auto" w:fill="FFFFFF"/>
                <w:lang w:bidi="ar"/>
              </w:rPr>
            </w:pPr>
            <w:r>
              <w:rPr>
                <w:rFonts w:hint="eastAsia"/>
                <w:color w:val="333333"/>
                <w:kern w:val="2"/>
                <w:shd w:val="clear" w:color="auto" w:fill="FFFFFF"/>
                <w:lang w:bidi="ar"/>
              </w:rPr>
              <w:t>DPM_GMDDLB_003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9DCFF9">
            <w:pPr>
              <w:widowControl w:val="0"/>
              <w:jc w:val="both"/>
              <w:rPr>
                <w:rFonts w:hint="eastAsia"/>
                <w:color w:val="333333"/>
                <w:shd w:val="clear" w:color="auto" w:fill="FFFFFF"/>
                <w:lang w:bidi="ar"/>
              </w:rPr>
            </w:pPr>
            <w:r>
              <w:rPr>
                <w:rFonts w:hint="eastAsia"/>
                <w:color w:val="333333"/>
                <w:kern w:val="2"/>
                <w:shd w:val="clear" w:color="auto" w:fill="FFFFFF"/>
                <w:lang w:bidi="ar"/>
              </w:rPr>
              <w:t>验证无订单时的空数据展示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405E3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456A7CB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2．在无订单数据时查看列表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3FE03C">
            <w:pPr>
              <w:widowControl w:val="0"/>
              <w:numPr>
                <w:ilvl w:val="0"/>
                <w:numId w:val="9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8A308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74262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CCB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50F40A">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AEE93E">
            <w:pPr>
              <w:widowControl w:val="0"/>
              <w:jc w:val="both"/>
              <w:rPr>
                <w:rFonts w:hint="eastAsia"/>
                <w:color w:val="333333"/>
                <w:shd w:val="clear" w:color="auto" w:fill="FFFFFF"/>
                <w:lang w:bidi="ar"/>
              </w:rPr>
            </w:pPr>
            <w:r>
              <w:rPr>
                <w:rFonts w:hint="eastAsia"/>
                <w:color w:val="333333"/>
                <w:kern w:val="2"/>
                <w:shd w:val="clear" w:color="auto" w:fill="FFFFFF"/>
                <w:lang w:bidi="ar"/>
              </w:rPr>
              <w:t>DPM_GMDDCX_001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36BF8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F5F376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02DD204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2．输入订单编号</w:t>
            </w:r>
          </w:p>
          <w:p w14:paraId="782CA7C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2E330C">
            <w:pPr>
              <w:widowControl w:val="0"/>
              <w:numPr>
                <w:ilvl w:val="0"/>
                <w:numId w:val="9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展示编号匹配的订单记录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69408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DD6DD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AC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7CC9FC">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5DA768">
            <w:pPr>
              <w:widowControl w:val="0"/>
              <w:jc w:val="both"/>
              <w:rPr>
                <w:rFonts w:hint="eastAsia"/>
                <w:color w:val="333333"/>
                <w:shd w:val="clear" w:color="auto" w:fill="FFFFFF"/>
                <w:lang w:bidi="ar"/>
              </w:rPr>
            </w:pPr>
            <w:r>
              <w:rPr>
                <w:rFonts w:hint="eastAsia"/>
                <w:color w:val="333333"/>
                <w:kern w:val="2"/>
                <w:shd w:val="clear" w:color="auto" w:fill="FFFFFF"/>
                <w:lang w:bidi="ar"/>
              </w:rPr>
              <w:t>DPM_GMDDCX_002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EC18F9">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86DA4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F70BD1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6314143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598164">
            <w:pPr>
              <w:widowControl w:val="0"/>
              <w:numPr>
                <w:ilvl w:val="0"/>
                <w:numId w:val="9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展示产品名称匹配的订单记录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C59E4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554E6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267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48EADE">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6729DA">
            <w:pPr>
              <w:widowControl w:val="0"/>
              <w:jc w:val="both"/>
              <w:rPr>
                <w:rFonts w:hint="eastAsia"/>
                <w:color w:val="333333"/>
                <w:shd w:val="clear" w:color="auto" w:fill="FFFFFF"/>
                <w:lang w:bidi="ar"/>
              </w:rPr>
            </w:pPr>
            <w:r>
              <w:rPr>
                <w:rFonts w:hint="eastAsia"/>
                <w:color w:val="333333"/>
                <w:kern w:val="2"/>
                <w:shd w:val="clear" w:color="auto" w:fill="FFFFFF"/>
                <w:lang w:bidi="ar"/>
              </w:rPr>
              <w:t>DPM_GMDDCX_003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BD7CE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E6E0C5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7EDCAF6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2．选择订单状态</w:t>
            </w:r>
          </w:p>
          <w:p w14:paraId="734148D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A958009">
            <w:pPr>
              <w:widowControl w:val="0"/>
              <w:numPr>
                <w:ilvl w:val="0"/>
                <w:numId w:val="9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仅展示所选状态的订单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5D97D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96B9E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7AB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819158">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B1923E">
            <w:pPr>
              <w:widowControl w:val="0"/>
              <w:jc w:val="both"/>
              <w:rPr>
                <w:rFonts w:hint="eastAsia"/>
                <w:color w:val="333333"/>
                <w:shd w:val="clear" w:color="auto" w:fill="FFFFFF"/>
                <w:lang w:bidi="ar"/>
              </w:rPr>
            </w:pPr>
            <w:r>
              <w:rPr>
                <w:rFonts w:hint="eastAsia"/>
                <w:color w:val="333333"/>
                <w:kern w:val="2"/>
                <w:shd w:val="clear" w:color="auto" w:fill="FFFFFF"/>
                <w:lang w:bidi="ar"/>
              </w:rPr>
              <w:t>DPM_GMDDCX_004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4433FB">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8B0DC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2F9BA2B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00BD4AA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E4AC4C">
            <w:pPr>
              <w:widowControl w:val="0"/>
              <w:numPr>
                <w:ilvl w:val="0"/>
                <w:numId w:val="9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B2C71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8C768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172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3BB4AD">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8F1110">
            <w:pPr>
              <w:widowControl w:val="0"/>
              <w:jc w:val="both"/>
              <w:rPr>
                <w:rFonts w:hint="eastAsia"/>
                <w:color w:val="333333"/>
                <w:shd w:val="clear" w:color="auto" w:fill="FFFFFF"/>
                <w:lang w:bidi="ar"/>
              </w:rPr>
            </w:pPr>
            <w:r>
              <w:rPr>
                <w:rFonts w:hint="eastAsia"/>
                <w:color w:val="333333"/>
                <w:kern w:val="2"/>
                <w:shd w:val="clear" w:color="auto" w:fill="FFFFFF"/>
                <w:lang w:bidi="ar"/>
              </w:rPr>
              <w:t>DPM_GMDDCX_005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E5FD7">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验证按订单编号+订单状态组合查询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CFF8A7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226F6BB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2．输入订单编号，并选择订单状态</w:t>
            </w:r>
          </w:p>
          <w:p w14:paraId="2783405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4817AE">
            <w:pPr>
              <w:widowControl w:val="0"/>
              <w:numPr>
                <w:ilvl w:val="0"/>
                <w:numId w:val="9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展示同时满足订单编号与订单状态条件的订单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C1526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829AA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0962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615199">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842F53">
            <w:pPr>
              <w:widowControl w:val="0"/>
              <w:jc w:val="both"/>
              <w:rPr>
                <w:rFonts w:hint="eastAsia"/>
                <w:color w:val="333333"/>
                <w:shd w:val="clear" w:color="auto" w:fill="FFFFFF"/>
                <w:lang w:bidi="ar"/>
              </w:rPr>
            </w:pPr>
            <w:r>
              <w:rPr>
                <w:rFonts w:hint="eastAsia"/>
                <w:color w:val="333333"/>
                <w:kern w:val="2"/>
                <w:shd w:val="clear" w:color="auto" w:fill="FFFFFF"/>
                <w:lang w:bidi="ar"/>
              </w:rPr>
              <w:t>DPM_GMDDCX_006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186DB4">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验证产品名称+产品类型+订单状态组合查询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93551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7D7553E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2．输入数据产品名称，选择产品类型与订单状态</w:t>
            </w:r>
          </w:p>
          <w:p w14:paraId="192159C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7E076D">
            <w:pPr>
              <w:widowControl w:val="0"/>
              <w:numPr>
                <w:ilvl w:val="0"/>
                <w:numId w:val="9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展示同时满足三个条件的订单，条件之间为“与”关系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EFBC2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12496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66A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AE9474">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81EDA0">
            <w:pPr>
              <w:widowControl w:val="0"/>
              <w:jc w:val="both"/>
              <w:rPr>
                <w:rFonts w:hint="eastAsia"/>
                <w:color w:val="333333"/>
                <w:shd w:val="clear" w:color="auto" w:fill="FFFFFF"/>
                <w:lang w:bidi="ar"/>
              </w:rPr>
            </w:pPr>
            <w:r>
              <w:rPr>
                <w:rFonts w:hint="eastAsia"/>
                <w:color w:val="333333"/>
                <w:kern w:val="2"/>
                <w:shd w:val="clear" w:color="auto" w:fill="FFFFFF"/>
                <w:lang w:bidi="ar"/>
              </w:rPr>
              <w:t>DPM_GMDDCX_007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85D18A">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5C480B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1E8B91D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2．输入存在的订单编号，选择与其状态不一致的订单状态</w:t>
            </w:r>
          </w:p>
          <w:p w14:paraId="6B662A3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6E3C4C">
            <w:pPr>
              <w:widowControl w:val="0"/>
              <w:numPr>
                <w:ilvl w:val="0"/>
                <w:numId w:val="9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0C11F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1B03B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E3D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8FF9F7">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7532A6">
            <w:pPr>
              <w:widowControl w:val="0"/>
              <w:jc w:val="both"/>
              <w:rPr>
                <w:rFonts w:hint="eastAsia"/>
                <w:color w:val="333333"/>
                <w:shd w:val="clear" w:color="auto" w:fill="FFFFFF"/>
                <w:lang w:bidi="ar"/>
              </w:rPr>
            </w:pPr>
            <w:r>
              <w:rPr>
                <w:rFonts w:hint="eastAsia"/>
                <w:color w:val="333333"/>
                <w:kern w:val="2"/>
                <w:shd w:val="clear" w:color="auto" w:fill="FFFFFF"/>
                <w:lang w:bidi="ar"/>
              </w:rPr>
              <w:t>DPM_GMDDCX_008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24F3CD">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A9F61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527213">
            <w:pPr>
              <w:widowControl w:val="0"/>
              <w:numPr>
                <w:ilvl w:val="0"/>
                <w:numId w:val="9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列表展示“订单编号”包含该片段的全部记录，分页总数同步刷新，字段展示与关键字匹配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EF12D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B307C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81E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93A05D">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7BDEC3">
            <w:pPr>
              <w:widowControl w:val="0"/>
              <w:jc w:val="both"/>
              <w:rPr>
                <w:rFonts w:hint="eastAsia"/>
                <w:color w:val="333333"/>
                <w:shd w:val="clear" w:color="auto" w:fill="FFFFFF"/>
                <w:lang w:bidi="ar"/>
              </w:rPr>
            </w:pPr>
            <w:r>
              <w:rPr>
                <w:rFonts w:hint="eastAsia"/>
                <w:color w:val="333333"/>
                <w:kern w:val="2"/>
                <w:shd w:val="clear" w:color="auto" w:fill="FFFFFF"/>
                <w:lang w:bidi="ar"/>
              </w:rPr>
              <w:t>DPM_GMDDCX_009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1DA38C">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验证按不存在的订单编号查询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418215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C45E53">
            <w:pPr>
              <w:widowControl w:val="0"/>
              <w:numPr>
                <w:ilvl w:val="0"/>
                <w:numId w:val="10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636DD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78D8B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D85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51C5AE">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19895D">
            <w:pPr>
              <w:widowControl w:val="0"/>
              <w:jc w:val="both"/>
              <w:rPr>
                <w:rFonts w:hint="eastAsia"/>
                <w:color w:val="333333"/>
                <w:shd w:val="clear" w:color="auto" w:fill="FFFFFF"/>
                <w:lang w:bidi="ar"/>
              </w:rPr>
            </w:pPr>
            <w:r>
              <w:rPr>
                <w:rFonts w:hint="eastAsia"/>
                <w:color w:val="333333"/>
                <w:kern w:val="2"/>
                <w:shd w:val="clear" w:color="auto" w:fill="FFFFFF"/>
                <w:lang w:bidi="ar"/>
              </w:rPr>
              <w:t>DPM_GMDDCX_010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B79704">
            <w:pPr>
              <w:widowControl w:val="0"/>
              <w:jc w:val="both"/>
              <w:rPr>
                <w:rFonts w:hint="eastAsia"/>
                <w:color w:val="333333"/>
                <w:shd w:val="clear" w:color="auto" w:fill="FFFFFF"/>
                <w:lang w:bidi="ar"/>
              </w:rPr>
            </w:pPr>
            <w:r>
              <w:rPr>
                <w:rFonts w:hint="eastAsia"/>
                <w:color w:val="333333"/>
                <w:kern w:val="2"/>
                <w:shd w:val="clear" w:color="auto" w:fill="FFFFFF"/>
                <w:lang w:bidi="ar"/>
              </w:rPr>
              <w:t>验证订单编号输入特殊字符查询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29535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6DFC40">
            <w:pPr>
              <w:widowControl w:val="0"/>
              <w:numPr>
                <w:ilvl w:val="0"/>
                <w:numId w:val="10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731B7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F058A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8ED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D6072B">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DDE7EB">
            <w:pPr>
              <w:widowControl w:val="0"/>
              <w:jc w:val="both"/>
              <w:rPr>
                <w:rFonts w:hint="eastAsia"/>
                <w:color w:val="333333"/>
                <w:shd w:val="clear" w:color="auto" w:fill="FFFFFF"/>
                <w:lang w:bidi="ar"/>
              </w:rPr>
            </w:pPr>
            <w:r>
              <w:rPr>
                <w:rFonts w:hint="eastAsia"/>
                <w:color w:val="333333"/>
                <w:kern w:val="2"/>
                <w:shd w:val="clear" w:color="auto" w:fill="FFFFFF"/>
                <w:lang w:bidi="ar"/>
              </w:rPr>
              <w:t>DPM_GMDDCX_011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170068">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9776E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C59B26">
            <w:pPr>
              <w:widowControl w:val="0"/>
              <w:numPr>
                <w:ilvl w:val="0"/>
                <w:numId w:val="10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DDE40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810D7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F37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95922B">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155B88">
            <w:pPr>
              <w:widowControl w:val="0"/>
              <w:jc w:val="both"/>
              <w:rPr>
                <w:rFonts w:hint="eastAsia"/>
                <w:color w:val="333333"/>
                <w:shd w:val="clear" w:color="auto" w:fill="FFFFFF"/>
                <w:lang w:bidi="ar"/>
              </w:rPr>
            </w:pPr>
            <w:r>
              <w:rPr>
                <w:rFonts w:hint="eastAsia"/>
                <w:color w:val="333333"/>
                <w:kern w:val="2"/>
                <w:shd w:val="clear" w:color="auto" w:fill="FFFFFF"/>
                <w:lang w:bidi="ar"/>
              </w:rPr>
              <w:t>DPM_GMDDCX_012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65371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7FE45A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C37754">
            <w:pPr>
              <w:widowControl w:val="0"/>
              <w:numPr>
                <w:ilvl w:val="0"/>
                <w:numId w:val="10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C5B2E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6DE6A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EA8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0550DB">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FBC943">
            <w:pPr>
              <w:widowControl w:val="0"/>
              <w:jc w:val="both"/>
              <w:rPr>
                <w:rFonts w:hint="eastAsia"/>
                <w:color w:val="333333"/>
                <w:shd w:val="clear" w:color="auto" w:fill="FFFFFF"/>
                <w:lang w:bidi="ar"/>
              </w:rPr>
            </w:pPr>
            <w:r>
              <w:rPr>
                <w:rFonts w:hint="eastAsia"/>
                <w:color w:val="333333"/>
                <w:kern w:val="2"/>
                <w:shd w:val="clear" w:color="auto" w:fill="FFFFFF"/>
                <w:lang w:bidi="ar"/>
              </w:rPr>
              <w:t>DPM_GMDDCX_013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64D1CE">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0D183B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B78A1A">
            <w:pPr>
              <w:widowControl w:val="0"/>
              <w:numPr>
                <w:ilvl w:val="0"/>
                <w:numId w:val="10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39FA3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41B42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15B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BEFD8C">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11C02C">
            <w:pPr>
              <w:widowControl w:val="0"/>
              <w:jc w:val="both"/>
              <w:rPr>
                <w:rFonts w:hint="eastAsia"/>
                <w:color w:val="333333"/>
                <w:shd w:val="clear" w:color="auto" w:fill="FFFFFF"/>
                <w:lang w:bidi="ar"/>
              </w:rPr>
            </w:pPr>
            <w:r>
              <w:rPr>
                <w:rFonts w:hint="eastAsia"/>
                <w:color w:val="333333"/>
                <w:kern w:val="2"/>
                <w:shd w:val="clear" w:color="auto" w:fill="FFFFFF"/>
                <w:lang w:bidi="ar"/>
              </w:rPr>
              <w:t>DPM_GMDDCX_014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06296F">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704B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在“产品类型”下拉中选择“数据集”</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191EC9">
            <w:pPr>
              <w:widowControl w:val="0"/>
              <w:numPr>
                <w:ilvl w:val="0"/>
                <w:numId w:val="10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列表仅展示“产品类型”为“数据集”的记录，分页总数同步刷新；无匹配数据时展示“暂无数据”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BEF60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与预期一致，返回记录的“产品类型”均为“数据集”，筛选结果正确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F0A7A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6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77246D">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BD2338">
            <w:pPr>
              <w:widowControl w:val="0"/>
              <w:jc w:val="both"/>
              <w:rPr>
                <w:rFonts w:hint="eastAsia"/>
                <w:color w:val="333333"/>
                <w:shd w:val="clear" w:color="auto" w:fill="FFFFFF"/>
                <w:lang w:bidi="ar"/>
              </w:rPr>
            </w:pPr>
            <w:r>
              <w:rPr>
                <w:rFonts w:hint="eastAsia"/>
                <w:color w:val="333333"/>
                <w:kern w:val="2"/>
                <w:shd w:val="clear" w:color="auto" w:fill="FFFFFF"/>
                <w:lang w:bidi="ar"/>
              </w:rPr>
              <w:t>DPM_GMDDCX_015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FCE8F8">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8252D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在“产品类型”下拉中选择“API产品”</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B05599">
            <w:pPr>
              <w:widowControl w:val="0"/>
              <w:numPr>
                <w:ilvl w:val="0"/>
                <w:numId w:val="10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列表仅展示“产品类型”为“API产品”的记录，分页总数同步刷新；无匹配数据时展示“暂无数据”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D0AC7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与预期一致，返回记录的“产品类型”均为“API产品”，筛选结果正确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7541E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776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F1D0A9">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DEB0F1">
            <w:pPr>
              <w:widowControl w:val="0"/>
              <w:jc w:val="both"/>
              <w:rPr>
                <w:rFonts w:hint="eastAsia"/>
                <w:color w:val="333333"/>
                <w:shd w:val="clear" w:color="auto" w:fill="FFFFFF"/>
                <w:lang w:bidi="ar"/>
              </w:rPr>
            </w:pPr>
            <w:r>
              <w:rPr>
                <w:rFonts w:hint="eastAsia"/>
                <w:color w:val="333333"/>
                <w:kern w:val="2"/>
                <w:shd w:val="clear" w:color="auto" w:fill="FFFFFF"/>
                <w:lang w:bidi="ar"/>
              </w:rPr>
              <w:t>DPM_GMDDCX_016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370DAE">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验证按订单状态查询-待支付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514971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在“订单状态”下拉中选择“待支付”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1F42C42">
            <w:pPr>
              <w:widowControl w:val="0"/>
              <w:numPr>
                <w:ilvl w:val="0"/>
                <w:numId w:val="10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列表仅展示“订单状态”为“待支付”的记录，分页总数同步刷新；无匹配数据时展示“暂无数据”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52CBF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与预期一致，返回记录的“订单状态”均为“待支付”，筛选结果正确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66F94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8E1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5CF5C1">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4CB0A0">
            <w:pPr>
              <w:widowControl w:val="0"/>
              <w:jc w:val="both"/>
              <w:rPr>
                <w:rFonts w:hint="eastAsia"/>
                <w:color w:val="333333"/>
                <w:shd w:val="clear" w:color="auto" w:fill="FFFFFF"/>
                <w:lang w:bidi="ar"/>
              </w:rPr>
            </w:pPr>
            <w:r>
              <w:rPr>
                <w:rFonts w:hint="eastAsia"/>
                <w:color w:val="333333"/>
                <w:kern w:val="2"/>
                <w:shd w:val="clear" w:color="auto" w:fill="FFFFFF"/>
                <w:lang w:bidi="ar"/>
              </w:rPr>
              <w:t>DPM_GMDDCX_017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20B6D9">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验证按订单状态查询-已支付待确认</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113A30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在“订单状态”下拉中选择“已支付待确认”</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9626204">
            <w:pPr>
              <w:widowControl w:val="0"/>
              <w:numPr>
                <w:ilvl w:val="0"/>
                <w:numId w:val="10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列表仅展示“订单状态”为“已支付待确认”的记录，分页总数同步刷新；无匹配数据时展示“暂无数据”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5713D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与预期一致，返回记录的“订单状态”均为“已支付待确认”，筛选结果正确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9FDCA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237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0357B4">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488709">
            <w:pPr>
              <w:widowControl w:val="0"/>
              <w:jc w:val="both"/>
              <w:rPr>
                <w:rFonts w:hint="eastAsia"/>
                <w:color w:val="333333"/>
                <w:shd w:val="clear" w:color="auto" w:fill="FFFFFF"/>
                <w:lang w:bidi="ar"/>
              </w:rPr>
            </w:pPr>
            <w:r>
              <w:rPr>
                <w:rFonts w:hint="eastAsia"/>
                <w:color w:val="333333"/>
                <w:kern w:val="2"/>
                <w:shd w:val="clear" w:color="auto" w:fill="FFFFFF"/>
                <w:lang w:bidi="ar"/>
              </w:rPr>
              <w:t>DPM_GMDDCX_018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71144C">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验证按订单状态查询-已确认</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24920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在“订单状态”下拉中选择“已确认”</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022DDF">
            <w:pPr>
              <w:widowControl w:val="0"/>
              <w:numPr>
                <w:ilvl w:val="0"/>
                <w:numId w:val="10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列表仅展示“订单状态”为“已确认”的记录，分页总数同步刷新；无匹配数据时展示“暂无数据”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A6811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与预期一致，返回记录的“订单状态”均为“已确认”，筛选结果正确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B2B78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6B8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F65E9B">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9861F0">
            <w:pPr>
              <w:widowControl w:val="0"/>
              <w:jc w:val="both"/>
              <w:rPr>
                <w:rFonts w:hint="eastAsia"/>
                <w:color w:val="333333"/>
                <w:shd w:val="clear" w:color="auto" w:fill="FFFFFF"/>
                <w:lang w:bidi="ar"/>
              </w:rPr>
            </w:pPr>
            <w:r>
              <w:rPr>
                <w:rFonts w:hint="eastAsia"/>
                <w:color w:val="333333"/>
                <w:kern w:val="2"/>
                <w:shd w:val="clear" w:color="auto" w:fill="FFFFFF"/>
                <w:lang w:bidi="ar"/>
              </w:rPr>
              <w:t>DPM_GMDDCX_019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F1F0CF">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验证按订单状态查询-交付中</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AFE6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在“订单状态”下拉中选择“交付中”</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A306A03">
            <w:pPr>
              <w:widowControl w:val="0"/>
              <w:numPr>
                <w:ilvl w:val="0"/>
                <w:numId w:val="11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列表仅展示“订单状态”为“交付中”的记录，分页总数同步刷新；无匹配数据时展示“暂无数据”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5FCAA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与预期一致，返回记录的“订单状态”均为“交付中”，筛选结果正确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EE798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83C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E25AB1">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BE0CF9">
            <w:pPr>
              <w:widowControl w:val="0"/>
              <w:jc w:val="both"/>
              <w:rPr>
                <w:rFonts w:hint="eastAsia"/>
                <w:color w:val="333333"/>
                <w:shd w:val="clear" w:color="auto" w:fill="FFFFFF"/>
                <w:lang w:bidi="ar"/>
              </w:rPr>
            </w:pPr>
            <w:r>
              <w:rPr>
                <w:rFonts w:hint="eastAsia"/>
                <w:color w:val="333333"/>
                <w:kern w:val="2"/>
                <w:shd w:val="clear" w:color="auto" w:fill="FFFFFF"/>
                <w:lang w:bidi="ar"/>
              </w:rPr>
              <w:t>DPM_GMDDCX_020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0469AC">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56D4A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在“订单状态”下拉中选择“交付完成”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2A1850">
            <w:pPr>
              <w:widowControl w:val="0"/>
              <w:numPr>
                <w:ilvl w:val="0"/>
                <w:numId w:val="11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列表仅展示“订单状态”为“交付完成”的记录，分页总数同步刷新；无匹配数据时展示“暂无数据”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F38DA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与预期一致，返回记录的“订单状态”均为“交付完成”，筛选结果正确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8D27C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4ED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E72AAB">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5C9D03">
            <w:pPr>
              <w:widowControl w:val="0"/>
              <w:jc w:val="both"/>
              <w:rPr>
                <w:rFonts w:hint="eastAsia"/>
                <w:color w:val="333333"/>
                <w:shd w:val="clear" w:color="auto" w:fill="FFFFFF"/>
                <w:lang w:bidi="ar"/>
              </w:rPr>
            </w:pPr>
            <w:r>
              <w:rPr>
                <w:rFonts w:hint="eastAsia"/>
                <w:color w:val="333333"/>
                <w:kern w:val="2"/>
                <w:shd w:val="clear" w:color="auto" w:fill="FFFFFF"/>
                <w:lang w:bidi="ar"/>
              </w:rPr>
              <w:t>DPM_GMDDCX_021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007374">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159EA2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在“订单状态”下拉中选择“订单完成”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79B3A9">
            <w:pPr>
              <w:widowControl w:val="0"/>
              <w:numPr>
                <w:ilvl w:val="0"/>
                <w:numId w:val="11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列表仅展示“订单状态”为“订单完成”的记录，分页总数同步刷新；无匹配数据时展示“暂无数据”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EE492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与预期一致，返回记录的“订单状态”均为“订单完成”，筛选结果正确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78AF6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E81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428958">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9BCFA2">
            <w:pPr>
              <w:widowControl w:val="0"/>
              <w:jc w:val="both"/>
              <w:rPr>
                <w:rFonts w:hint="eastAsia"/>
                <w:color w:val="333333"/>
                <w:shd w:val="clear" w:color="auto" w:fill="FFFFFF"/>
                <w:lang w:bidi="ar"/>
              </w:rPr>
            </w:pPr>
            <w:r>
              <w:rPr>
                <w:rFonts w:hint="eastAsia"/>
                <w:color w:val="333333"/>
                <w:kern w:val="2"/>
                <w:shd w:val="clear" w:color="auto" w:fill="FFFFFF"/>
                <w:lang w:bidi="ar"/>
              </w:rPr>
              <w:t>DPM_GMDDCX_022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794B73">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验证按订单状态查询-订单取消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504D3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在“订单状态”下拉中选择“订单取消”</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AE6FE1">
            <w:pPr>
              <w:widowControl w:val="0"/>
              <w:numPr>
                <w:ilvl w:val="0"/>
                <w:numId w:val="11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列表仅展示“订单状态”为“订单取消”的记录，分页总数同步刷新；无匹配数据时展示“暂无数据”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06AFC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与预期一致，返回记录的“订单状态”均为“订单取消”，筛选结果正确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914E9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B6738B">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7B5C63">
            <w:pPr>
              <w:widowControl w:val="0"/>
              <w:jc w:val="both"/>
              <w:rPr>
                <w:rFonts w:hint="eastAsia"/>
                <w:color w:val="333333"/>
                <w:shd w:val="clear" w:color="auto" w:fill="FFFFFF"/>
                <w:lang w:bidi="ar"/>
              </w:rPr>
            </w:pPr>
            <w:r>
              <w:rPr>
                <w:rFonts w:hint="eastAsia"/>
                <w:color w:val="333333"/>
                <w:kern w:val="2"/>
                <w:shd w:val="clear" w:color="auto" w:fill="FFFFFF"/>
                <w:lang w:bidi="ar"/>
              </w:rPr>
              <w:t>DPM_GMDDCX_023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9400FA">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0F66D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在“订单状态”下拉中选择“暂停交付”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DF62C2">
            <w:pPr>
              <w:widowControl w:val="0"/>
              <w:numPr>
                <w:ilvl w:val="0"/>
                <w:numId w:val="11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列表仅展示“订单状态”为“暂停交付”的记录，分页总数同步刷新；无匹配数据时展示“暂无数据”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DC8E0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与预期一致，返回记录的“订单状态”均为“暂停交付”，筛选结果正确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41B5C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DPM_GMDDLB_004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验证待支付订单操作按钮展示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在“订单状态”下拉中选择“待支付”并点击“查询”3．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待支付订单展示“详情”“上传支付凭证”“取消订单”按钮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DPM_GMDDLB_005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验证已支付待确认订单操作按钮展示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在“订单状态”下拉中选择“已支付待确认”并点击“查询”3．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已支付待确认订单展示“详情”“修改支付凭证”按钮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DPM_GMDDLB_006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验证上链失败订单操作按钮展示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在“上链状态”下拉中选择“上链失败”并点击“查询”3．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上链失败订单展示“详情”“重试”按钮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DPM_GMDDCX_024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验证按上链状态查询-上链成功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在“上链状态”下拉中选择“上链成功”3．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列表仅展示“上链状态”为“上链成功”的记录，分页总数同步刷新；无匹配数据时展示“暂无数据”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7E7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DPM_GMDDCX_025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在“上链状态”下拉中选择“上链失败”3．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列表仅展示“上链状态”为“上链失败”的记录，分页总数同步刷新；无匹配数据时展示“暂无数据”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3E26811">
      <w:pPr>
        <w:pStyle w:val="6"/>
        <w:widowControl/>
        <w:numPr>
          <w:ilvl w:val="3"/>
          <w:numId w:val="6"/>
        </w:numPr>
        <w:jc w:val="left"/>
      </w:pPr>
      <w:r>
        <w:rPr>
          <w:rFonts w:hint="eastAsia" w:ascii="Calibri" w:hAnsi="Calibri" w:cs="宋体"/>
        </w:rPr>
        <w:t xml:space="preserve">订单详情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3EC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FBF34D6">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5AB55B">
            <w:pPr>
              <w:widowControl w:val="0"/>
              <w:jc w:val="both"/>
              <w:rPr>
                <w:rFonts w:hint="eastAsia"/>
                <w:color w:val="000000"/>
              </w:rPr>
            </w:pPr>
            <w:r>
              <w:rPr>
                <w:rFonts w:hint="eastAsia"/>
                <w:color w:val="000000"/>
                <w:kern w:val="2"/>
                <w:lang w:eastAsia="zh-Hans" w:bidi="ar"/>
              </w:rPr>
              <w:t>订单详情</w:t>
            </w:r>
          </w:p>
        </w:tc>
      </w:tr>
      <w:tr w14:paraId="5E39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A48C421">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990A9D">
            <w:pPr>
              <w:widowControl w:val="0"/>
              <w:jc w:val="both"/>
              <w:rPr>
                <w:rFonts w:hint="eastAsia"/>
                <w:color w:val="000000"/>
              </w:rPr>
            </w:pPr>
            <w:r>
              <w:rPr>
                <w:rFonts w:hint="eastAsia"/>
                <w:color w:val="333333"/>
                <w:kern w:val="2"/>
                <w:shd w:val="clear" w:color="auto" w:fill="FFFFFF"/>
                <w:lang w:bidi="ar"/>
              </w:rPr>
              <w:t>2026/03/19</w:t>
            </w:r>
          </w:p>
        </w:tc>
      </w:tr>
      <w:tr w14:paraId="6818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19C7E95">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BB0F7F0">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F249BE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A7E1EDF">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3733A0F">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687449D">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E601BD8">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3DA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62C89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B5C6D5">
            <w:pPr>
              <w:widowControl w:val="0"/>
              <w:jc w:val="both"/>
              <w:rPr>
                <w:rFonts w:hint="eastAsia"/>
                <w:color w:val="333333"/>
                <w:shd w:val="clear" w:color="auto" w:fill="FFFFFF"/>
                <w:lang w:bidi="ar"/>
              </w:rPr>
            </w:pPr>
            <w:r>
              <w:rPr>
                <w:rFonts w:hint="eastAsia"/>
                <w:color w:val="333333"/>
                <w:kern w:val="2"/>
                <w:shd w:val="clear" w:color="auto" w:fill="FFFFFF"/>
                <w:lang w:bidi="ar"/>
              </w:rPr>
              <w:t>DPM_GMDDXQ_001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99B6E5">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验证查看数据购买订单详情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0A16A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4314E07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2．在列表选择对应订单</w:t>
            </w:r>
          </w:p>
          <w:p w14:paraId="12F4D5A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B4607F">
            <w:pPr>
              <w:widowControl w:val="0"/>
              <w:numPr>
                <w:ilvl w:val="0"/>
                <w:numId w:val="11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展示订单基本信息、数据产品信息、支付信息、订单状态流转记录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E6CE4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83D04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44E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2BB6B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0E3A51">
            <w:pPr>
              <w:widowControl w:val="0"/>
              <w:jc w:val="both"/>
              <w:rPr>
                <w:rFonts w:hint="eastAsia"/>
                <w:color w:val="333333"/>
                <w:shd w:val="clear" w:color="auto" w:fill="FFFFFF"/>
                <w:lang w:bidi="ar"/>
              </w:rPr>
            </w:pPr>
            <w:r>
              <w:rPr>
                <w:rFonts w:hint="eastAsia"/>
                <w:color w:val="333333"/>
                <w:kern w:val="2"/>
                <w:shd w:val="clear" w:color="auto" w:fill="FFFFFF"/>
                <w:lang w:bidi="ar"/>
              </w:rPr>
              <w:t>DPM_GMDDXQ_002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DFFE1C">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32432F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7EC504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2．点击“详情”打开订单</w:t>
            </w:r>
          </w:p>
          <w:p w14:paraId="6742E97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3．核对订单信息、产品信息、支付信息</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D0479CB">
            <w:pPr>
              <w:widowControl w:val="0"/>
              <w:numPr>
                <w:ilvl w:val="0"/>
                <w:numId w:val="11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订单编号、金额、状态、支付凭证及状态流转记录完整展示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C10D4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264C6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D14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03E5BA">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90ECCF">
            <w:pPr>
              <w:widowControl w:val="0"/>
              <w:jc w:val="both"/>
              <w:rPr>
                <w:rFonts w:hint="eastAsia"/>
                <w:color w:val="333333"/>
                <w:shd w:val="clear" w:color="auto" w:fill="FFFFFF"/>
                <w:lang w:bidi="ar"/>
              </w:rPr>
            </w:pPr>
            <w:r>
              <w:rPr>
                <w:rFonts w:hint="eastAsia"/>
                <w:color w:val="333333"/>
                <w:kern w:val="2"/>
                <w:shd w:val="clear" w:color="auto" w:fill="FFFFFF"/>
                <w:lang w:bidi="ar"/>
              </w:rPr>
              <w:t>DPM_GMDDXQ_003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D98BAD">
            <w:pPr>
              <w:widowControl w:val="0"/>
              <w:jc w:val="both"/>
              <w:rPr>
                <w:rFonts w:hint="eastAsia"/>
                <w:color w:val="333333"/>
                <w:shd w:val="clear" w:color="auto" w:fill="FFFFFF"/>
                <w:lang w:bidi="ar"/>
              </w:rPr>
            </w:pPr>
            <w:r>
              <w:rPr>
                <w:rFonts w:hint="eastAsia"/>
                <w:color w:val="333333"/>
                <w:kern w:val="2"/>
                <w:shd w:val="clear" w:color="auto" w:fill="FFFFFF"/>
                <w:lang w:bidi="ar"/>
              </w:rPr>
              <w:t>验证关闭订单详情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D05AD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2B38DE2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3FAED93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1D07138">
            <w:pPr>
              <w:widowControl w:val="0"/>
              <w:numPr>
                <w:ilvl w:val="0"/>
                <w:numId w:val="11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详情关闭，返回订单列表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94417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9F6C8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367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8EB00F">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050D7B">
            <w:pPr>
              <w:widowControl w:val="0"/>
              <w:jc w:val="both"/>
              <w:rPr>
                <w:rFonts w:hint="eastAsia"/>
                <w:color w:val="333333"/>
                <w:shd w:val="clear" w:color="auto" w:fill="FFFFFF"/>
                <w:lang w:bidi="ar"/>
              </w:rPr>
            </w:pPr>
            <w:r>
              <w:rPr>
                <w:rFonts w:hint="eastAsia"/>
                <w:color w:val="333333"/>
                <w:kern w:val="2"/>
                <w:shd w:val="clear" w:color="auto" w:fill="FFFFFF"/>
                <w:lang w:bidi="ar"/>
              </w:rPr>
              <w:t>DPM_GMDDXQ_004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E3264F">
            <w:pPr>
              <w:widowControl w:val="0"/>
              <w:jc w:val="both"/>
              <w:rPr>
                <w:rFonts w:hint="eastAsia"/>
                <w:color w:val="333333"/>
                <w:shd w:val="clear" w:color="auto" w:fill="FFFFFF"/>
                <w:lang w:bidi="ar"/>
              </w:rPr>
            </w:pPr>
            <w:r>
              <w:rPr>
                <w:rFonts w:hint="eastAsia"/>
                <w:color w:val="333333"/>
                <w:kern w:val="2"/>
                <w:shd w:val="clear" w:color="auto" w:fill="FFFFFF"/>
                <w:lang w:bidi="ar"/>
              </w:rPr>
              <w:t>验证购买订单详情编号展示形态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41A40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1．进入“产品交易-数据购买订单”页面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点击列表首行“详情”进入订单详情</w:t>
            </w:r>
            <w:r>
              <w:rPr>
                <w:rFonts w:hint="eastAsia"/>
                <w:color w:val="333333"/>
                <w:kern w:val="2"/>
                <w:shd w:val="clear" w:color="auto" w:fill="FFFFFF"/>
                <w:lang w:bidi="ar"/>
              </w:rPr>
              <w:br w:type="textWrapping"/>
            </w:r>
            <w:r>
              <w:rPr>
                <w:rFonts w:hint="eastAsia"/>
                <w:color w:val="333333"/>
                <w:kern w:val="2"/>
                <w:shd w:val="clear" w:color="auto" w:fill="FFFFFF"/>
                <w:lang w:bidi="ar"/>
              </w:rPr>
              <w:t>查看“订单编号”“产品编号”“交付单编号”的展示形态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3D8538">
            <w:pPr>
              <w:widowControl w:val="0"/>
              <w:numPr>
                <w:ilvl w:val="0"/>
                <w:numId w:val="12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“订单编号”为纯文本，不可点击；“产品编号”“交付单编号”为超链接（a.baec-link），编号值完整展示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2C7A6D">
            <w:pPr>
              <w:widowControl w:val="0"/>
              <w:jc w:val="both"/>
              <w:rPr>
                <w:rFonts w:hint="eastAsia"/>
                <w:color w:val="333333"/>
                <w:shd w:val="clear" w:color="auto" w:fill="FFFFFF"/>
                <w:lang w:bidi="ar"/>
              </w:rPr>
            </w:pPr>
            <w:r>
              <w:rPr>
                <w:rFonts w:hint="eastAsia"/>
                <w:color w:val="333333"/>
                <w:kern w:val="2"/>
                <w:shd w:val="clear" w:color="auto" w:fill="FFFFFF"/>
                <w:lang w:bidi="ar"/>
              </w:rPr>
              <w:t>订单编号为纯文本；产品编号、交付单编号均为超链接，可点击；与预期一致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61939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8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12F75A">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A813EE">
            <w:pPr>
              <w:widowControl w:val="0"/>
              <w:jc w:val="both"/>
              <w:rPr>
                <w:rFonts w:hint="eastAsia"/>
                <w:color w:val="333333"/>
                <w:shd w:val="clear" w:color="auto" w:fill="FFFFFF"/>
                <w:lang w:bidi="ar"/>
              </w:rPr>
            </w:pPr>
            <w:r>
              <w:rPr>
                <w:rFonts w:hint="eastAsia"/>
                <w:color w:val="333333"/>
                <w:kern w:val="2"/>
                <w:shd w:val="clear" w:color="auto" w:fill="FFFFFF"/>
                <w:lang w:bidi="ar"/>
              </w:rPr>
              <w:t>DPM_GMDDXQ_005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11824D">
            <w:pPr>
              <w:widowControl w:val="0"/>
              <w:jc w:val="both"/>
              <w:rPr>
                <w:rFonts w:hint="eastAsia"/>
                <w:color w:val="333333"/>
                <w:shd w:val="clear" w:color="auto" w:fill="FFFFFF"/>
                <w:lang w:bidi="ar"/>
              </w:rPr>
            </w:pPr>
            <w:r>
              <w:rPr>
                <w:rFonts w:hint="eastAsia"/>
                <w:color w:val="333333"/>
                <w:kern w:val="2"/>
                <w:shd w:val="clear" w:color="auto" w:fill="FFFFFF"/>
                <w:lang w:bidi="ar"/>
              </w:rPr>
              <w:t>验证购买订单详情交付单编号跳转需方交付详情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4C0B2F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数据购买订单”页面</w:t>
            </w:r>
            <w:r>
              <w:br/>
            </w:r>
            <w:r>
              <w:rPr>
                <w:rFonts w:hint="eastAsia"/>
                <w:color w:val="333333"/>
                <w:kern w:val="2"/>
                <w:shd w:val="clear" w:color="auto" w:fill="FFFFFF"/>
                <w:lang w:bidi="ar"/>
              </w:rPr>
              <w:t>2．选择订单状态为“交付中”或“已确认”的订单并点击“详情”</w:t>
            </w:r>
            <w:r>
              <w:br/>
            </w:r>
            <w:r>
              <w:rPr>
                <w:rFonts w:hint="eastAsia"/>
                <w:color w:val="333333"/>
                <w:kern w:val="2"/>
                <w:shd w:val="clear" w:color="auto" w:fill="FFFFFF"/>
                <w:lang w:bidi="ar"/>
              </w:rPr>
              <w:t>3．点击“交付单编号”链接</w:t>
            </w:r>
            <w:r>
              <w:br/>
            </w:r>
            <w:r>
              <w:rPr>
                <w:rFonts w:hint="eastAsia"/>
                <w:color w:val="333333"/>
                <w:kern w:val="2"/>
                <w:shd w:val="clear" w:color="auto" w:fill="FFFFFF"/>
                <w:lang w:bidi="ar"/>
              </w:rPr>
              <w:t>4．核对跳转后的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9DA1D8">
            <w:pPr>
              <w:widowControl w:val="0"/>
              <w:numPr>
                <w:ilvl w:val="0"/>
                <w:numId w:val="12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跳转至 /datamarket/source/received-list/received-Detail/{产品编号}/{申请单编号}/{交付单编号}，URL 携带被点击的交付单编号，页面展示“交付详情”</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568A3A">
            <w:pPr>
              <w:widowControl w:val="0"/>
              <w:jc w:val="both"/>
              <w:rPr>
                <w:rFonts w:hint="eastAsia"/>
                <w:color w:val="333333"/>
                <w:shd w:val="clear" w:color="auto" w:fill="FFFFFF"/>
                <w:lang w:bidi="ar"/>
              </w:rPr>
            </w:pPr>
            <w:r>
              <w:rPr>
                <w:rFonts w:hint="eastAsia"/>
                <w:color w:val="333333"/>
                <w:kern w:val="2"/>
                <w:shd w:val="clear" w:color="auto" w:fill="FFFFFF"/>
                <w:lang w:bidi="ar"/>
              </w:rPr>
              <w:t>跳转至 /datamarket/source/received-list/received-Detail/…，URL 携带交付单编号，交付详情正常展示；与预期一致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0193B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8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DPM_GMDDXQ_006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验证购买订单详情产品编号跳转产品详情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数据购买订单”页面</w:t>
            </w:r>
            <w:r>
              <w:br/>
            </w:r>
            <w:r>
              <w:t>2．选择订单状态为“交付中”或“已确认”的订单并点击“详情”</w:t>
            </w:r>
            <w:r>
              <w:br/>
            </w:r>
            <w:r>
              <w:t>3．点击“产品编号”链接</w:t>
            </w:r>
            <w:r>
              <w:br/>
            </w:r>
            <w:r>
              <w:t>4．核对跳转后的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跳转至 /datamarket/product-detail/{产品编号}，URL 携带被点击的产品编号，产品详情正常渲染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38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DPM_GMDDXQ_007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验证购买订单详情对公收款账户展示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数据购买订单”页面</w:t>
            </w:r>
            <w:r>
              <w:br/>
            </w:r>
            <w:r>
              <w:t>2．点击“详情”打开订单详情</w:t>
            </w:r>
            <w:r>
              <w:br/>
            </w:r>
            <w:r>
              <w:t>3．查看“对公收款账户”区块</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展示对公收款账户信息，包含银行开户名、银行开户行、开户行行号、银行账号、银行所在省市，字段完整展示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38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DPM_GMDDXQ_008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验证银行账号脱敏与复制</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数据购买订单”页面</w:t>
            </w:r>
            <w:r>
              <w:br/>
            </w:r>
            <w:r>
              <w:t>2．点击“详情”打开订单详情</w:t>
            </w:r>
            <w:r>
              <w:br/>
            </w:r>
            <w:r>
              <w:t>3．查看“对公收款账户”区块的银行账号展示</w:t>
            </w:r>
            <w:r>
              <w:br/>
            </w:r>
            <w:r>
              <w:t>4．点击复制按钮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银行账号脱敏展示（**** **** ****），点击复制按钮可复制完整银行账号</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66CBB128">
      <w:pPr>
        <w:pStyle w:val="6"/>
        <w:widowControl/>
        <w:numPr>
          <w:ilvl w:val="3"/>
          <w:numId w:val="6"/>
        </w:numPr>
        <w:jc w:val="left"/>
      </w:pPr>
      <w:r>
        <w:rPr>
          <w:rFonts w:hint="eastAsia" w:ascii="Calibri" w:hAnsi="Calibri" w:cs="宋体"/>
        </w:rPr>
        <w:t>上传支付凭证</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E45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F583B1A">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E019AD">
            <w:pPr>
              <w:widowControl w:val="0"/>
              <w:jc w:val="both"/>
              <w:rPr>
                <w:rFonts w:hint="eastAsia"/>
                <w:color w:val="000000"/>
              </w:rPr>
            </w:pPr>
            <w:r>
              <w:rPr>
                <w:rFonts w:hint="eastAsia"/>
                <w:color w:val="000000"/>
                <w:kern w:val="2"/>
                <w:lang w:eastAsia="zh-Hans" w:bidi="ar"/>
              </w:rPr>
              <w:t>上传支付凭证</w:t>
            </w:r>
          </w:p>
        </w:tc>
      </w:tr>
      <w:tr w14:paraId="76D2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DD80943">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E80345">
            <w:pPr>
              <w:widowControl w:val="0"/>
              <w:jc w:val="both"/>
              <w:rPr>
                <w:rFonts w:hint="eastAsia"/>
                <w:color w:val="000000"/>
              </w:rPr>
            </w:pPr>
            <w:r>
              <w:rPr>
                <w:rFonts w:hint="eastAsia"/>
                <w:color w:val="333333"/>
                <w:kern w:val="2"/>
                <w:shd w:val="clear" w:color="auto" w:fill="FFFFFF"/>
                <w:lang w:bidi="ar"/>
              </w:rPr>
              <w:t>2026/03/19</w:t>
            </w:r>
          </w:p>
        </w:tc>
      </w:tr>
      <w:tr w14:paraId="25B7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5A88B50">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DF572F9">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489E7D">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8F4E7B1">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6959AD">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2A21CBC">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0353EC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CF3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35A8E0">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9C808E">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FC7FB6">
            <w:pPr>
              <w:widowControl w:val="0"/>
              <w:jc w:val="both"/>
              <w:rPr>
                <w:rFonts w:hint="eastAsia"/>
                <w:color w:val="333333"/>
                <w:shd w:val="clear" w:color="auto" w:fill="FFFFFF"/>
                <w:lang w:bidi="ar"/>
              </w:rPr>
            </w:pPr>
            <w:r>
              <w:rPr>
                <w:rFonts w:hint="eastAsia"/>
                <w:color w:val="333333"/>
                <w:kern w:val="2"/>
                <w:shd w:val="clear" w:color="auto" w:fill="FFFFFF"/>
                <w:lang w:bidi="ar"/>
              </w:rPr>
              <w:t>验证上传支付凭证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BC1E7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58E9A1A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2．选择待支付订单</w:t>
            </w:r>
          </w:p>
          <w:p w14:paraId="15EB9B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3．点击“上传支付凭证”按钮</w:t>
            </w:r>
          </w:p>
          <w:p w14:paraId="0AA9EB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4．选择本地图片上传</w:t>
            </w:r>
          </w:p>
          <w:p w14:paraId="33BFF41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5．点击“确定”按钮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60325D0">
            <w:pPr>
              <w:widowControl w:val="0"/>
              <w:numPr>
                <w:ilvl w:val="0"/>
                <w:numId w:val="11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上传成功，订单状态变更为已支付待确认，可查看已上传的支付凭证</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CE7D2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A3D37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010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6F35D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722126">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6E7BAE">
            <w:pPr>
              <w:widowControl w:val="0"/>
              <w:jc w:val="both"/>
              <w:rPr>
                <w:rFonts w:hint="eastAsia"/>
                <w:color w:val="333333"/>
                <w:shd w:val="clear" w:color="auto" w:fill="FFFFFF"/>
                <w:lang w:bidi="ar"/>
              </w:rPr>
            </w:pPr>
            <w:r>
              <w:rPr>
                <w:rFonts w:hint="eastAsia"/>
                <w:color w:val="333333"/>
                <w:kern w:val="2"/>
                <w:shd w:val="clear" w:color="auto" w:fill="FFFFFF"/>
                <w:lang w:bidi="ar"/>
              </w:rPr>
              <w:t>验证未选择文件上传支付凭证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8BA9F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7305185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2．点击“上传支付凭证”按钮</w:t>
            </w:r>
          </w:p>
          <w:p w14:paraId="25839B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3．不选择任何文件</w:t>
            </w:r>
          </w:p>
          <w:p w14:paraId="44FAB5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1174AD0">
            <w:pPr>
              <w:widowControl w:val="0"/>
              <w:numPr>
                <w:ilvl w:val="0"/>
                <w:numId w:val="11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提示“请上传支付凭证”，不允许提交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9DFF8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60C27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E1B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ED19E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078F9B">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1D08E5">
            <w:pPr>
              <w:widowControl w:val="0"/>
              <w:jc w:val="both"/>
              <w:rPr>
                <w:rFonts w:hint="eastAsia"/>
                <w:color w:val="333333"/>
                <w:shd w:val="clear" w:color="auto" w:fill="FFFFFF"/>
                <w:lang w:bidi="ar"/>
              </w:rPr>
            </w:pPr>
            <w:r>
              <w:rPr>
                <w:rFonts w:hint="eastAsia"/>
                <w:color w:val="333333"/>
                <w:kern w:val="2"/>
                <w:shd w:val="clear" w:color="auto" w:fill="FFFFFF"/>
                <w:lang w:bidi="ar"/>
              </w:rPr>
              <w:t>验证上传格式不支持的支付凭证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EAE37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8249DB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2．点击“上传支付凭证”按钮</w:t>
            </w:r>
          </w:p>
          <w:p w14:paraId="6FC2BDA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3．选择非图片格式文件上传</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CF2C9DF">
            <w:pPr>
              <w:widowControl w:val="0"/>
              <w:numPr>
                <w:ilvl w:val="0"/>
                <w:numId w:val="12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提示文件格式不支持，仅支持 jpg/png 等图片格式</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3742F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108DC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B70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352A34">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A0E9BA">
            <w:pPr>
              <w:widowControl w:val="0"/>
              <w:jc w:val="both"/>
              <w:rPr>
                <w:rFonts w:hint="eastAsia"/>
                <w:color w:val="333333"/>
                <w:shd w:val="clear" w:color="auto" w:fill="FFFFFF"/>
                <w:lang w:bidi="ar"/>
              </w:rPr>
            </w:pPr>
            <w:r>
              <w:rPr>
                <w:rFonts w:hint="eastAsia"/>
                <w:color w:val="333333"/>
                <w:kern w:val="2"/>
                <w:shd w:val="clear" w:color="auto" w:fill="FFFFFF"/>
                <w:lang w:bidi="ar"/>
              </w:rPr>
              <w:t>DPM_GMDDSCPZ_004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33606F">
            <w:pPr>
              <w:widowControl w:val="0"/>
              <w:jc w:val="both"/>
              <w:rPr>
                <w:rFonts w:hint="eastAsia"/>
                <w:color w:val="333333"/>
                <w:shd w:val="clear" w:color="auto" w:fill="FFFFFF"/>
                <w:lang w:bidi="ar"/>
              </w:rPr>
            </w:pPr>
            <w:r>
              <w:rPr>
                <w:rFonts w:hint="eastAsia"/>
                <w:color w:val="333333"/>
                <w:kern w:val="2"/>
                <w:shd w:val="clear" w:color="auto" w:fill="FFFFFF"/>
                <w:lang w:bidi="ar"/>
              </w:rPr>
              <w:t>验证上传超出大小限制的凭证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907505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28A15D5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2．选择待支付订单并点击“上传支付凭证”</w:t>
            </w:r>
          </w:p>
          <w:p w14:paraId="5187912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3．选择超过大小限制的图片上传</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D75862">
            <w:pPr>
              <w:widowControl w:val="0"/>
              <w:numPr>
                <w:ilvl w:val="0"/>
                <w:numId w:val="12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提示文件大小超出限制，上传失败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6686A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49D4A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B70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DPM_GMDDSCPZ_005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验证取消上传支付凭证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选择待支付订单3．</w:t>
              <w:tab/>
              <w:t>点击“上传支付凭证”按钮4．</w:t>
              <w:tab/>
              <w:t>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弹窗关闭，未上传凭证，订单状态保持不变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084EF914">
      <w:pPr>
        <w:pStyle w:val="6"/>
        <w:widowControl/>
        <w:numPr>
          <w:ilvl w:val="3"/>
          <w:numId w:val="6"/>
        </w:numPr>
        <w:jc w:val="left"/>
      </w:pPr>
      <w:r>
        <w:rPr>
          <w:rFonts w:hint="eastAsia" w:ascii="Calibri" w:hAnsi="Calibri" w:cs="宋体"/>
        </w:rPr>
        <w:t>修改支付凭证</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DAF5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8B636A7">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5B7BF5">
            <w:pPr>
              <w:widowControl w:val="0"/>
              <w:jc w:val="both"/>
              <w:rPr>
                <w:rFonts w:hint="eastAsia"/>
                <w:color w:val="000000"/>
              </w:rPr>
            </w:pPr>
            <w:r>
              <w:rPr>
                <w:rFonts w:hint="eastAsia"/>
                <w:color w:val="000000"/>
                <w:kern w:val="2"/>
                <w:lang w:eastAsia="zh-Hans" w:bidi="ar"/>
              </w:rPr>
              <w:t>修改支付凭证</w:t>
            </w:r>
          </w:p>
        </w:tc>
      </w:tr>
      <w:tr w14:paraId="4BD0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AB4CAAA">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CF9D3F">
            <w:pPr>
              <w:widowControl w:val="0"/>
              <w:jc w:val="both"/>
              <w:rPr>
                <w:rFonts w:hint="eastAsia"/>
                <w:color w:val="000000"/>
              </w:rPr>
            </w:pPr>
            <w:r>
              <w:rPr>
                <w:rFonts w:hint="eastAsia"/>
                <w:color w:val="333333"/>
                <w:kern w:val="2"/>
                <w:shd w:val="clear" w:color="auto" w:fill="FFFFFF"/>
                <w:lang w:bidi="ar"/>
              </w:rPr>
              <w:t>2026/03/19</w:t>
            </w:r>
          </w:p>
        </w:tc>
      </w:tr>
      <w:tr w14:paraId="13E6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0BEA88A">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D547DB0">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D66B4B0">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82E7F3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AD2E1BC">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72A95B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BEF5C3">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530A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A9886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E2E1AA">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F7EF1B">
            <w:pPr>
              <w:widowControl w:val="0"/>
              <w:jc w:val="both"/>
              <w:rPr>
                <w:rFonts w:hint="eastAsia"/>
                <w:color w:val="333333"/>
                <w:shd w:val="clear" w:color="auto" w:fill="FFFFFF"/>
                <w:lang w:bidi="ar"/>
              </w:rPr>
            </w:pPr>
            <w:r>
              <w:rPr>
                <w:rFonts w:hint="eastAsia"/>
                <w:color w:val="333333"/>
                <w:kern w:val="2"/>
                <w:shd w:val="clear" w:color="auto" w:fill="FFFFFF"/>
                <w:lang w:bidi="ar"/>
              </w:rPr>
              <w:t>验证修改支付凭证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79CA91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00EA4E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2．选择已上传支付凭证的订单</w:t>
            </w:r>
          </w:p>
          <w:p w14:paraId="3CD80BF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3．点击“修改支付凭证”按钮</w:t>
            </w:r>
          </w:p>
          <w:p w14:paraId="474F5CA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4．重新上传凭证图片并点击“确定”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AA2DB78">
            <w:pPr>
              <w:widowControl w:val="0"/>
              <w:numPr>
                <w:ilvl w:val="0"/>
                <w:numId w:val="12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修改成功，支付凭证更新为最新上传的图片</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CA722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89D05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0E3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A23EE0">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52EAD8">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0847A6">
            <w:pPr>
              <w:widowControl w:val="0"/>
              <w:jc w:val="both"/>
              <w:rPr>
                <w:rFonts w:hint="eastAsia"/>
                <w:color w:val="333333"/>
                <w:shd w:val="clear" w:color="auto" w:fill="FFFFFF"/>
                <w:lang w:bidi="ar"/>
              </w:rPr>
            </w:pPr>
            <w:r>
              <w:rPr>
                <w:rFonts w:hint="eastAsia"/>
                <w:color w:val="333333"/>
                <w:kern w:val="2"/>
                <w:shd w:val="clear" w:color="auto" w:fill="FFFFFF"/>
                <w:lang w:bidi="ar"/>
              </w:rPr>
              <w:t>验证取消修改支付凭证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B1635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A3D487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2．点击“修改支付凭证”按钮</w:t>
            </w:r>
          </w:p>
          <w:p w14:paraId="5C10F23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29EA2D">
            <w:pPr>
              <w:widowControl w:val="0"/>
              <w:numPr>
                <w:ilvl w:val="0"/>
                <w:numId w:val="12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弹窗关闭，原支付凭证保持不变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0975E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FDB3B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1B7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1B1C6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1D514A">
            <w:pPr>
              <w:widowControl w:val="0"/>
              <w:jc w:val="both"/>
              <w:rPr>
                <w:rFonts w:hint="eastAsia"/>
                <w:color w:val="333333"/>
                <w:shd w:val="clear" w:color="auto" w:fill="FFFFFF"/>
                <w:lang w:bidi="ar"/>
              </w:rPr>
            </w:pPr>
            <w:r>
              <w:rPr>
                <w:rFonts w:hint="eastAsia"/>
                <w:color w:val="333333"/>
                <w:kern w:val="2"/>
                <w:shd w:val="clear" w:color="auto" w:fill="FFFFFF"/>
                <w:lang w:bidi="ar"/>
              </w:rPr>
              <w:t>DPM_GMDDXGPZ_003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C48030">
            <w:pPr>
              <w:widowControl w:val="0"/>
              <w:jc w:val="both"/>
              <w:rPr>
                <w:rFonts w:hint="eastAsia"/>
                <w:color w:val="333333"/>
                <w:shd w:val="clear" w:color="auto" w:fill="FFFFFF"/>
                <w:lang w:bidi="ar"/>
              </w:rPr>
            </w:pPr>
            <w:r>
              <w:rPr>
                <w:rFonts w:hint="eastAsia"/>
                <w:color w:val="333333"/>
                <w:kern w:val="2"/>
                <w:shd w:val="clear" w:color="auto" w:fill="FFFFFF"/>
                <w:lang w:bidi="ar"/>
              </w:rPr>
              <w:t>验证修改后凭证可预览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76987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67C3DDB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2．点击“修改支付凭证”并重新上传</w:t>
            </w:r>
          </w:p>
          <w:p w14:paraId="601D1F6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3．点击“确定”后查看凭证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498FAC">
            <w:pPr>
              <w:widowControl w:val="0"/>
              <w:numPr>
                <w:ilvl w:val="0"/>
                <w:numId w:val="12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凭证更新为新上传图片，点击可正常预览</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19A59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309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1B7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DPM_GMDDXGPZ_004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验证未选择文件修改支付凭证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选择已上传支付凭证的订单3．</w:t>
              <w:tab/>
              <w:t>点击“修改支付凭证”按钮4．</w:t>
              <w:tab/>
              <w:t>不选择任何文件5．</w:t>
              <w:tab/>
              <w:t>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提示“请上传支付凭证”，不允许提交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1B7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DPM_GMDDXGPZ_005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验证修改上传格式不支持的凭证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选择已上传支付凭证的订单并点击“修改支付凭证”3．</w:t>
              <w:tab/>
              <w:t>选择非图片格式文件上传</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提示文件格式不支持，仅支持 jpg/png 等图片格式</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1B7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DPM_GMDDXGPZ_006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验证修改上传超出大小限制的凭证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选择已上传支付凭证的订单并点击“修改支付凭证”3．</w:t>
              <w:tab/>
              <w:t>选择超过大小限制的图片上传</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提示文件大小超出限制，上传失败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44EB65B2">
      <w:pPr>
        <w:pStyle w:val="6"/>
        <w:widowControl/>
        <w:numPr>
          <w:ilvl w:val="3"/>
          <w:numId w:val="6"/>
        </w:numPr>
        <w:jc w:val="left"/>
      </w:pPr>
      <w:r>
        <w:rPr>
          <w:rFonts w:hint="eastAsia" w:ascii="Calibri" w:hAnsi="Calibri" w:cs="宋体"/>
        </w:rPr>
        <w:t>取消订单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4EC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5A9407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1C1205">
            <w:pPr>
              <w:widowControl w:val="0"/>
              <w:jc w:val="both"/>
              <w:rPr>
                <w:rFonts w:hint="eastAsia"/>
                <w:color w:val="000000"/>
              </w:rPr>
            </w:pPr>
            <w:r>
              <w:rPr>
                <w:rFonts w:hint="eastAsia"/>
                <w:color w:val="000000"/>
                <w:kern w:val="2"/>
                <w:lang w:eastAsia="zh-Hans" w:bidi="ar"/>
              </w:rPr>
              <w:t>取消订单</w:t>
            </w:r>
          </w:p>
        </w:tc>
      </w:tr>
      <w:tr w14:paraId="1A64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CF0B17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D47A4B">
            <w:pPr>
              <w:widowControl w:val="0"/>
              <w:jc w:val="both"/>
              <w:rPr>
                <w:rFonts w:hint="eastAsia"/>
                <w:color w:val="000000"/>
              </w:rPr>
            </w:pPr>
            <w:r>
              <w:rPr>
                <w:rFonts w:hint="eastAsia"/>
                <w:color w:val="333333"/>
                <w:kern w:val="2"/>
                <w:shd w:val="clear" w:color="auto" w:fill="FFFFFF"/>
                <w:lang w:bidi="ar"/>
              </w:rPr>
              <w:t>2026/03/19</w:t>
            </w:r>
          </w:p>
        </w:tc>
      </w:tr>
      <w:tr w14:paraId="039B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315661">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1CB98C2">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AB03C4B">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605DFCA">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A671A5A">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06AE3F6">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FB8121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44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F3D891">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C7EE78">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14497D">
            <w:pPr>
              <w:widowControl w:val="0"/>
              <w:jc w:val="both"/>
              <w:rPr>
                <w:rFonts w:hint="eastAsia"/>
                <w:color w:val="333333"/>
                <w:shd w:val="clear" w:color="auto" w:fill="FFFFFF"/>
                <w:lang w:bidi="ar"/>
              </w:rPr>
            </w:pPr>
            <w:r>
              <w:rPr>
                <w:rFonts w:hint="eastAsia"/>
                <w:color w:val="333333"/>
                <w:kern w:val="2"/>
                <w:shd w:val="clear" w:color="auto" w:fill="FFFFFF"/>
                <w:lang w:bidi="ar"/>
              </w:rPr>
              <w:t>验证取消订单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F5401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34D8350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2．选择待支付订单</w:t>
            </w:r>
          </w:p>
          <w:p w14:paraId="6576DCA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3．点击“取消订单”按钮并在确认弹窗点击“确定”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FCCD37">
            <w:pPr>
              <w:widowControl w:val="0"/>
              <w:numPr>
                <w:ilvl w:val="0"/>
                <w:numId w:val="12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取消成功，订单状态变更为订单取消</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596DD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D7365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F96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F0D102">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8F26D3">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D1321D">
            <w:pPr>
              <w:widowControl w:val="0"/>
              <w:jc w:val="both"/>
              <w:rPr>
                <w:rFonts w:hint="eastAsia"/>
                <w:color w:val="333333"/>
                <w:shd w:val="clear" w:color="auto" w:fill="FFFFFF"/>
                <w:lang w:bidi="ar"/>
              </w:rPr>
            </w:pPr>
            <w:r>
              <w:rPr>
                <w:rFonts w:hint="eastAsia"/>
                <w:color w:val="333333"/>
                <w:kern w:val="2"/>
                <w:shd w:val="clear" w:color="auto" w:fill="FFFFFF"/>
                <w:lang w:bidi="ar"/>
              </w:rPr>
              <w:t>验证取消已支付订单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47C449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5E61698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2．选择已支付/已完成的订单</w:t>
            </w:r>
          </w:p>
          <w:p w14:paraId="5A1AE08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244527">
            <w:pPr>
              <w:widowControl w:val="0"/>
              <w:numPr>
                <w:ilvl w:val="0"/>
                <w:numId w:val="12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已支付订单不展示“取消订单”入口，不允许取消</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7DC62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27AFF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1F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26C32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19A6D4">
            <w:pPr>
              <w:widowControl w:val="0"/>
              <w:jc w:val="both"/>
              <w:rPr>
                <w:rFonts w:hint="eastAsia"/>
                <w:color w:val="333333"/>
                <w:shd w:val="clear" w:color="auto" w:fill="FFFFFF"/>
                <w:lang w:bidi="ar"/>
              </w:rPr>
            </w:pPr>
            <w:r>
              <w:rPr>
                <w:rFonts w:hint="eastAsia"/>
                <w:color w:val="333333"/>
                <w:kern w:val="2"/>
                <w:shd w:val="clear" w:color="auto" w:fill="FFFFFF"/>
                <w:lang w:bidi="ar"/>
              </w:rPr>
              <w:t>DPM_GMDDQXDD_003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21EFEE">
            <w:pPr>
              <w:widowControl w:val="0"/>
              <w:jc w:val="both"/>
              <w:rPr>
                <w:rFonts w:hint="eastAsia"/>
                <w:color w:val="333333"/>
                <w:shd w:val="clear" w:color="auto" w:fill="FFFFFF"/>
                <w:lang w:bidi="ar"/>
              </w:rPr>
            </w:pPr>
            <w:r>
              <w:rPr>
                <w:rFonts w:hint="eastAsia"/>
                <w:color w:val="333333"/>
                <w:kern w:val="2"/>
                <w:shd w:val="clear" w:color="auto" w:fill="FFFFFF"/>
                <w:lang w:bidi="ar"/>
              </w:rPr>
              <w:t>验证取消后列表状态同步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FE39E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数据购买订单”页面</w:t>
            </w:r>
          </w:p>
          <w:p w14:paraId="7D01295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2．取消一条待支付订单</w:t>
            </w:r>
          </w:p>
          <w:p w14:paraId="309BCC3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3．不刷新页面查看列表状态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3F548B1">
            <w:pPr>
              <w:widowControl w:val="0"/>
              <w:numPr>
                <w:ilvl w:val="0"/>
                <w:numId w:val="12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订单状态即时更新为订单取消，操作列不再展示取消入口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F2A6C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F549D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44EB65B2">
      <w:pPr>
        <w:pStyle w:val="6"/>
        <w:widowControl/>
        <w:numPr>
          <w:ilvl w:val="3"/>
          <w:numId w:val="6"/>
        </w:numPr>
        <w:jc w:val="left"/>
      </w:pPr>
      <w:r>
        <w:rPr>
          <w:rFonts w:hint="eastAsia" w:ascii="Calibri" w:hAnsi="Calibri" w:cs="宋体"/>
        </w:rPr>
        <w:t>重试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4EC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5A9407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重试</w:t>
            </w:r>
          </w:p>
        </w:tc>
      </w:tr>
      <w:tr w14:paraId="1A64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CF0B17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2026/10/25</w:t>
            </w:r>
          </w:p>
        </w:tc>
      </w:tr>
      <w:tr w14:paraId="039B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315661">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1CB98C2">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AB03C4B">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605DFCA">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A671A5A">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06AE3F6">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FB8121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44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DPM_GMDDCS_001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验证上链失败订单重试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选择上链失败的订单3．</w:t>
              <w:tab/>
              <w:t>点击“重试”按钮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重新发起上链，上链状态变更为成功</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2F96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DPM_GMDDCS_002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验证上链成功订单无重试入口</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数据购买订单”页面2．</w:t>
              <w:tab/>
              <w:t>选择上链成功的订单3．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上链成功的订单不展示“重试”入口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431F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DPM_GMDDCS_003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验证重试后上链状态更新</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对失败订单执行“重试”2．</w:t>
              <w:tab/>
              <w:t>查看上链状态与订单状态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重试后上链状态更新为成功，订单状态同步更新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23959B4">
      <w:pPr>
        <w:pStyle w:val="5"/>
        <w:widowControl/>
        <w:numPr>
          <w:ilvl w:val="2"/>
          <w:numId w:val="6"/>
        </w:numPr>
        <w:jc w:val="left"/>
        <w:rPr>
          <w:rFonts w:ascii="Calibri" w:hAnsi="Calibri" w:cs="宋体"/>
        </w:rPr>
      </w:pPr>
      <w:r>
        <w:rPr>
          <w:rFonts w:hint="eastAsia" w:ascii="Calibri" w:hAnsi="Calibri" w:cs="宋体"/>
        </w:rPr>
        <w:t>数据销售订单</w:t>
      </w:r>
    </w:p>
    <w:p w14:paraId="5D331FC3">
      <w:pPr>
        <w:pStyle w:val="6"/>
        <w:widowControl/>
        <w:numPr>
          <w:ilvl w:val="3"/>
          <w:numId w:val="6"/>
        </w:numPr>
        <w:jc w:val="left"/>
      </w:pPr>
      <w:r>
        <w:rPr>
          <w:rFonts w:hint="eastAsia" w:ascii="Calibri" w:hAnsi="Calibri" w:cs="宋体"/>
        </w:rPr>
        <w:t>数据销售订单列表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78C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D565FB9">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A2F48E">
            <w:pPr>
              <w:widowControl w:val="0"/>
              <w:jc w:val="both"/>
              <w:rPr>
                <w:rFonts w:hint="eastAsia"/>
                <w:color w:val="000000"/>
              </w:rPr>
            </w:pPr>
            <w:r>
              <w:rPr>
                <w:rFonts w:hint="eastAsia"/>
                <w:color w:val="000000"/>
                <w:kern w:val="2"/>
                <w:lang w:eastAsia="zh-Hans" w:bidi="ar"/>
              </w:rPr>
              <w:t>数据销售订单列表</w:t>
            </w:r>
          </w:p>
        </w:tc>
      </w:tr>
      <w:tr w14:paraId="6D00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C28D32C">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39FF33">
            <w:pPr>
              <w:widowControl w:val="0"/>
              <w:jc w:val="both"/>
              <w:rPr>
                <w:rFonts w:hint="eastAsia"/>
                <w:color w:val="000000"/>
              </w:rPr>
            </w:pPr>
            <w:r>
              <w:rPr>
                <w:rFonts w:hint="eastAsia"/>
                <w:color w:val="333333"/>
                <w:kern w:val="2"/>
                <w:shd w:val="clear" w:color="auto" w:fill="FFFFFF"/>
                <w:lang w:bidi="ar"/>
              </w:rPr>
              <w:t>2026/03/19</w:t>
            </w:r>
          </w:p>
        </w:tc>
      </w:tr>
      <w:tr w14:paraId="47FC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7215AF0">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5AA6A74">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5C29FA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672EC3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1DD803C">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98D2761">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72CAD2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49B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CC46F2">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CA79EB">
            <w:pPr>
              <w:widowControl w:val="0"/>
              <w:jc w:val="both"/>
              <w:rPr>
                <w:rFonts w:hint="eastAsia"/>
                <w:color w:val="333333"/>
                <w:shd w:val="clear" w:color="auto" w:fill="FFFFFF"/>
                <w:lang w:bidi="ar"/>
              </w:rPr>
            </w:pPr>
            <w:r>
              <w:rPr>
                <w:rFonts w:hint="eastAsia"/>
                <w:color w:val="333333"/>
                <w:kern w:val="2"/>
                <w:shd w:val="clear" w:color="auto" w:fill="FFFFFF"/>
                <w:lang w:bidi="ar"/>
              </w:rPr>
              <w:t>DPM_XSDDLB_001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B41B91">
            <w:pPr>
              <w:widowControl w:val="0"/>
              <w:jc w:val="both"/>
              <w:rPr>
                <w:rFonts w:hint="eastAsia"/>
                <w:color w:val="333333"/>
                <w:shd w:val="clear" w:color="auto" w:fill="FFFFFF"/>
                <w:lang w:bidi="ar"/>
              </w:rPr>
            </w:pPr>
            <w:r>
              <w:rPr>
                <w:rFonts w:hint="eastAsia"/>
                <w:color w:val="333333"/>
                <w:kern w:val="2"/>
                <w:shd w:val="clear" w:color="auto" w:fill="FFFFFF"/>
                <w:lang w:bidi="ar"/>
              </w:rPr>
              <w:t>验证数据销售订单列表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A92526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1A712E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2．查看订单列表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展示所有销售订单，字段包含：订单编号、产品名称、产品类型、数据需求方、价格、购买数量（次）、订单金额（元）、上链状态、订单状态、下单时间、操作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9CDEF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21D95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E18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855539">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232435">
            <w:pPr>
              <w:widowControl w:val="0"/>
              <w:jc w:val="both"/>
              <w:rPr>
                <w:rFonts w:hint="eastAsia"/>
                <w:color w:val="333333"/>
                <w:shd w:val="clear" w:color="auto" w:fill="FFFFFF"/>
                <w:lang w:bidi="ar"/>
              </w:rPr>
            </w:pPr>
            <w:r>
              <w:rPr>
                <w:rFonts w:hint="eastAsia"/>
                <w:color w:val="333333"/>
                <w:kern w:val="2"/>
                <w:shd w:val="clear" w:color="auto" w:fill="FFFFFF"/>
                <w:lang w:bidi="ar"/>
              </w:rPr>
              <w:t>DPM_XSDDLB_002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30B715">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EC727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26EF8D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4F050A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字段包含订单编号、产品名称、产品类型、数据需求方、价格、购买数量（次）、订单金额（元）、上链状态、订单状态、下单时间、操作；分页正常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708E3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0B7F1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0FC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93FA7B">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FD1487">
            <w:pPr>
              <w:widowControl w:val="0"/>
              <w:jc w:val="both"/>
              <w:rPr>
                <w:rFonts w:hint="eastAsia"/>
                <w:color w:val="333333"/>
                <w:shd w:val="clear" w:color="auto" w:fill="FFFFFF"/>
                <w:lang w:bidi="ar"/>
              </w:rPr>
            </w:pPr>
            <w:r>
              <w:rPr>
                <w:rFonts w:hint="eastAsia"/>
                <w:color w:val="333333"/>
                <w:kern w:val="2"/>
                <w:shd w:val="clear" w:color="auto" w:fill="FFFFFF"/>
                <w:lang w:bidi="ar"/>
              </w:rPr>
              <w:t>DPM_XSDDLB_003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0962B3">
            <w:pPr>
              <w:widowControl w:val="0"/>
              <w:jc w:val="both"/>
              <w:rPr>
                <w:rFonts w:hint="eastAsia"/>
                <w:color w:val="333333"/>
                <w:shd w:val="clear" w:color="auto" w:fill="FFFFFF"/>
                <w:lang w:bidi="ar"/>
              </w:rPr>
            </w:pPr>
            <w:r>
              <w:rPr>
                <w:rFonts w:hint="eastAsia"/>
                <w:color w:val="333333"/>
                <w:kern w:val="2"/>
                <w:shd w:val="clear" w:color="auto" w:fill="FFFFFF"/>
                <w:lang w:bidi="ar"/>
              </w:rPr>
              <w:t>验证无订单时的空数据展示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A1C36D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67705F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2．在无订单数据时查看列表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1F9293">
            <w:pPr>
              <w:widowControl w:val="0"/>
              <w:numPr>
                <w:ilvl w:val="0"/>
                <w:numId w:val="13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47028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3972F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E16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739AFF">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0DD31E">
            <w:pPr>
              <w:widowControl w:val="0"/>
              <w:jc w:val="both"/>
              <w:rPr>
                <w:rFonts w:hint="eastAsia"/>
                <w:color w:val="333333"/>
                <w:shd w:val="clear" w:color="auto" w:fill="FFFFFF"/>
                <w:lang w:bidi="ar"/>
              </w:rPr>
            </w:pPr>
            <w:r>
              <w:rPr>
                <w:rFonts w:hint="eastAsia"/>
                <w:color w:val="333333"/>
                <w:kern w:val="2"/>
                <w:shd w:val="clear" w:color="auto" w:fill="FFFFFF"/>
                <w:lang w:bidi="ar"/>
              </w:rPr>
              <w:t>DPM_XSDDCX_001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6925B9">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1D925E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0290579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2．输入订单编号</w:t>
            </w:r>
          </w:p>
          <w:p w14:paraId="767C8CE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35627C">
            <w:pPr>
              <w:widowControl w:val="0"/>
              <w:numPr>
                <w:ilvl w:val="0"/>
                <w:numId w:val="13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展示编号匹配的订单记录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0FFDA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82918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5AB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D0C19D">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A0B3AD">
            <w:pPr>
              <w:widowControl w:val="0"/>
              <w:jc w:val="both"/>
              <w:rPr>
                <w:rFonts w:hint="eastAsia"/>
                <w:color w:val="333333"/>
                <w:shd w:val="clear" w:color="auto" w:fill="FFFFFF"/>
                <w:lang w:bidi="ar"/>
              </w:rPr>
            </w:pPr>
            <w:r>
              <w:rPr>
                <w:rFonts w:hint="eastAsia"/>
                <w:color w:val="333333"/>
                <w:kern w:val="2"/>
                <w:shd w:val="clear" w:color="auto" w:fill="FFFFFF"/>
                <w:lang w:bidi="ar"/>
              </w:rPr>
              <w:t>DPM_XSDDCX_002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19AF44">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A659F1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47960C7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62688DB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0117B92">
            <w:pPr>
              <w:widowControl w:val="0"/>
              <w:numPr>
                <w:ilvl w:val="0"/>
                <w:numId w:val="13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展示产品名称匹配的订单记录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BE84E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FE5FB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358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AD2E32">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D1FA98">
            <w:pPr>
              <w:widowControl w:val="0"/>
              <w:jc w:val="both"/>
              <w:rPr>
                <w:rFonts w:hint="eastAsia"/>
                <w:color w:val="333333"/>
                <w:shd w:val="clear" w:color="auto" w:fill="FFFFFF"/>
                <w:lang w:bidi="ar"/>
              </w:rPr>
            </w:pPr>
            <w:r>
              <w:rPr>
                <w:rFonts w:hint="eastAsia"/>
                <w:color w:val="333333"/>
                <w:kern w:val="2"/>
                <w:shd w:val="clear" w:color="auto" w:fill="FFFFFF"/>
                <w:lang w:bidi="ar"/>
              </w:rPr>
              <w:t>DPM_XSDDCX_003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878F8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9A26F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0BD625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2．选择订单状态</w:t>
            </w:r>
          </w:p>
          <w:p w14:paraId="315A3FF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53F729">
            <w:pPr>
              <w:widowControl w:val="0"/>
              <w:numPr>
                <w:ilvl w:val="0"/>
                <w:numId w:val="13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仅展示所选状态的订单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3DCE5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21AF8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08C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F7B7D1">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539011">
            <w:pPr>
              <w:widowControl w:val="0"/>
              <w:jc w:val="both"/>
              <w:rPr>
                <w:rFonts w:hint="eastAsia"/>
                <w:color w:val="333333"/>
                <w:shd w:val="clear" w:color="auto" w:fill="FFFFFF"/>
                <w:lang w:bidi="ar"/>
              </w:rPr>
            </w:pPr>
            <w:r>
              <w:rPr>
                <w:rFonts w:hint="eastAsia"/>
                <w:color w:val="333333"/>
                <w:kern w:val="2"/>
                <w:shd w:val="clear" w:color="auto" w:fill="FFFFFF"/>
                <w:lang w:bidi="ar"/>
              </w:rPr>
              <w:t>DPM_XSDDCX_004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CA860F">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585DBE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1B51AF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27D967E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A7417CE">
            <w:pPr>
              <w:widowControl w:val="0"/>
              <w:numPr>
                <w:ilvl w:val="0"/>
                <w:numId w:val="13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C2229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B5ABC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674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401E54">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D8645E">
            <w:pPr>
              <w:widowControl w:val="0"/>
              <w:jc w:val="both"/>
              <w:rPr>
                <w:rFonts w:hint="eastAsia"/>
                <w:color w:val="333333"/>
                <w:shd w:val="clear" w:color="auto" w:fill="FFFFFF"/>
                <w:lang w:bidi="ar"/>
              </w:rPr>
            </w:pPr>
            <w:r>
              <w:rPr>
                <w:rFonts w:hint="eastAsia"/>
                <w:color w:val="333333"/>
                <w:kern w:val="2"/>
                <w:shd w:val="clear" w:color="auto" w:fill="FFFFFF"/>
                <w:lang w:bidi="ar"/>
              </w:rPr>
              <w:t>DPM_XSDDCX_005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8F3A8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验证按订单编号+订单状态组合查询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C5E2E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4C9D994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2．输入订单编号，并选择订单状态</w:t>
            </w:r>
          </w:p>
          <w:p w14:paraId="550EBD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19B9AC2">
            <w:pPr>
              <w:widowControl w:val="0"/>
              <w:numPr>
                <w:ilvl w:val="0"/>
                <w:numId w:val="13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展示同时满足订单编号与订单状态条件的订单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8CC40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48A87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EBC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BDE404">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E11B4F">
            <w:pPr>
              <w:widowControl w:val="0"/>
              <w:jc w:val="both"/>
              <w:rPr>
                <w:rFonts w:hint="eastAsia"/>
                <w:color w:val="333333"/>
                <w:shd w:val="clear" w:color="auto" w:fill="FFFFFF"/>
                <w:lang w:bidi="ar"/>
              </w:rPr>
            </w:pPr>
            <w:r>
              <w:rPr>
                <w:rFonts w:hint="eastAsia"/>
                <w:color w:val="333333"/>
                <w:kern w:val="2"/>
                <w:shd w:val="clear" w:color="auto" w:fill="FFFFFF"/>
                <w:lang w:bidi="ar"/>
              </w:rPr>
              <w:t>DPM_XSDDCX_006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E185D4">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验证产品名称+产品类型+订单状态组合查询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9D817F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421B513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2．输入数据产品名称，选择产品类型与订单状态</w:t>
            </w:r>
          </w:p>
          <w:p w14:paraId="2D069A1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517323">
            <w:pPr>
              <w:widowControl w:val="0"/>
              <w:numPr>
                <w:ilvl w:val="0"/>
                <w:numId w:val="13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展示同时满足三个条件的订单，条件之间为“与”关系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BAF44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3B587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79F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17518B">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9FFCEA">
            <w:pPr>
              <w:widowControl w:val="0"/>
              <w:jc w:val="both"/>
              <w:rPr>
                <w:rFonts w:hint="eastAsia"/>
                <w:color w:val="333333"/>
                <w:shd w:val="clear" w:color="auto" w:fill="FFFFFF"/>
                <w:lang w:bidi="ar"/>
              </w:rPr>
            </w:pPr>
            <w:r>
              <w:rPr>
                <w:rFonts w:hint="eastAsia"/>
                <w:color w:val="333333"/>
                <w:kern w:val="2"/>
                <w:shd w:val="clear" w:color="auto" w:fill="FFFFFF"/>
                <w:lang w:bidi="ar"/>
              </w:rPr>
              <w:t>DPM_XSDDCX_007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B6786C">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3691C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6083C1F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2．输入存在的订单编号，选择与其状态不一致的订单状态</w:t>
            </w:r>
          </w:p>
          <w:p w14:paraId="39B4AA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F40F59">
            <w:pPr>
              <w:widowControl w:val="0"/>
              <w:numPr>
                <w:ilvl w:val="0"/>
                <w:numId w:val="13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FDA8B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3E571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085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EEFA76">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0B7AEC">
            <w:pPr>
              <w:widowControl w:val="0"/>
              <w:jc w:val="both"/>
              <w:rPr>
                <w:rFonts w:hint="eastAsia"/>
                <w:color w:val="333333"/>
                <w:shd w:val="clear" w:color="auto" w:fill="FFFFFF"/>
                <w:lang w:bidi="ar"/>
              </w:rPr>
            </w:pPr>
            <w:r>
              <w:rPr>
                <w:rFonts w:hint="eastAsia"/>
                <w:color w:val="333333"/>
                <w:kern w:val="2"/>
                <w:shd w:val="clear" w:color="auto" w:fill="FFFFFF"/>
                <w:lang w:bidi="ar"/>
              </w:rPr>
              <w:t>DPM_XSDDCX_008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77ABD1">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20742F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A12053">
            <w:pPr>
              <w:widowControl w:val="0"/>
              <w:numPr>
                <w:ilvl w:val="0"/>
                <w:numId w:val="14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列表展示“订单编号”包含该片段的全部记录，分页总数同步刷新，字段展示与关键字匹配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61F02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463C5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BBE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B0EE44">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B16533">
            <w:pPr>
              <w:widowControl w:val="0"/>
              <w:jc w:val="both"/>
              <w:rPr>
                <w:rFonts w:hint="eastAsia"/>
                <w:color w:val="333333"/>
                <w:shd w:val="clear" w:color="auto" w:fill="FFFFFF"/>
                <w:lang w:bidi="ar"/>
              </w:rPr>
            </w:pPr>
            <w:r>
              <w:rPr>
                <w:rFonts w:hint="eastAsia"/>
                <w:color w:val="333333"/>
                <w:kern w:val="2"/>
                <w:shd w:val="clear" w:color="auto" w:fill="FFFFFF"/>
                <w:lang w:bidi="ar"/>
              </w:rPr>
              <w:t>DPM_XSDDCX_009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83F55F">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验证按不存在的订单编号查询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3691EE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2D4134F">
            <w:pPr>
              <w:widowControl w:val="0"/>
              <w:numPr>
                <w:ilvl w:val="0"/>
                <w:numId w:val="14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F593C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33A14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41F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335728">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A37BE9">
            <w:pPr>
              <w:widowControl w:val="0"/>
              <w:jc w:val="both"/>
              <w:rPr>
                <w:rFonts w:hint="eastAsia"/>
                <w:color w:val="333333"/>
                <w:shd w:val="clear" w:color="auto" w:fill="FFFFFF"/>
                <w:lang w:bidi="ar"/>
              </w:rPr>
            </w:pPr>
            <w:r>
              <w:rPr>
                <w:rFonts w:hint="eastAsia"/>
                <w:color w:val="333333"/>
                <w:kern w:val="2"/>
                <w:shd w:val="clear" w:color="auto" w:fill="FFFFFF"/>
                <w:lang w:bidi="ar"/>
              </w:rPr>
              <w:t>DPM_XSDDCX_010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D58671">
            <w:pPr>
              <w:widowControl w:val="0"/>
              <w:jc w:val="both"/>
              <w:rPr>
                <w:rFonts w:hint="eastAsia"/>
                <w:color w:val="333333"/>
                <w:shd w:val="clear" w:color="auto" w:fill="FFFFFF"/>
                <w:lang w:bidi="ar"/>
              </w:rPr>
            </w:pPr>
            <w:r>
              <w:rPr>
                <w:rFonts w:hint="eastAsia"/>
                <w:color w:val="333333"/>
                <w:kern w:val="2"/>
                <w:shd w:val="clear" w:color="auto" w:fill="FFFFFF"/>
                <w:lang w:bidi="ar"/>
              </w:rPr>
              <w:t>验证订单编号输入特殊字符查询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936D0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9C96B93">
            <w:pPr>
              <w:widowControl w:val="0"/>
              <w:numPr>
                <w:ilvl w:val="0"/>
                <w:numId w:val="14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30A05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83534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97A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6DF66F">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93D020">
            <w:pPr>
              <w:widowControl w:val="0"/>
              <w:jc w:val="both"/>
              <w:rPr>
                <w:rFonts w:hint="eastAsia"/>
                <w:color w:val="333333"/>
                <w:shd w:val="clear" w:color="auto" w:fill="FFFFFF"/>
                <w:lang w:bidi="ar"/>
              </w:rPr>
            </w:pPr>
            <w:r>
              <w:rPr>
                <w:rFonts w:hint="eastAsia"/>
                <w:color w:val="333333"/>
                <w:kern w:val="2"/>
                <w:shd w:val="clear" w:color="auto" w:fill="FFFFFF"/>
                <w:lang w:bidi="ar"/>
              </w:rPr>
              <w:t>DPM_XSDDCX_011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A42043">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766C8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2D5340">
            <w:pPr>
              <w:widowControl w:val="0"/>
              <w:numPr>
                <w:ilvl w:val="0"/>
                <w:numId w:val="14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DF958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78C06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98C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2F8528">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141FEE">
            <w:pPr>
              <w:widowControl w:val="0"/>
              <w:jc w:val="both"/>
              <w:rPr>
                <w:rFonts w:hint="eastAsia"/>
                <w:color w:val="333333"/>
                <w:shd w:val="clear" w:color="auto" w:fill="FFFFFF"/>
                <w:lang w:bidi="ar"/>
              </w:rPr>
            </w:pPr>
            <w:r>
              <w:rPr>
                <w:rFonts w:hint="eastAsia"/>
                <w:color w:val="333333"/>
                <w:kern w:val="2"/>
                <w:shd w:val="clear" w:color="auto" w:fill="FFFFFF"/>
                <w:lang w:bidi="ar"/>
              </w:rPr>
              <w:t>DPM_XSDDCX_012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19C37B">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66D0D3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0A1C8E8">
            <w:pPr>
              <w:widowControl w:val="0"/>
              <w:numPr>
                <w:ilvl w:val="0"/>
                <w:numId w:val="14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A54DC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A517B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64F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24C6E4">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EED6CC">
            <w:pPr>
              <w:widowControl w:val="0"/>
              <w:jc w:val="both"/>
              <w:rPr>
                <w:rFonts w:hint="eastAsia"/>
                <w:color w:val="333333"/>
                <w:shd w:val="clear" w:color="auto" w:fill="FFFFFF"/>
                <w:lang w:bidi="ar"/>
              </w:rPr>
            </w:pPr>
            <w:r>
              <w:rPr>
                <w:rFonts w:hint="eastAsia"/>
                <w:color w:val="333333"/>
                <w:kern w:val="2"/>
                <w:shd w:val="clear" w:color="auto" w:fill="FFFFFF"/>
                <w:lang w:bidi="ar"/>
              </w:rPr>
              <w:t>DPM_XSDDCX_013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B30BE6">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EDC74D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7A0597">
            <w:pPr>
              <w:widowControl w:val="0"/>
              <w:numPr>
                <w:ilvl w:val="0"/>
                <w:numId w:val="14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3523E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AF620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DD0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C66A68">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ED0014">
            <w:pPr>
              <w:widowControl w:val="0"/>
              <w:jc w:val="both"/>
              <w:rPr>
                <w:rFonts w:hint="eastAsia"/>
                <w:color w:val="333333"/>
                <w:shd w:val="clear" w:color="auto" w:fill="FFFFFF"/>
                <w:lang w:bidi="ar"/>
              </w:rPr>
            </w:pPr>
            <w:r>
              <w:rPr>
                <w:rFonts w:hint="eastAsia"/>
                <w:color w:val="333333"/>
                <w:kern w:val="2"/>
                <w:shd w:val="clear" w:color="auto" w:fill="FFFFFF"/>
                <w:lang w:bidi="ar"/>
              </w:rPr>
              <w:t>DPM_XSDDCX_014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28F979">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3F77A9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在“产品类型”下拉中选择“数据集”</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27A2D6">
            <w:pPr>
              <w:widowControl w:val="0"/>
              <w:numPr>
                <w:ilvl w:val="0"/>
                <w:numId w:val="14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列表仅展示“产品类型”为“数据集”的记录，分页总数同步刷新；无匹配数据时展示“暂无数据”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9EE8C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与预期一致，返回记录的“产品类型”均为“数据集”，筛选结果正确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55BA1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C58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D428B3">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2A47F9">
            <w:pPr>
              <w:widowControl w:val="0"/>
              <w:jc w:val="both"/>
              <w:rPr>
                <w:rFonts w:hint="eastAsia"/>
                <w:color w:val="333333"/>
                <w:shd w:val="clear" w:color="auto" w:fill="FFFFFF"/>
                <w:lang w:bidi="ar"/>
              </w:rPr>
            </w:pPr>
            <w:r>
              <w:rPr>
                <w:rFonts w:hint="eastAsia"/>
                <w:color w:val="333333"/>
                <w:kern w:val="2"/>
                <w:shd w:val="clear" w:color="auto" w:fill="FFFFFF"/>
                <w:lang w:bidi="ar"/>
              </w:rPr>
              <w:t>DPM_XSDDCX_015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7F959">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C56F4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在“产品类型”下拉中选择“API产品”</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4B97A5">
            <w:pPr>
              <w:widowControl w:val="0"/>
              <w:numPr>
                <w:ilvl w:val="0"/>
                <w:numId w:val="14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列表仅展示“产品类型”为“API产品”的记录，分页总数同步刷新；无匹配数据时展示“暂无数据”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05680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与预期一致，返回记录的“产品类型”均为“API产品”，筛选结果正确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750BF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2B8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D87342">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CA80C6">
            <w:pPr>
              <w:widowControl w:val="0"/>
              <w:jc w:val="both"/>
              <w:rPr>
                <w:rFonts w:hint="eastAsia"/>
                <w:color w:val="333333"/>
                <w:shd w:val="clear" w:color="auto" w:fill="FFFFFF"/>
                <w:lang w:bidi="ar"/>
              </w:rPr>
            </w:pPr>
            <w:r>
              <w:rPr>
                <w:rFonts w:hint="eastAsia"/>
                <w:color w:val="333333"/>
                <w:kern w:val="2"/>
                <w:shd w:val="clear" w:color="auto" w:fill="FFFFFF"/>
                <w:lang w:bidi="ar"/>
              </w:rPr>
              <w:t>DPM_XSDDCX_016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BADE96">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验证按订单状态查询-待支付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F9CBE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在“订单状态”下拉中选择“待支付”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0F30BC">
            <w:pPr>
              <w:widowControl w:val="0"/>
              <w:numPr>
                <w:ilvl w:val="0"/>
                <w:numId w:val="14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列表仅展示“订单状态”为“待支付”的记录，分页总数同步刷新；无匹配数据时展示“暂无数据”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CD666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与预期一致，返回记录的“订单状态”均为“待支付”，筛选结果正确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498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A97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BB17B5">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892AC8">
            <w:pPr>
              <w:widowControl w:val="0"/>
              <w:jc w:val="both"/>
              <w:rPr>
                <w:rFonts w:hint="eastAsia"/>
                <w:color w:val="333333"/>
                <w:shd w:val="clear" w:color="auto" w:fill="FFFFFF"/>
                <w:lang w:bidi="ar"/>
              </w:rPr>
            </w:pPr>
            <w:r>
              <w:rPr>
                <w:rFonts w:hint="eastAsia"/>
                <w:color w:val="333333"/>
                <w:kern w:val="2"/>
                <w:shd w:val="clear" w:color="auto" w:fill="FFFFFF"/>
                <w:lang w:bidi="ar"/>
              </w:rPr>
              <w:t>DPM_XSDDCX_017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3B250E">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验证按订单状态查询-已支付待确认</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B09783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在“订单状态”下拉中选择“已支付待确认”</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55649B9">
            <w:pPr>
              <w:widowControl w:val="0"/>
              <w:numPr>
                <w:ilvl w:val="0"/>
                <w:numId w:val="14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列表仅展示“订单状态”为“已支付待确认”的记录，分页总数同步刷新；无匹配数据时展示“暂无数据”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57135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与预期一致，返回记录的“订单状态”均为“已支付待确认”，筛选结果正确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8D3E2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13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C93701">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500E03">
            <w:pPr>
              <w:widowControl w:val="0"/>
              <w:jc w:val="both"/>
              <w:rPr>
                <w:rFonts w:hint="eastAsia"/>
                <w:color w:val="333333"/>
                <w:shd w:val="clear" w:color="auto" w:fill="FFFFFF"/>
                <w:lang w:bidi="ar"/>
              </w:rPr>
            </w:pPr>
            <w:r>
              <w:rPr>
                <w:rFonts w:hint="eastAsia"/>
                <w:color w:val="333333"/>
                <w:kern w:val="2"/>
                <w:shd w:val="clear" w:color="auto" w:fill="FFFFFF"/>
                <w:lang w:bidi="ar"/>
              </w:rPr>
              <w:t>DPM_XSDDCX_018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364B1B">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验证按订单状态查询-已确认</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EBFF4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在“订单状态”下拉中选择“已确认”</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AC74E2">
            <w:pPr>
              <w:widowControl w:val="0"/>
              <w:numPr>
                <w:ilvl w:val="0"/>
                <w:numId w:val="15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列表仅展示“订单状态”为“已确认”的记录，分页总数同步刷新；无匹配数据时展示“暂无数据”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0CA8F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与预期一致，返回记录的“订单状态”均为“已确认”，筛选结果正确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BBD62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F82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35852A">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429651">
            <w:pPr>
              <w:widowControl w:val="0"/>
              <w:jc w:val="both"/>
              <w:rPr>
                <w:rFonts w:hint="eastAsia"/>
                <w:color w:val="333333"/>
                <w:shd w:val="clear" w:color="auto" w:fill="FFFFFF"/>
                <w:lang w:bidi="ar"/>
              </w:rPr>
            </w:pPr>
            <w:r>
              <w:rPr>
                <w:rFonts w:hint="eastAsia"/>
                <w:color w:val="333333"/>
                <w:kern w:val="2"/>
                <w:shd w:val="clear" w:color="auto" w:fill="FFFFFF"/>
                <w:lang w:bidi="ar"/>
              </w:rPr>
              <w:t>DPM_XSDDCX_019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8D773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验证按订单状态查询-交付中</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23785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在“订单状态”下拉中选择“交付中”</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CD332B">
            <w:pPr>
              <w:widowControl w:val="0"/>
              <w:numPr>
                <w:ilvl w:val="0"/>
                <w:numId w:val="15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列表仅展示“订单状态”为“交付中”的记录，分页总数同步刷新；无匹配数据时展示“暂无数据”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30D8F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与预期一致，返回记录的“订单状态”均为“交付中”，筛选结果正确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00DF4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4F2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BEC98C">
            <w:pPr>
              <w:widowControl w:val="0"/>
              <w:jc w:val="center"/>
              <w:rPr>
                <w:rFonts w:hint="eastAsia"/>
                <w:color w:val="333333"/>
                <w:shd w:val="clear" w:color="auto" w:fill="FFFFFF"/>
                <w:lang w:bidi="ar"/>
              </w:rPr>
            </w:pPr>
            <w:r>
              <w:rPr>
                <w:rFonts w:hint="eastAsia"/>
                <w:color w:val="333333"/>
                <w:kern w:val="2"/>
                <w:shd w:val="clear" w:color="auto" w:fill="FFFFFF"/>
                <w:lang w:bidi="ar"/>
              </w:rPr>
              <w:t>23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46CC23">
            <w:pPr>
              <w:widowControl w:val="0"/>
              <w:jc w:val="both"/>
              <w:rPr>
                <w:rFonts w:hint="eastAsia"/>
                <w:color w:val="333333"/>
                <w:shd w:val="clear" w:color="auto" w:fill="FFFFFF"/>
                <w:lang w:bidi="ar"/>
              </w:rPr>
            </w:pPr>
            <w:r>
              <w:rPr>
                <w:rFonts w:hint="eastAsia"/>
                <w:color w:val="333333"/>
                <w:kern w:val="2"/>
                <w:shd w:val="clear" w:color="auto" w:fill="FFFFFF"/>
                <w:lang w:bidi="ar"/>
              </w:rPr>
              <w:t>DPM_XSDDCX_020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12311C">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验证按订单状态查询-交付完成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8F2C33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在“订单状态”下拉中选择“交付完成”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4379F65">
            <w:pPr>
              <w:widowControl w:val="0"/>
              <w:numPr>
                <w:ilvl w:val="0"/>
                <w:numId w:val="15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列表仅展示“订单状态”为“交付完成”的记录，分页总数同步刷新；无匹配数据时展示“暂无数据”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EAC90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与预期一致，返回记录的“订单状态”均为“交付完成”，筛选结果正确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2FA5A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E93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590302">
            <w:pPr>
              <w:widowControl w:val="0"/>
              <w:jc w:val="center"/>
              <w:rPr>
                <w:rFonts w:hint="eastAsia"/>
                <w:color w:val="333333"/>
                <w:shd w:val="clear" w:color="auto" w:fill="FFFFFF"/>
                <w:lang w:bidi="ar"/>
              </w:rPr>
            </w:pPr>
            <w:r>
              <w:rPr>
                <w:rFonts w:hint="eastAsia"/>
                <w:color w:val="333333"/>
                <w:kern w:val="2"/>
                <w:shd w:val="clear" w:color="auto" w:fill="FFFFFF"/>
                <w:lang w:bidi="ar"/>
              </w:rPr>
              <w:t>24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D53C97">
            <w:pPr>
              <w:widowControl w:val="0"/>
              <w:jc w:val="both"/>
              <w:rPr>
                <w:rFonts w:hint="eastAsia"/>
                <w:color w:val="333333"/>
                <w:shd w:val="clear" w:color="auto" w:fill="FFFFFF"/>
                <w:lang w:bidi="ar"/>
              </w:rPr>
            </w:pPr>
            <w:r>
              <w:rPr>
                <w:rFonts w:hint="eastAsia"/>
                <w:color w:val="333333"/>
                <w:kern w:val="2"/>
                <w:shd w:val="clear" w:color="auto" w:fill="FFFFFF"/>
                <w:lang w:bidi="ar"/>
              </w:rPr>
              <w:t>DPM_XSDDCX_021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82570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351903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在“订单状态”下拉中选择“订单完成”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1684AB">
            <w:pPr>
              <w:widowControl w:val="0"/>
              <w:numPr>
                <w:ilvl w:val="0"/>
                <w:numId w:val="15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列表仅展示“订单状态”为“订单完成”的记录，分页总数同步刷新；无匹配数据时展示“暂无数据”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EC632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与预期一致，返回记录的“订单状态”均为“订单完成”，筛选结果正确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A55AA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22A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887435">
            <w:pPr>
              <w:widowControl w:val="0"/>
              <w:jc w:val="center"/>
              <w:rPr>
                <w:rFonts w:hint="eastAsia"/>
                <w:color w:val="333333"/>
                <w:shd w:val="clear" w:color="auto" w:fill="FFFFFF"/>
                <w:lang w:bidi="ar"/>
              </w:rPr>
            </w:pPr>
            <w:r>
              <w:rPr>
                <w:rFonts w:hint="eastAsia"/>
                <w:color w:val="333333"/>
                <w:kern w:val="2"/>
                <w:shd w:val="clear" w:color="auto" w:fill="FFFFFF"/>
                <w:lang w:bidi="ar"/>
              </w:rPr>
              <w:t>25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DEE966">
            <w:pPr>
              <w:widowControl w:val="0"/>
              <w:jc w:val="both"/>
              <w:rPr>
                <w:rFonts w:hint="eastAsia"/>
                <w:color w:val="333333"/>
                <w:shd w:val="clear" w:color="auto" w:fill="FFFFFF"/>
                <w:lang w:bidi="ar"/>
              </w:rPr>
            </w:pPr>
            <w:r>
              <w:rPr>
                <w:rFonts w:hint="eastAsia"/>
                <w:color w:val="333333"/>
                <w:kern w:val="2"/>
                <w:shd w:val="clear" w:color="auto" w:fill="FFFFFF"/>
                <w:lang w:bidi="ar"/>
              </w:rPr>
              <w:t>DPM_XSDDCX_022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ACC73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验证按订单状态查询-订单取消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638F0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在“订单状态”下拉中选择“订单取消”</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72D7AA">
            <w:pPr>
              <w:widowControl w:val="0"/>
              <w:numPr>
                <w:ilvl w:val="0"/>
                <w:numId w:val="15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列表仅展示“订单状态”为“订单取消”的记录，分页总数同步刷新；无匹配数据时展示“暂无数据”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C8394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与预期一致，返回记录的“订单状态”均为“订单取消”，筛选结果正确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49115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5EC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5ADC4C">
            <w:pPr>
              <w:widowControl w:val="0"/>
              <w:jc w:val="center"/>
              <w:rPr>
                <w:rFonts w:hint="eastAsia"/>
                <w:color w:val="333333"/>
                <w:shd w:val="clear" w:color="auto" w:fill="FFFFFF"/>
                <w:lang w:bidi="ar"/>
              </w:rPr>
            </w:pPr>
            <w:r>
              <w:rPr>
                <w:rFonts w:hint="eastAsia"/>
                <w:color w:val="333333"/>
                <w:kern w:val="2"/>
                <w:shd w:val="clear" w:color="auto" w:fill="FFFFFF"/>
                <w:lang w:bidi="ar"/>
              </w:rPr>
              <w:t>26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C209C1">
            <w:pPr>
              <w:widowControl w:val="0"/>
              <w:jc w:val="both"/>
              <w:rPr>
                <w:rFonts w:hint="eastAsia"/>
                <w:color w:val="333333"/>
                <w:shd w:val="clear" w:color="auto" w:fill="FFFFFF"/>
                <w:lang w:bidi="ar"/>
              </w:rPr>
            </w:pPr>
            <w:r>
              <w:rPr>
                <w:rFonts w:hint="eastAsia"/>
                <w:color w:val="333333"/>
                <w:kern w:val="2"/>
                <w:shd w:val="clear" w:color="auto" w:fill="FFFFFF"/>
                <w:lang w:bidi="ar"/>
              </w:rPr>
              <w:t>DPM_XSDDCX_023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FD0928">
            <w:pPr>
              <w:widowControl w:val="0"/>
              <w:jc w:val="both"/>
              <w:rPr>
                <w:rFonts w:hint="eastAsia"/>
                <w:color w:val="333333"/>
                <w:shd w:val="clear" w:color="auto" w:fill="FFFFFF"/>
                <w:lang w:bidi="ar"/>
              </w:rPr>
            </w:pPr>
            <w:r>
              <w:rPr>
                <w:rFonts w:hint="eastAsia"/>
                <w:color w:val="333333"/>
                <w:kern w:val="2"/>
                <w:shd w:val="clear" w:color="auto" w:fill="FFFFFF"/>
                <w:lang w:bidi="ar"/>
              </w:rPr>
              <w:t>验证按订单状态查询-暂停交付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455076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在“订单状态”下拉中选择“暂停交付”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0A5D13">
            <w:pPr>
              <w:widowControl w:val="0"/>
              <w:numPr>
                <w:ilvl w:val="0"/>
                <w:numId w:val="15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列表仅展示“订单状态”为“暂停交付”的记录，分页总数同步刷新；无匹配数据时展示“暂无数据”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A18D8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与预期一致，返回记录的“订单状态”均为“暂停交付”，筛选结果正确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BE3B0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5EC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DPM_XSDDLB_004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验证已支付待确认订单操作按钮展示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在“订单状态”下拉中选择“已支付待确认”并点击“查询”3．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已支付待确认订单展示“详情”“确认收款”按钮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35EC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DPM_XSDDCX_024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验证按上链状态查询-上链成功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在“上链状态”下拉中选择“上链成功”3．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列表仅展示“上链状态”为“上链成功”的记录，分页总数同步刷新；无匹配数据时展示“暂无数据”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35EC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DPM_XSDDCX_025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在“上链状态”下拉中选择“上链失败”3．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列表仅展示“上链状态”为“上链失败”的记录，分页总数同步刷新；无匹配数据时展示“暂无数据”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A415684">
      <w:pPr>
        <w:pStyle w:val="6"/>
        <w:widowControl/>
        <w:numPr>
          <w:ilvl w:val="3"/>
          <w:numId w:val="6"/>
        </w:numPr>
        <w:jc w:val="left"/>
      </w:pPr>
      <w:r>
        <w:rPr>
          <w:rFonts w:hint="eastAsia" w:ascii="Calibri" w:hAnsi="Calibri" w:cs="宋体"/>
        </w:rPr>
        <w:t xml:space="preserve">订单详情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3A7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7A0E901">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317D082">
            <w:pPr>
              <w:widowControl w:val="0"/>
              <w:jc w:val="both"/>
              <w:rPr>
                <w:rFonts w:hint="eastAsia"/>
                <w:color w:val="000000"/>
              </w:rPr>
            </w:pPr>
            <w:r>
              <w:rPr>
                <w:rFonts w:hint="eastAsia"/>
                <w:color w:val="000000"/>
                <w:kern w:val="2"/>
                <w:lang w:eastAsia="zh-Hans" w:bidi="ar"/>
              </w:rPr>
              <w:t>订单详情</w:t>
            </w:r>
          </w:p>
        </w:tc>
      </w:tr>
      <w:tr w14:paraId="2355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9269B73">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2674A8">
            <w:pPr>
              <w:widowControl w:val="0"/>
              <w:jc w:val="both"/>
              <w:rPr>
                <w:rFonts w:hint="eastAsia"/>
                <w:color w:val="000000"/>
              </w:rPr>
            </w:pPr>
            <w:r>
              <w:rPr>
                <w:rFonts w:hint="eastAsia"/>
                <w:color w:val="333333"/>
                <w:kern w:val="2"/>
                <w:shd w:val="clear" w:color="auto" w:fill="FFFFFF"/>
                <w:lang w:bidi="ar"/>
              </w:rPr>
              <w:t>2026/03/19</w:t>
            </w:r>
          </w:p>
        </w:tc>
      </w:tr>
      <w:tr w14:paraId="62A2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400B788">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A8DAE15">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85C0EA8">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EAB1142">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3C1DCBA">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F3DBDE9">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EAB7488">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21D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A0F0F6">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48B215">
            <w:pPr>
              <w:widowControl w:val="0"/>
              <w:jc w:val="both"/>
              <w:rPr>
                <w:rFonts w:hint="eastAsia"/>
                <w:color w:val="333333"/>
                <w:shd w:val="clear" w:color="auto" w:fill="FFFFFF"/>
                <w:lang w:bidi="ar"/>
              </w:rPr>
            </w:pPr>
            <w:r>
              <w:rPr>
                <w:rFonts w:hint="eastAsia"/>
                <w:color w:val="333333"/>
                <w:kern w:val="2"/>
                <w:shd w:val="clear" w:color="auto" w:fill="FFFFFF"/>
                <w:lang w:bidi="ar"/>
              </w:rPr>
              <w:t>DPM_XSDDXQ_001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E4A99F">
            <w:pPr>
              <w:widowControl w:val="0"/>
              <w:jc w:val="both"/>
              <w:rPr>
                <w:rFonts w:hint="eastAsia"/>
                <w:color w:val="333333"/>
                <w:shd w:val="clear" w:color="auto" w:fill="FFFFFF"/>
                <w:lang w:bidi="ar"/>
              </w:rPr>
            </w:pPr>
            <w:r>
              <w:rPr>
                <w:rFonts w:hint="eastAsia"/>
                <w:color w:val="333333"/>
                <w:kern w:val="2"/>
                <w:shd w:val="clear" w:color="auto" w:fill="FFFFFF"/>
                <w:lang w:bidi="ar"/>
              </w:rPr>
              <w:t>验证查看数据销售订单详情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24BF20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469007E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2．在列表选择对应订单</w:t>
            </w:r>
          </w:p>
          <w:p w14:paraId="1E8AEB5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273A067">
            <w:pPr>
              <w:widowControl w:val="0"/>
              <w:numPr>
                <w:ilvl w:val="0"/>
                <w:numId w:val="15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展示订单基本信息、数据产品信息、购买方信息、支付凭证、订单状态流转记录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DD7EE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5A95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F0A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48647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43ED39">
            <w:pPr>
              <w:widowControl w:val="0"/>
              <w:jc w:val="both"/>
              <w:rPr>
                <w:rFonts w:hint="eastAsia"/>
                <w:color w:val="333333"/>
                <w:shd w:val="clear" w:color="auto" w:fill="FFFFFF"/>
                <w:lang w:bidi="ar"/>
              </w:rPr>
            </w:pPr>
            <w:r>
              <w:rPr>
                <w:rFonts w:hint="eastAsia"/>
                <w:color w:val="333333"/>
                <w:kern w:val="2"/>
                <w:shd w:val="clear" w:color="auto" w:fill="FFFFFF"/>
                <w:lang w:bidi="ar"/>
              </w:rPr>
              <w:t>DPM_XSDDXQ_002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F06712">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AEDC5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474764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2．点击“详情”打开订单</w:t>
            </w:r>
          </w:p>
          <w:p w14:paraId="18EB128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3．核对订单信息、购买方信息、支付凭证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D31BF4D">
            <w:pPr>
              <w:widowControl w:val="0"/>
              <w:numPr>
                <w:ilvl w:val="0"/>
                <w:numId w:val="15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订单编号、金额、状态、购买方、支付凭证完整展示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8497A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BBDC9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545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068E1E">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87236A">
            <w:pPr>
              <w:widowControl w:val="0"/>
              <w:jc w:val="both"/>
              <w:rPr>
                <w:rFonts w:hint="eastAsia"/>
                <w:color w:val="333333"/>
                <w:shd w:val="clear" w:color="auto" w:fill="FFFFFF"/>
                <w:lang w:bidi="ar"/>
              </w:rPr>
            </w:pPr>
            <w:r>
              <w:rPr>
                <w:rFonts w:hint="eastAsia"/>
                <w:color w:val="333333"/>
                <w:kern w:val="2"/>
                <w:shd w:val="clear" w:color="auto" w:fill="FFFFFF"/>
                <w:lang w:bidi="ar"/>
              </w:rPr>
              <w:t>DPM_XSDDXQ_003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665F92">
            <w:pPr>
              <w:widowControl w:val="0"/>
              <w:jc w:val="both"/>
              <w:rPr>
                <w:rFonts w:hint="eastAsia"/>
                <w:color w:val="333333"/>
                <w:shd w:val="clear" w:color="auto" w:fill="FFFFFF"/>
                <w:lang w:bidi="ar"/>
              </w:rPr>
            </w:pPr>
            <w:r>
              <w:rPr>
                <w:rFonts w:hint="eastAsia"/>
                <w:color w:val="333333"/>
                <w:kern w:val="2"/>
                <w:shd w:val="clear" w:color="auto" w:fill="FFFFFF"/>
                <w:lang w:bidi="ar"/>
              </w:rPr>
              <w:t>验证关闭订单详情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6D112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6D379F9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09F34ED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232FF1">
            <w:pPr>
              <w:widowControl w:val="0"/>
              <w:numPr>
                <w:ilvl w:val="0"/>
                <w:numId w:val="15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详情关闭，返回订单列表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F31B1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63732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9D8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1A8E7E">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D976B4">
            <w:pPr>
              <w:widowControl w:val="0"/>
              <w:jc w:val="both"/>
              <w:rPr>
                <w:rFonts w:hint="eastAsia"/>
                <w:color w:val="333333"/>
                <w:shd w:val="clear" w:color="auto" w:fill="FFFFFF"/>
                <w:lang w:bidi="ar"/>
              </w:rPr>
            </w:pPr>
            <w:r>
              <w:rPr>
                <w:rFonts w:hint="eastAsia"/>
                <w:color w:val="333333"/>
                <w:kern w:val="2"/>
                <w:shd w:val="clear" w:color="auto" w:fill="FFFFFF"/>
                <w:lang w:bidi="ar"/>
              </w:rPr>
              <w:t>DPM_XSDDXQ_004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ABA5D8">
            <w:pPr>
              <w:widowControl w:val="0"/>
              <w:jc w:val="both"/>
              <w:rPr>
                <w:rFonts w:hint="eastAsia"/>
                <w:color w:val="333333"/>
                <w:shd w:val="clear" w:color="auto" w:fill="FFFFFF"/>
                <w:lang w:bidi="ar"/>
              </w:rPr>
            </w:pPr>
            <w:r>
              <w:rPr>
                <w:rFonts w:hint="eastAsia"/>
                <w:color w:val="333333"/>
                <w:kern w:val="2"/>
                <w:shd w:val="clear" w:color="auto" w:fill="FFFFFF"/>
                <w:lang w:bidi="ar"/>
              </w:rPr>
              <w:t>验证销售订单详情编号展示形态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70609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1．进入“产品交易-数据销售订单”页面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点击列表首行“详情”进入订单详情</w:t>
            </w:r>
            <w:r>
              <w:rPr>
                <w:rFonts w:hint="eastAsia"/>
                <w:color w:val="333333"/>
                <w:kern w:val="2"/>
                <w:shd w:val="clear" w:color="auto" w:fill="FFFFFF"/>
                <w:lang w:bidi="ar"/>
              </w:rPr>
              <w:br w:type="textWrapping"/>
            </w:r>
            <w:r>
              <w:rPr>
                <w:rFonts w:hint="eastAsia"/>
                <w:color w:val="333333"/>
                <w:kern w:val="2"/>
                <w:shd w:val="clear" w:color="auto" w:fill="FFFFFF"/>
                <w:lang w:bidi="ar"/>
              </w:rPr>
              <w:t>查看“订单编号”“产品编号”“交付单编号”的展示形态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B163D1">
            <w:pPr>
              <w:widowControl w:val="0"/>
              <w:numPr>
                <w:ilvl w:val="0"/>
                <w:numId w:val="16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“订单编号”为纯文本，不可点击；“产品编号”“交付单编号”为超链接（a.baec-link），编号值完整展示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4F2AEF">
            <w:pPr>
              <w:widowControl w:val="0"/>
              <w:jc w:val="both"/>
              <w:rPr>
                <w:rFonts w:hint="eastAsia"/>
                <w:color w:val="333333"/>
                <w:shd w:val="clear" w:color="auto" w:fill="FFFFFF"/>
                <w:lang w:bidi="ar"/>
              </w:rPr>
            </w:pPr>
            <w:r>
              <w:rPr>
                <w:rFonts w:hint="eastAsia"/>
                <w:color w:val="333333"/>
                <w:kern w:val="2"/>
                <w:shd w:val="clear" w:color="auto" w:fill="FFFFFF"/>
                <w:lang w:bidi="ar"/>
              </w:rPr>
              <w:t>订单编号为纯文本；产品编号、交付单编号均为超链接，可点击；与预期一致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2EDCC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74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EC2FAE">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EDFFAD">
            <w:pPr>
              <w:widowControl w:val="0"/>
              <w:jc w:val="both"/>
              <w:rPr>
                <w:rFonts w:hint="eastAsia"/>
                <w:color w:val="333333"/>
                <w:shd w:val="clear" w:color="auto" w:fill="FFFFFF"/>
                <w:lang w:bidi="ar"/>
              </w:rPr>
            </w:pPr>
            <w:r>
              <w:rPr>
                <w:rFonts w:hint="eastAsia"/>
                <w:color w:val="333333"/>
                <w:kern w:val="2"/>
                <w:shd w:val="clear" w:color="auto" w:fill="FFFFFF"/>
                <w:lang w:bidi="ar"/>
              </w:rPr>
              <w:t>DPM_XSDDXQ_005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76650A">
            <w:pPr>
              <w:widowControl w:val="0"/>
              <w:jc w:val="both"/>
              <w:rPr>
                <w:rFonts w:hint="eastAsia"/>
                <w:color w:val="333333"/>
                <w:shd w:val="clear" w:color="auto" w:fill="FFFFFF"/>
                <w:lang w:bidi="ar"/>
              </w:rPr>
            </w:pPr>
            <w:r>
              <w:rPr>
                <w:rFonts w:hint="eastAsia"/>
                <w:color w:val="333333"/>
                <w:kern w:val="2"/>
                <w:shd w:val="clear" w:color="auto" w:fill="FFFFFF"/>
                <w:lang w:bidi="ar"/>
              </w:rPr>
              <w:t>验证销售订单详情交付单编号跳转供方交付详情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0F1EA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数据销售订单”页面</w:t>
            </w:r>
            <w:r>
              <w:br/>
            </w:r>
            <w:r>
              <w:rPr>
                <w:rFonts w:hint="eastAsia"/>
                <w:color w:val="333333"/>
                <w:kern w:val="2"/>
                <w:shd w:val="clear" w:color="auto" w:fill="FFFFFF"/>
                <w:lang w:bidi="ar"/>
              </w:rPr>
              <w:t>2．选择订单状态为“交付中”或“已确认”的订单并点击“详情”</w:t>
            </w:r>
            <w:r>
              <w:br/>
            </w:r>
            <w:r>
              <w:rPr>
                <w:rFonts w:hint="eastAsia"/>
                <w:color w:val="333333"/>
                <w:kern w:val="2"/>
                <w:shd w:val="clear" w:color="auto" w:fill="FFFFFF"/>
                <w:lang w:bidi="ar"/>
              </w:rPr>
              <w:t>3．点击“交付单编号”链接</w:t>
            </w:r>
            <w:r>
              <w:br/>
            </w:r>
            <w:r>
              <w:rPr>
                <w:rFonts w:hint="eastAsia"/>
                <w:color w:val="333333"/>
                <w:kern w:val="2"/>
                <w:shd w:val="clear" w:color="auto" w:fill="FFFFFF"/>
                <w:lang w:bidi="ar"/>
              </w:rPr>
              <w:t>4．核对跳转后的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16D2D8">
            <w:pPr>
              <w:widowControl w:val="0"/>
              <w:numPr>
                <w:ilvl w:val="0"/>
                <w:numId w:val="16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跳转至 /datamarket/source/sourceReceived-list/sourceDetail/{产品编号}/{申请单编号}/{交付单编号}，URL 携带被点击的交付单编号，页面展示“交付详情”</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A35F78">
            <w:pPr>
              <w:widowControl w:val="0"/>
              <w:jc w:val="both"/>
              <w:rPr>
                <w:rFonts w:hint="eastAsia"/>
                <w:color w:val="333333"/>
                <w:shd w:val="clear" w:color="auto" w:fill="FFFFFF"/>
                <w:lang w:bidi="ar"/>
              </w:rPr>
            </w:pPr>
            <w:r>
              <w:rPr>
                <w:rFonts w:hint="eastAsia"/>
                <w:color w:val="333333"/>
                <w:kern w:val="2"/>
                <w:shd w:val="clear" w:color="auto" w:fill="FFFFFF"/>
                <w:lang w:bidi="ar"/>
              </w:rPr>
              <w:t>跳转至 /datamarket/source/sourceReceived-list/sourceDetail/…，URL 携带交付单编号，交付详情正常展示；与预期一致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923E8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74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DPM_XSDDXQ_006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验证销售订单详情产品编号跳转产品详情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数据销售订单”页面</w:t>
            </w:r>
            <w:r>
              <w:br/>
            </w:r>
            <w:r>
              <w:t>2．选择订单状态为“交付中”或“已确认”的订单并点击“详情”</w:t>
            </w:r>
            <w:r>
              <w:br/>
            </w:r>
            <w:r>
              <w:t>3．点击“产品编号”链接</w:t>
            </w:r>
            <w:r>
              <w:br/>
            </w:r>
            <w:r>
              <w:t>4．核对跳转后的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跳转至 /datamarket/product-detail/{产品编号}，URL 携带被点击的产品编号，产品详情正常渲染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374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DPM_XSDDXQ_007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验证销售订单详情对公收款账户展示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数据销售订单”页面</w:t>
            </w:r>
            <w:r>
              <w:br/>
            </w:r>
            <w:r>
              <w:t>2．点击“详情”打开订单详情</w:t>
            </w:r>
            <w:r>
              <w:br/>
            </w:r>
            <w:r>
              <w:t>3．查看“对公收款账户”区块</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展示对公收款账户信息，包含银行开户名、银行开户行、开户行行号、银行账号、银行所在省市，字段完整展示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374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DPM_XSDDXQ_008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验证银行账号脱敏与复制</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数据销售订单”页面</w:t>
            </w:r>
            <w:r>
              <w:br/>
            </w:r>
            <w:r>
              <w:t>2．点击“详情”打开订单详情</w:t>
            </w:r>
            <w:r>
              <w:br/>
            </w:r>
            <w:r>
              <w:t>3．查看“对公收款账户”区块的银行账号展示</w:t>
            </w:r>
            <w:r>
              <w:br/>
            </w:r>
            <w:r>
              <w:t>4．点击复制按钮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银行账号脱敏展示（**** **** ****），点击复制按钮可复制完整银行账号</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70F06CC4">
      <w:pPr>
        <w:pStyle w:val="6"/>
        <w:widowControl/>
        <w:numPr>
          <w:ilvl w:val="3"/>
          <w:numId w:val="6"/>
        </w:numPr>
        <w:jc w:val="left"/>
      </w:pPr>
      <w:r>
        <w:rPr>
          <w:rFonts w:hint="eastAsia" w:ascii="Calibri" w:hAnsi="Calibri" w:cs="宋体"/>
        </w:rPr>
        <w:t>确认收款</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70D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289A1A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0A4BDF">
            <w:pPr>
              <w:widowControl w:val="0"/>
              <w:jc w:val="both"/>
              <w:rPr>
                <w:rFonts w:hint="eastAsia"/>
                <w:color w:val="000000"/>
              </w:rPr>
            </w:pPr>
            <w:r>
              <w:rPr>
                <w:rFonts w:hint="eastAsia"/>
                <w:color w:val="000000"/>
                <w:kern w:val="2"/>
                <w:lang w:eastAsia="zh-Hans" w:bidi="ar"/>
              </w:rPr>
              <w:t>确认收款</w:t>
            </w:r>
          </w:p>
        </w:tc>
      </w:tr>
      <w:tr w14:paraId="63FD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949593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F17AB5">
            <w:pPr>
              <w:widowControl w:val="0"/>
              <w:jc w:val="both"/>
              <w:rPr>
                <w:rFonts w:hint="eastAsia"/>
                <w:color w:val="000000"/>
              </w:rPr>
            </w:pPr>
            <w:r>
              <w:rPr>
                <w:rFonts w:hint="eastAsia"/>
                <w:color w:val="333333"/>
                <w:kern w:val="2"/>
                <w:shd w:val="clear" w:color="auto" w:fill="FFFFFF"/>
                <w:lang w:bidi="ar"/>
              </w:rPr>
              <w:t>2026/03/19</w:t>
            </w:r>
          </w:p>
        </w:tc>
      </w:tr>
      <w:tr w14:paraId="344E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D5CF1EE">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1B9E61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3BBF34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70506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BC9F51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CCFDA7">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C2BB86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692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426F06">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AA0CA7">
            <w:pPr>
              <w:widowControl w:val="0"/>
              <w:jc w:val="both"/>
              <w:rPr>
                <w:rFonts w:hint="eastAsia"/>
                <w:color w:val="333333"/>
                <w:shd w:val="clear" w:color="auto" w:fill="FFFFFF"/>
                <w:lang w:bidi="ar"/>
              </w:rPr>
            </w:pPr>
            <w:r>
              <w:rPr>
                <w:rFonts w:hint="eastAsia"/>
                <w:color w:val="333333"/>
                <w:kern w:val="2"/>
                <w:shd w:val="clear" w:color="auto" w:fill="FFFFFF"/>
                <w:lang w:bidi="ar"/>
              </w:rPr>
              <w:t>DPM_XSDDQRK_001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B4237B">
            <w:pPr>
              <w:widowControl w:val="0"/>
              <w:jc w:val="both"/>
              <w:rPr>
                <w:rFonts w:hint="eastAsia"/>
                <w:color w:val="333333"/>
                <w:shd w:val="clear" w:color="auto" w:fill="FFFFFF"/>
                <w:lang w:bidi="ar"/>
              </w:rPr>
            </w:pPr>
            <w:r>
              <w:rPr>
                <w:rFonts w:hint="eastAsia"/>
                <w:color w:val="333333"/>
                <w:kern w:val="2"/>
                <w:shd w:val="clear" w:color="auto" w:fill="FFFFFF"/>
                <w:lang w:bidi="ar"/>
              </w:rPr>
              <w:t>验证确认收款</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C2041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1723E17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2．选择已上传支付凭证的订单</w:t>
            </w:r>
          </w:p>
          <w:p w14:paraId="568D567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3．点击“确认收款”按钮并在确认弹窗点击“确定”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73BE576">
            <w:pPr>
              <w:widowControl w:val="0"/>
              <w:numPr>
                <w:ilvl w:val="0"/>
                <w:numId w:val="15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确认成功，订单状态变更为订单完成，需方交付单同步生成</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DE907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5A2D8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3A6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D6F49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7309AC">
            <w:pPr>
              <w:widowControl w:val="0"/>
              <w:jc w:val="both"/>
              <w:rPr>
                <w:rFonts w:hint="eastAsia"/>
                <w:color w:val="333333"/>
                <w:shd w:val="clear" w:color="auto" w:fill="FFFFFF"/>
                <w:lang w:bidi="ar"/>
              </w:rPr>
            </w:pPr>
            <w:r>
              <w:rPr>
                <w:rFonts w:hint="eastAsia"/>
                <w:color w:val="333333"/>
                <w:kern w:val="2"/>
                <w:shd w:val="clear" w:color="auto" w:fill="FFFFFF"/>
                <w:lang w:bidi="ar"/>
              </w:rPr>
              <w:t>DPM_XSDDQRK_002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46CED9">
            <w:pPr>
              <w:widowControl w:val="0"/>
              <w:jc w:val="both"/>
              <w:rPr>
                <w:rFonts w:hint="eastAsia"/>
                <w:color w:val="333333"/>
                <w:shd w:val="clear" w:color="auto" w:fill="FFFFFF"/>
                <w:lang w:bidi="ar"/>
              </w:rPr>
            </w:pPr>
            <w:r>
              <w:rPr>
                <w:rFonts w:hint="eastAsia"/>
                <w:color w:val="333333"/>
                <w:kern w:val="2"/>
                <w:shd w:val="clear" w:color="auto" w:fill="FFFFFF"/>
                <w:lang w:bidi="ar"/>
              </w:rPr>
              <w:t>验证未上传凭证的订单确认收款</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7A199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3B35CAD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2．选择未上传支付凭证的订单</w:t>
            </w:r>
          </w:p>
          <w:p w14:paraId="19B3916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3．查看操作列“确认收款”按钮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8DD89C3">
            <w:pPr>
              <w:widowControl w:val="0"/>
              <w:numPr>
                <w:ilvl w:val="0"/>
                <w:numId w:val="16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未上传凭证的订单不允许确认收款，按钮置灰或给出提示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FACEE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0AF0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585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1CBA47">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230E96">
            <w:pPr>
              <w:widowControl w:val="0"/>
              <w:jc w:val="both"/>
              <w:rPr>
                <w:rFonts w:hint="eastAsia"/>
                <w:color w:val="333333"/>
                <w:shd w:val="clear" w:color="auto" w:fill="FFFFFF"/>
                <w:lang w:bidi="ar"/>
              </w:rPr>
            </w:pPr>
            <w:r>
              <w:rPr>
                <w:rFonts w:hint="eastAsia"/>
                <w:color w:val="333333"/>
                <w:kern w:val="2"/>
                <w:shd w:val="clear" w:color="auto" w:fill="FFFFFF"/>
                <w:lang w:bidi="ar"/>
              </w:rPr>
              <w:t>DPM_XSDDQRK_003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F34D55">
            <w:pPr>
              <w:widowControl w:val="0"/>
              <w:jc w:val="both"/>
              <w:rPr>
                <w:rFonts w:hint="eastAsia"/>
                <w:color w:val="333333"/>
                <w:shd w:val="clear" w:color="auto" w:fill="FFFFFF"/>
                <w:lang w:bidi="ar"/>
              </w:rPr>
            </w:pPr>
            <w:r>
              <w:rPr>
                <w:rFonts w:hint="eastAsia"/>
                <w:color w:val="333333"/>
                <w:kern w:val="2"/>
                <w:shd w:val="clear" w:color="auto" w:fill="FFFFFF"/>
                <w:lang w:bidi="ar"/>
              </w:rPr>
              <w:t>验证重复确认收款</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EAA29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数据销售订单”页面</w:t>
            </w:r>
          </w:p>
          <w:p w14:paraId="1B6CB6E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2．选择已完成收款的订单</w:t>
            </w:r>
          </w:p>
          <w:p w14:paraId="34B278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3．查看操作列“确认收款”入口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D0BD4B">
            <w:pPr>
              <w:widowControl w:val="0"/>
              <w:numPr>
                <w:ilvl w:val="0"/>
                <w:numId w:val="16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已完成订单不展示“确认收款”入口，不允许重复确认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FAACE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C7FEC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585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DPM_XSDDQRK_004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验证取消确认收款</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选择已上传支付凭证的订单3．</w:t>
              <w:tab/>
              <w:t>点击“确认收款”按钮4．</w:t>
              <w:tab/>
              <w:t>在确认弹窗点击“取消”</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弹窗关闭，订单状态保持不变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70F06CC4">
      <w:pPr>
        <w:pStyle w:val="6"/>
        <w:widowControl/>
        <w:numPr>
          <w:ilvl w:val="3"/>
          <w:numId w:val="6"/>
        </w:numPr>
        <w:jc w:val="left"/>
      </w:pPr>
      <w:r>
        <w:rPr>
          <w:rFonts w:hint="eastAsia" w:ascii="Calibri" w:hAnsi="Calibri" w:cs="宋体"/>
        </w:rPr>
        <w:t>重试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70D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289A1A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重试</w:t>
            </w:r>
          </w:p>
        </w:tc>
      </w:tr>
      <w:tr w14:paraId="63FD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949593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2026/10/25</w:t>
            </w:r>
          </w:p>
        </w:tc>
      </w:tr>
      <w:tr w14:paraId="344E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D5CF1EE">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1B9E61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3BBF34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70506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BC9F51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CCFDA7">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C2BB86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692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DPM_XSDDCS_001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验证上链失败订单重试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选择上链失败的订单3．</w:t>
              <w:tab/>
              <w:t>点击“重试”按钮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重新发起上链，上链状态变更为成功</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23A6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DPM_XSDDCS_002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验证上链成功订单无重试入口</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数据销售订单”页面2．</w:t>
              <w:tab/>
              <w:t>选择上链成功的订单3．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上链成功的订单不展示“重试”入口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5585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DPM_XSDDCS_003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验证重试后上链状态更新</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对失败订单执行“重试”2．</w:t>
              <w:tab/>
              <w:t>查看上链状态与订单状态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重试后上链状态更新为成功，订单状态同步更新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04ABD0DC">
      <w:pPr>
        <w:pStyle w:val="4"/>
        <w:widowControl/>
        <w:numPr>
          <w:ilvl w:val="1"/>
          <w:numId w:val="6"/>
        </w:numPr>
        <w:rPr>
          <w:rFonts w:ascii="Arial" w:hAnsi="Arial" w:eastAsia="黑体" w:cs="黑体"/>
        </w:rPr>
      </w:pPr>
      <w:bookmarkStart w:id="79" w:name="_Toc243568558"/>
      <w:r>
        <w:rPr>
          <w:rFonts w:hint="eastAsia" w:ascii="Arial" w:hAnsi="Arial" w:eastAsia="黑体" w:cs="黑体"/>
        </w:rPr>
        <w:t>交付管理</w:t>
      </w:r>
      <w:bookmarkEnd w:id="79"/>
    </w:p>
    <w:p w14:paraId="4E78479C">
      <w:pPr>
        <w:pStyle w:val="5"/>
        <w:widowControl/>
        <w:numPr>
          <w:ilvl w:val="2"/>
          <w:numId w:val="6"/>
        </w:numPr>
        <w:jc w:val="left"/>
      </w:pPr>
      <w:r>
        <w:rPr>
          <w:rFonts w:hint="eastAsia" w:ascii="Calibri" w:hAnsi="Calibri" w:cs="宋体"/>
        </w:rPr>
        <w:t>数据需方交付</w:t>
      </w:r>
    </w:p>
    <w:p w14:paraId="776014A5">
      <w:pPr>
        <w:pStyle w:val="6"/>
        <w:widowControl/>
        <w:numPr>
          <w:ilvl w:val="3"/>
          <w:numId w:val="6"/>
        </w:numPr>
        <w:jc w:val="left"/>
      </w:pPr>
      <w:r>
        <w:rPr>
          <w:rFonts w:hint="eastAsia" w:ascii="Calibri" w:hAnsi="Calibri" w:cs="宋体"/>
        </w:rPr>
        <w:t xml:space="preserve">数据需方交付列表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88B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C04EA23">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9725A5">
            <w:pPr>
              <w:widowControl w:val="0"/>
              <w:jc w:val="both"/>
              <w:rPr>
                <w:rFonts w:hint="eastAsia"/>
                <w:color w:val="000000"/>
              </w:rPr>
            </w:pPr>
            <w:r>
              <w:rPr>
                <w:rFonts w:hint="eastAsia"/>
                <w:color w:val="000000"/>
                <w:kern w:val="2"/>
                <w:lang w:eastAsia="zh-Hans" w:bidi="ar"/>
              </w:rPr>
              <w:t>数据需方交付列表</w:t>
            </w:r>
          </w:p>
        </w:tc>
      </w:tr>
      <w:tr w14:paraId="381F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CBA7430">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080E76">
            <w:pPr>
              <w:widowControl w:val="0"/>
              <w:jc w:val="both"/>
              <w:rPr>
                <w:rFonts w:hint="eastAsia"/>
                <w:color w:val="000000"/>
              </w:rPr>
            </w:pPr>
            <w:r>
              <w:rPr>
                <w:rFonts w:hint="eastAsia"/>
                <w:color w:val="333333"/>
                <w:kern w:val="2"/>
                <w:shd w:val="clear" w:color="auto" w:fill="FFFFFF"/>
                <w:lang w:bidi="ar"/>
              </w:rPr>
              <w:t>2026/03/19</w:t>
            </w:r>
          </w:p>
        </w:tc>
      </w:tr>
      <w:tr w14:paraId="686C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BA8EA83">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A39672E">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737FD0B">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9F364B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6B9287">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EE11AE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CD23CA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132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2CCB4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7EDCA7">
            <w:pPr>
              <w:widowControl w:val="0"/>
              <w:jc w:val="both"/>
              <w:rPr>
                <w:rFonts w:hint="eastAsia"/>
                <w:color w:val="333333"/>
                <w:shd w:val="clear" w:color="auto" w:fill="FFFFFF"/>
                <w:lang w:bidi="ar"/>
              </w:rPr>
            </w:pPr>
            <w:r>
              <w:rPr>
                <w:rFonts w:hint="eastAsia"/>
                <w:color w:val="333333"/>
                <w:kern w:val="2"/>
                <w:shd w:val="clear" w:color="auto" w:fill="FFFFFF"/>
                <w:lang w:bidi="ar"/>
              </w:rPr>
              <w:t>DPM_XFJFLB_001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E3AA31">
            <w:pPr>
              <w:widowControl w:val="0"/>
              <w:jc w:val="both"/>
              <w:rPr>
                <w:rFonts w:hint="eastAsia"/>
                <w:color w:val="333333"/>
                <w:shd w:val="clear" w:color="auto" w:fill="FFFFFF"/>
                <w:lang w:bidi="ar"/>
              </w:rPr>
            </w:pPr>
            <w:r>
              <w:rPr>
                <w:rFonts w:hint="eastAsia"/>
                <w:color w:val="333333"/>
                <w:kern w:val="2"/>
                <w:shd w:val="clear" w:color="auto" w:fill="FFFFFF"/>
                <w:lang w:bidi="ar"/>
              </w:rPr>
              <w:t>验证数据需方交付单列表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04E42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3B0A70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2．查看交付单列表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展示所有交付单，字段包含：交付单编号、产品名称、产品类型、数据提供方、未使用用度/总用度、交付状态、创建时间、操作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1543F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DDCDF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523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4953C5">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1F8163">
            <w:pPr>
              <w:widowControl w:val="0"/>
              <w:jc w:val="both"/>
              <w:rPr>
                <w:rFonts w:hint="eastAsia"/>
                <w:color w:val="333333"/>
                <w:shd w:val="clear" w:color="auto" w:fill="FFFFFF"/>
                <w:lang w:bidi="ar"/>
              </w:rPr>
            </w:pPr>
            <w:r>
              <w:rPr>
                <w:rFonts w:hint="eastAsia"/>
                <w:color w:val="333333"/>
                <w:kern w:val="2"/>
                <w:shd w:val="clear" w:color="auto" w:fill="FFFFFF"/>
                <w:lang w:bidi="ar"/>
              </w:rPr>
              <w:t>DPM_XFJFLB_002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B37E1E">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FA25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0A8B1E0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160C83E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字段包含交付单编号、产品名称、产品类型、数据提供方、未使用用度/总用度、交付状态、创建时间、操作；分页正常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B55E0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E60A3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14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CF0563">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0E787D">
            <w:pPr>
              <w:widowControl w:val="0"/>
              <w:jc w:val="both"/>
              <w:rPr>
                <w:rFonts w:hint="eastAsia"/>
                <w:color w:val="333333"/>
                <w:shd w:val="clear" w:color="auto" w:fill="FFFFFF"/>
                <w:lang w:bidi="ar"/>
              </w:rPr>
            </w:pPr>
            <w:r>
              <w:rPr>
                <w:rFonts w:hint="eastAsia"/>
                <w:color w:val="333333"/>
                <w:kern w:val="2"/>
                <w:shd w:val="clear" w:color="auto" w:fill="FFFFFF"/>
                <w:lang w:bidi="ar"/>
              </w:rPr>
              <w:t>DPM_XFJFLB_003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311EDD">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79DAC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56C9E91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2．在无交付单数据时查看列表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00F6EC">
            <w:pPr>
              <w:widowControl w:val="0"/>
              <w:numPr>
                <w:ilvl w:val="0"/>
                <w:numId w:val="16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0D791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EBAB3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A33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663829">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856559">
            <w:pPr>
              <w:widowControl w:val="0"/>
              <w:jc w:val="both"/>
              <w:rPr>
                <w:rFonts w:hint="eastAsia"/>
                <w:color w:val="333333"/>
                <w:shd w:val="clear" w:color="auto" w:fill="FFFFFF"/>
                <w:lang w:bidi="ar"/>
              </w:rPr>
            </w:pPr>
            <w:r>
              <w:rPr>
                <w:rFonts w:hint="eastAsia"/>
                <w:color w:val="333333"/>
                <w:kern w:val="2"/>
                <w:shd w:val="clear" w:color="auto" w:fill="FFFFFF"/>
                <w:lang w:bidi="ar"/>
              </w:rPr>
              <w:t>DPM_XFJFCX_001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8DC2C1">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751B2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659FE4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2．输入交付单编号</w:t>
            </w:r>
          </w:p>
          <w:p w14:paraId="4219CF2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32C47CE">
            <w:pPr>
              <w:widowControl w:val="0"/>
              <w:numPr>
                <w:ilvl w:val="0"/>
                <w:numId w:val="16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展示编号匹配的交付单记录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CB9EB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9506D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B2F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3A0F2E">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651E38">
            <w:pPr>
              <w:widowControl w:val="0"/>
              <w:jc w:val="both"/>
              <w:rPr>
                <w:rFonts w:hint="eastAsia"/>
                <w:color w:val="333333"/>
                <w:shd w:val="clear" w:color="auto" w:fill="FFFFFF"/>
                <w:lang w:bidi="ar"/>
              </w:rPr>
            </w:pPr>
            <w:r>
              <w:rPr>
                <w:rFonts w:hint="eastAsia"/>
                <w:color w:val="333333"/>
                <w:kern w:val="2"/>
                <w:shd w:val="clear" w:color="auto" w:fill="FFFFFF"/>
                <w:lang w:bidi="ar"/>
              </w:rPr>
              <w:t>DPM_XFJFCX_002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452143">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19D5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42B870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44E8709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434F2C1">
            <w:pPr>
              <w:widowControl w:val="0"/>
              <w:numPr>
                <w:ilvl w:val="0"/>
                <w:numId w:val="16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展示产品名称匹配的交付单记录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51A70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81E4B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F1E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DF033D">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8C03FF">
            <w:pPr>
              <w:widowControl w:val="0"/>
              <w:jc w:val="both"/>
              <w:rPr>
                <w:rFonts w:hint="eastAsia"/>
                <w:color w:val="333333"/>
                <w:shd w:val="clear" w:color="auto" w:fill="FFFFFF"/>
                <w:lang w:bidi="ar"/>
              </w:rPr>
            </w:pPr>
            <w:r>
              <w:rPr>
                <w:rFonts w:hint="eastAsia"/>
                <w:color w:val="333333"/>
                <w:kern w:val="2"/>
                <w:shd w:val="clear" w:color="auto" w:fill="FFFFFF"/>
                <w:lang w:bidi="ar"/>
              </w:rPr>
              <w:t>DPM_XFJFCX_003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81F007">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E224B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35A69D9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2．选择交付状态</w:t>
            </w:r>
          </w:p>
          <w:p w14:paraId="53F7F33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3B0EAD">
            <w:pPr>
              <w:widowControl w:val="0"/>
              <w:numPr>
                <w:ilvl w:val="0"/>
                <w:numId w:val="16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仅展示所选状态的交付单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AEE06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E4D72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BC0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F8B52E">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4B5AD6">
            <w:pPr>
              <w:widowControl w:val="0"/>
              <w:jc w:val="both"/>
              <w:rPr>
                <w:rFonts w:hint="eastAsia"/>
                <w:color w:val="333333"/>
                <w:shd w:val="clear" w:color="auto" w:fill="FFFFFF"/>
                <w:lang w:bidi="ar"/>
              </w:rPr>
            </w:pPr>
            <w:r>
              <w:rPr>
                <w:rFonts w:hint="eastAsia"/>
                <w:color w:val="333333"/>
                <w:kern w:val="2"/>
                <w:shd w:val="clear" w:color="auto" w:fill="FFFFFF"/>
                <w:lang w:bidi="ar"/>
              </w:rPr>
              <w:t>DPM_XFJFCX_004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E89543">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B31D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3D725E1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678FD0D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34CF047">
            <w:pPr>
              <w:widowControl w:val="0"/>
              <w:numPr>
                <w:ilvl w:val="0"/>
                <w:numId w:val="17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AA918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9E020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246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E5B3E1">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328253">
            <w:pPr>
              <w:widowControl w:val="0"/>
              <w:jc w:val="both"/>
              <w:rPr>
                <w:rFonts w:hint="eastAsia"/>
                <w:color w:val="333333"/>
                <w:shd w:val="clear" w:color="auto" w:fill="FFFFFF"/>
                <w:lang w:bidi="ar"/>
              </w:rPr>
            </w:pPr>
            <w:r>
              <w:rPr>
                <w:rFonts w:hint="eastAsia"/>
                <w:color w:val="333333"/>
                <w:kern w:val="2"/>
                <w:shd w:val="clear" w:color="auto" w:fill="FFFFFF"/>
                <w:lang w:bidi="ar"/>
              </w:rPr>
              <w:t>DPM_XFJFCX_005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BE7DDA">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验证按交付单编号+交付状态组合查询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2EEC38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2CD0CA4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2．输入交付单编号，并选择交付状态</w:t>
            </w:r>
          </w:p>
          <w:p w14:paraId="60EC8E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3446CE">
            <w:pPr>
              <w:widowControl w:val="0"/>
              <w:numPr>
                <w:ilvl w:val="0"/>
                <w:numId w:val="17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展示同时满足交付单编号与交付状态条件的交付单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8D40D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FCBF6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67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C67BBF">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8618B8">
            <w:pPr>
              <w:widowControl w:val="0"/>
              <w:jc w:val="both"/>
              <w:rPr>
                <w:rFonts w:hint="eastAsia"/>
                <w:color w:val="333333"/>
                <w:shd w:val="clear" w:color="auto" w:fill="FFFFFF"/>
                <w:lang w:bidi="ar"/>
              </w:rPr>
            </w:pPr>
            <w:r>
              <w:rPr>
                <w:rFonts w:hint="eastAsia"/>
                <w:color w:val="333333"/>
                <w:kern w:val="2"/>
                <w:shd w:val="clear" w:color="auto" w:fill="FFFFFF"/>
                <w:lang w:bidi="ar"/>
              </w:rPr>
              <w:t>DPM_XFJFCX_006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6F0583">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验证产品名称+产品类型+交付状态组合查询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E3355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32527A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2．输入数据产品名称，选择产品类型与交付状态</w:t>
            </w:r>
          </w:p>
          <w:p w14:paraId="213C56A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2D5B112">
            <w:pPr>
              <w:widowControl w:val="0"/>
              <w:numPr>
                <w:ilvl w:val="0"/>
                <w:numId w:val="17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展示同时满足三个条件的交付单，条件之间为“与”关系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F6B5E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AE8D1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FD3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C8F275">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0A4A3E">
            <w:pPr>
              <w:widowControl w:val="0"/>
              <w:jc w:val="both"/>
              <w:rPr>
                <w:rFonts w:hint="eastAsia"/>
                <w:color w:val="333333"/>
                <w:shd w:val="clear" w:color="auto" w:fill="FFFFFF"/>
                <w:lang w:bidi="ar"/>
              </w:rPr>
            </w:pPr>
            <w:r>
              <w:rPr>
                <w:rFonts w:hint="eastAsia"/>
                <w:color w:val="333333"/>
                <w:kern w:val="2"/>
                <w:shd w:val="clear" w:color="auto" w:fill="FFFFFF"/>
                <w:lang w:bidi="ar"/>
              </w:rPr>
              <w:t>DPM_XFJFCX_007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CF2144">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3BE12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6F3A736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2．输入存在的交付单编号，选择与其状态不一致的交付状态</w:t>
            </w:r>
          </w:p>
          <w:p w14:paraId="30694F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2E9193">
            <w:pPr>
              <w:widowControl w:val="0"/>
              <w:numPr>
                <w:ilvl w:val="0"/>
                <w:numId w:val="17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93872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B39E7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9D1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F7AF8D">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168C44">
            <w:pPr>
              <w:widowControl w:val="0"/>
              <w:jc w:val="both"/>
              <w:rPr>
                <w:rFonts w:hint="eastAsia"/>
                <w:color w:val="333333"/>
                <w:shd w:val="clear" w:color="auto" w:fill="FFFFFF"/>
                <w:lang w:bidi="ar"/>
              </w:rPr>
            </w:pPr>
            <w:r>
              <w:rPr>
                <w:rFonts w:hint="eastAsia"/>
                <w:color w:val="333333"/>
                <w:kern w:val="2"/>
                <w:shd w:val="clear" w:color="auto" w:fill="FFFFFF"/>
                <w:lang w:bidi="ar"/>
              </w:rPr>
              <w:t>DPM_XFJFCX_008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0FD096">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9C1FA0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1A2FD0D">
            <w:pPr>
              <w:widowControl w:val="0"/>
              <w:numPr>
                <w:ilvl w:val="0"/>
                <w:numId w:val="17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列表展示“交付单编号”包含该片段的全部记录，分页总数同步刷新，字段展示与关键字匹配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D288E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DAF40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900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E05AEE">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0D1A5A">
            <w:pPr>
              <w:widowControl w:val="0"/>
              <w:jc w:val="both"/>
              <w:rPr>
                <w:rFonts w:hint="eastAsia"/>
                <w:color w:val="333333"/>
                <w:shd w:val="clear" w:color="auto" w:fill="FFFFFF"/>
                <w:lang w:bidi="ar"/>
              </w:rPr>
            </w:pPr>
            <w:r>
              <w:rPr>
                <w:rFonts w:hint="eastAsia"/>
                <w:color w:val="333333"/>
                <w:kern w:val="2"/>
                <w:shd w:val="clear" w:color="auto" w:fill="FFFFFF"/>
                <w:lang w:bidi="ar"/>
              </w:rPr>
              <w:t>DPM_XFJFCX_009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B8C9E2">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验证按不存在的交付单编号查询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25BF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21977A">
            <w:pPr>
              <w:widowControl w:val="0"/>
              <w:numPr>
                <w:ilvl w:val="0"/>
                <w:numId w:val="17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BCD1E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CE4A2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126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707068">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951042">
            <w:pPr>
              <w:widowControl w:val="0"/>
              <w:jc w:val="both"/>
              <w:rPr>
                <w:rFonts w:hint="eastAsia"/>
                <w:color w:val="333333"/>
                <w:shd w:val="clear" w:color="auto" w:fill="FFFFFF"/>
                <w:lang w:bidi="ar"/>
              </w:rPr>
            </w:pPr>
            <w:r>
              <w:rPr>
                <w:rFonts w:hint="eastAsia"/>
                <w:color w:val="333333"/>
                <w:kern w:val="2"/>
                <w:shd w:val="clear" w:color="auto" w:fill="FFFFFF"/>
                <w:lang w:bidi="ar"/>
              </w:rPr>
              <w:t>DPM_XFJFCX_010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9DA2F3">
            <w:pPr>
              <w:widowControl w:val="0"/>
              <w:jc w:val="both"/>
              <w:rPr>
                <w:rFonts w:hint="eastAsia"/>
                <w:color w:val="333333"/>
                <w:shd w:val="clear" w:color="auto" w:fill="FFFFFF"/>
                <w:lang w:bidi="ar"/>
              </w:rPr>
            </w:pPr>
            <w:r>
              <w:rPr>
                <w:rFonts w:hint="eastAsia"/>
                <w:color w:val="333333"/>
                <w:kern w:val="2"/>
                <w:shd w:val="clear" w:color="auto" w:fill="FFFFFF"/>
                <w:lang w:bidi="ar"/>
              </w:rPr>
              <w:t>验证交付单编号输入特殊字符查询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A80F82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BBD825">
            <w:pPr>
              <w:widowControl w:val="0"/>
              <w:numPr>
                <w:ilvl w:val="0"/>
                <w:numId w:val="17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5FAD5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89379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FD4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341874">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9ACB97">
            <w:pPr>
              <w:widowControl w:val="0"/>
              <w:jc w:val="both"/>
              <w:rPr>
                <w:rFonts w:hint="eastAsia"/>
                <w:color w:val="333333"/>
                <w:shd w:val="clear" w:color="auto" w:fill="FFFFFF"/>
                <w:lang w:bidi="ar"/>
              </w:rPr>
            </w:pPr>
            <w:r>
              <w:rPr>
                <w:rFonts w:hint="eastAsia"/>
                <w:color w:val="333333"/>
                <w:kern w:val="2"/>
                <w:shd w:val="clear" w:color="auto" w:fill="FFFFFF"/>
                <w:lang w:bidi="ar"/>
              </w:rPr>
              <w:t>DPM_XFJFCX_011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815B8F">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A278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071A29">
            <w:pPr>
              <w:widowControl w:val="0"/>
              <w:numPr>
                <w:ilvl w:val="0"/>
                <w:numId w:val="17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83517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DA03E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08B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76AAB8">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802B50">
            <w:pPr>
              <w:widowControl w:val="0"/>
              <w:jc w:val="both"/>
              <w:rPr>
                <w:rFonts w:hint="eastAsia"/>
                <w:color w:val="333333"/>
                <w:shd w:val="clear" w:color="auto" w:fill="FFFFFF"/>
                <w:lang w:bidi="ar"/>
              </w:rPr>
            </w:pPr>
            <w:r>
              <w:rPr>
                <w:rFonts w:hint="eastAsia"/>
                <w:color w:val="333333"/>
                <w:kern w:val="2"/>
                <w:shd w:val="clear" w:color="auto" w:fill="FFFFFF"/>
                <w:lang w:bidi="ar"/>
              </w:rPr>
              <w:t>DPM_XFJFCX_012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0A6711">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20CA3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6F9C3E6">
            <w:pPr>
              <w:widowControl w:val="0"/>
              <w:numPr>
                <w:ilvl w:val="0"/>
                <w:numId w:val="17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DCF8F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47EE3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BB1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9A9D3A">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8E6395">
            <w:pPr>
              <w:widowControl w:val="0"/>
              <w:jc w:val="both"/>
              <w:rPr>
                <w:rFonts w:hint="eastAsia"/>
                <w:color w:val="333333"/>
                <w:shd w:val="clear" w:color="auto" w:fill="FFFFFF"/>
                <w:lang w:bidi="ar"/>
              </w:rPr>
            </w:pPr>
            <w:r>
              <w:rPr>
                <w:rFonts w:hint="eastAsia"/>
                <w:color w:val="333333"/>
                <w:kern w:val="2"/>
                <w:shd w:val="clear" w:color="auto" w:fill="FFFFFF"/>
                <w:lang w:bidi="ar"/>
              </w:rPr>
              <w:t>DPM_XFJFCX_013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8F16BC">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A67E85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F49145D">
            <w:pPr>
              <w:widowControl w:val="0"/>
              <w:numPr>
                <w:ilvl w:val="0"/>
                <w:numId w:val="17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9F2DE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B16D0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588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48871E">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74665D">
            <w:pPr>
              <w:widowControl w:val="0"/>
              <w:jc w:val="both"/>
              <w:rPr>
                <w:rFonts w:hint="eastAsia"/>
                <w:color w:val="333333"/>
                <w:shd w:val="clear" w:color="auto" w:fill="FFFFFF"/>
                <w:lang w:bidi="ar"/>
              </w:rPr>
            </w:pPr>
            <w:r>
              <w:rPr>
                <w:rFonts w:hint="eastAsia"/>
                <w:color w:val="333333"/>
                <w:kern w:val="2"/>
                <w:shd w:val="clear" w:color="auto" w:fill="FFFFFF"/>
                <w:lang w:bidi="ar"/>
              </w:rPr>
              <w:t>DPM_XFJFCX_014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87B6CE">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7CDF7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在“产品类型”下拉中选择“数据集”</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94CD64">
            <w:pPr>
              <w:widowControl w:val="0"/>
              <w:numPr>
                <w:ilvl w:val="0"/>
                <w:numId w:val="18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列表仅展示“产品类型”为“数据集”的记录，分页总数同步刷新；无匹配数据时展示“暂无数据”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9838F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与预期一致，返回记录的“产品类型”均为“数据集”，筛选结果正确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CF1C9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0D0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34A36B">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6E3895">
            <w:pPr>
              <w:widowControl w:val="0"/>
              <w:jc w:val="both"/>
              <w:rPr>
                <w:rFonts w:hint="eastAsia"/>
                <w:color w:val="333333"/>
                <w:shd w:val="clear" w:color="auto" w:fill="FFFFFF"/>
                <w:lang w:bidi="ar"/>
              </w:rPr>
            </w:pPr>
            <w:r>
              <w:rPr>
                <w:rFonts w:hint="eastAsia"/>
                <w:color w:val="333333"/>
                <w:kern w:val="2"/>
                <w:shd w:val="clear" w:color="auto" w:fill="FFFFFF"/>
                <w:lang w:bidi="ar"/>
              </w:rPr>
              <w:t>DPM_XFJFCX_015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7D7795">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6165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在“产品类型”下拉中选择“API产品”</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6836996">
            <w:pPr>
              <w:widowControl w:val="0"/>
              <w:numPr>
                <w:ilvl w:val="0"/>
                <w:numId w:val="18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列表仅展示“产品类型”为“API产品”的记录，分页总数同步刷新；无匹配数据时展示“暂无数据”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76728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与预期一致，返回记录的“产品类型”均为“API产品”，筛选结果正确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3EF5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A9E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367FCF">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D20183">
            <w:pPr>
              <w:widowControl w:val="0"/>
              <w:jc w:val="both"/>
              <w:rPr>
                <w:rFonts w:hint="eastAsia"/>
                <w:color w:val="333333"/>
                <w:shd w:val="clear" w:color="auto" w:fill="FFFFFF"/>
                <w:lang w:bidi="ar"/>
              </w:rPr>
            </w:pPr>
            <w:r>
              <w:rPr>
                <w:rFonts w:hint="eastAsia"/>
                <w:color w:val="333333"/>
                <w:kern w:val="2"/>
                <w:shd w:val="clear" w:color="auto" w:fill="FFFFFF"/>
                <w:lang w:bidi="ar"/>
              </w:rPr>
              <w:t>DPM_XFJFCX_016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90EC36">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验证按交付状态查询-待交付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C2A37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在“交付状态”下拉中选择“待交付”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E06E461">
            <w:pPr>
              <w:widowControl w:val="0"/>
              <w:numPr>
                <w:ilvl w:val="0"/>
                <w:numId w:val="18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列表仅展示“交付状态”为“待交付”的记录，分页总数同步刷新；无匹配数据时展示“暂无数据”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741B4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与预期一致，返回记录的“交付状态”均为“待交付”，筛选结果正确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475BE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17D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5DB3C3">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C63422">
            <w:pPr>
              <w:widowControl w:val="0"/>
              <w:jc w:val="both"/>
              <w:rPr>
                <w:rFonts w:hint="eastAsia"/>
                <w:color w:val="333333"/>
                <w:shd w:val="clear" w:color="auto" w:fill="FFFFFF"/>
                <w:lang w:bidi="ar"/>
              </w:rPr>
            </w:pPr>
            <w:r>
              <w:rPr>
                <w:rFonts w:hint="eastAsia"/>
                <w:color w:val="333333"/>
                <w:kern w:val="2"/>
                <w:shd w:val="clear" w:color="auto" w:fill="FFFFFF"/>
                <w:lang w:bidi="ar"/>
              </w:rPr>
              <w:t>DPM_XFJFCX_017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CAAC3C">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验证按交付状态查询-交付中</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3E2FE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在“交付状态”下拉中选择“交付中”</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C04394">
            <w:pPr>
              <w:widowControl w:val="0"/>
              <w:numPr>
                <w:ilvl w:val="0"/>
                <w:numId w:val="18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列表仅展示“交付状态”为“交付中”的记录，分页总数同步刷新；无匹配数据时展示“暂无数据”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D410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与预期一致，返回记录的“交付状态”均为“交付中”，筛选结果正确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E3DC1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D3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62B2BA">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6F5A06">
            <w:pPr>
              <w:widowControl w:val="0"/>
              <w:jc w:val="both"/>
              <w:rPr>
                <w:rFonts w:hint="eastAsia"/>
                <w:color w:val="333333"/>
                <w:shd w:val="clear" w:color="auto" w:fill="FFFFFF"/>
                <w:lang w:bidi="ar"/>
              </w:rPr>
            </w:pPr>
            <w:r>
              <w:rPr>
                <w:rFonts w:hint="eastAsia"/>
                <w:color w:val="333333"/>
                <w:kern w:val="2"/>
                <w:shd w:val="clear" w:color="auto" w:fill="FFFFFF"/>
                <w:lang w:bidi="ar"/>
              </w:rPr>
              <w:t>DPM_XFJFCX_018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DD7D09">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12887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在“交付状态”下拉中选择“交付完成”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0A91BB">
            <w:pPr>
              <w:widowControl w:val="0"/>
              <w:numPr>
                <w:ilvl w:val="0"/>
                <w:numId w:val="18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列表仅展示“交付状态”为“交付完成”的记录，分页总数同步刷新；无匹配数据时展示“暂无数据”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856B8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与预期一致，返回记录的“交付状态”均为“交付完成”，筛选结果正确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A130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C8B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9A9170">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CA5E83">
            <w:pPr>
              <w:widowControl w:val="0"/>
              <w:jc w:val="both"/>
              <w:rPr>
                <w:rFonts w:hint="eastAsia"/>
                <w:color w:val="333333"/>
                <w:shd w:val="clear" w:color="auto" w:fill="FFFFFF"/>
                <w:lang w:bidi="ar"/>
              </w:rPr>
            </w:pPr>
            <w:r>
              <w:rPr>
                <w:rFonts w:hint="eastAsia"/>
                <w:color w:val="333333"/>
                <w:kern w:val="2"/>
                <w:shd w:val="clear" w:color="auto" w:fill="FFFFFF"/>
                <w:lang w:bidi="ar"/>
              </w:rPr>
              <w:t>DPM_XFJFCX_019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98A5DA">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1F630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在“交付状态”下拉中选择“暂停交付”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25E9CA">
            <w:pPr>
              <w:widowControl w:val="0"/>
              <w:numPr>
                <w:ilvl w:val="0"/>
                <w:numId w:val="18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列表仅展示“交付状态”为“暂停交付”的记录，分页总数同步刷新；无匹配数据时展示“暂无数据”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6CEB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与预期一致，返回记录的“交付状态”均为“暂停交付”，筛选结果正确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B4FE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2D2751A">
      <w:pPr>
        <w:pStyle w:val="6"/>
        <w:widowControl/>
        <w:numPr>
          <w:ilvl w:val="3"/>
          <w:numId w:val="6"/>
        </w:numPr>
        <w:jc w:val="left"/>
      </w:pPr>
      <w:r>
        <w:rPr>
          <w:rFonts w:hint="eastAsia" w:ascii="Calibri" w:hAnsi="Calibri" w:cs="宋体"/>
        </w:rPr>
        <w:t xml:space="preserve">交付详情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160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EE337E4">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E410AC">
            <w:pPr>
              <w:widowControl w:val="0"/>
              <w:jc w:val="both"/>
              <w:rPr>
                <w:rFonts w:hint="eastAsia"/>
                <w:color w:val="000000"/>
              </w:rPr>
            </w:pPr>
            <w:r>
              <w:rPr>
                <w:rFonts w:hint="eastAsia"/>
                <w:color w:val="000000"/>
                <w:kern w:val="2"/>
                <w:lang w:eastAsia="zh-Hans" w:bidi="ar"/>
              </w:rPr>
              <w:t>交付详情</w:t>
            </w:r>
          </w:p>
        </w:tc>
      </w:tr>
      <w:tr w14:paraId="451B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19E6E6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FDCFD7">
            <w:pPr>
              <w:widowControl w:val="0"/>
              <w:jc w:val="both"/>
              <w:rPr>
                <w:rFonts w:hint="eastAsia"/>
                <w:color w:val="000000"/>
              </w:rPr>
            </w:pPr>
            <w:r>
              <w:rPr>
                <w:rFonts w:hint="eastAsia"/>
                <w:color w:val="333333"/>
                <w:kern w:val="2"/>
                <w:shd w:val="clear" w:color="auto" w:fill="FFFFFF"/>
                <w:lang w:bidi="ar"/>
              </w:rPr>
              <w:t>2026/03/19</w:t>
            </w:r>
          </w:p>
        </w:tc>
      </w:tr>
      <w:tr w14:paraId="7272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064DE4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8B02A5F">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95683E3">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70E5B3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CCEB00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0434B2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0A76FA3">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562D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2B4CAB">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28F765">
            <w:pPr>
              <w:widowControl w:val="0"/>
              <w:jc w:val="both"/>
              <w:rPr>
                <w:rFonts w:hint="eastAsia"/>
                <w:color w:val="333333"/>
                <w:shd w:val="clear" w:color="auto" w:fill="FFFFFF"/>
                <w:lang w:bidi="ar"/>
              </w:rPr>
            </w:pPr>
            <w:r>
              <w:rPr>
                <w:rFonts w:hint="eastAsia"/>
                <w:color w:val="333333"/>
                <w:kern w:val="2"/>
                <w:shd w:val="clear" w:color="auto" w:fill="FFFFFF"/>
                <w:lang w:bidi="ar"/>
              </w:rPr>
              <w:t>DPM_XFJFXQ_001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A784CE">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9EA5A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84506A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0B1DF7F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BF4FFF">
            <w:pPr>
              <w:widowControl w:val="0"/>
              <w:numPr>
                <w:ilvl w:val="0"/>
                <w:numId w:val="18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展示交付单基本信息、数据产品信息、接口信息、交付状态等内容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6CAE2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60B5D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D4F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9D1332">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F63722">
            <w:pPr>
              <w:widowControl w:val="0"/>
              <w:jc w:val="both"/>
              <w:rPr>
                <w:rFonts w:hint="eastAsia"/>
                <w:color w:val="333333"/>
                <w:shd w:val="clear" w:color="auto" w:fill="FFFFFF"/>
                <w:lang w:bidi="ar"/>
              </w:rPr>
            </w:pPr>
            <w:r>
              <w:rPr>
                <w:rFonts w:hint="eastAsia"/>
                <w:color w:val="333333"/>
                <w:kern w:val="2"/>
                <w:shd w:val="clear" w:color="auto" w:fill="FFFFFF"/>
                <w:lang w:bidi="ar"/>
              </w:rPr>
              <w:t>DPM_XFJFXQ_002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AE089D">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8D532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5EBB595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2．点击“详情”打开交付单</w:t>
            </w:r>
          </w:p>
          <w:p w14:paraId="545ECFC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3．核对产品信息、接口信息、交付状态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5593C1">
            <w:pPr>
              <w:widowControl w:val="0"/>
              <w:numPr>
                <w:ilvl w:val="0"/>
                <w:numId w:val="18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各分组字段完整，接口地址与授权信息可查看</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122F1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A6BA9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DEA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6AB21E">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3FFD7E">
            <w:pPr>
              <w:widowControl w:val="0"/>
              <w:jc w:val="both"/>
              <w:rPr>
                <w:rFonts w:hint="eastAsia"/>
                <w:color w:val="333333"/>
                <w:shd w:val="clear" w:color="auto" w:fill="FFFFFF"/>
                <w:lang w:bidi="ar"/>
              </w:rPr>
            </w:pPr>
            <w:r>
              <w:rPr>
                <w:rFonts w:hint="eastAsia"/>
                <w:color w:val="333333"/>
                <w:kern w:val="2"/>
                <w:shd w:val="clear" w:color="auto" w:fill="FFFFFF"/>
                <w:lang w:bidi="ar"/>
              </w:rPr>
              <w:t>DPM_XFJFXQ_003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ECA763">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DE47E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287A03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6BD5B22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20FE88">
            <w:pPr>
              <w:widowControl w:val="0"/>
              <w:numPr>
                <w:ilvl w:val="0"/>
                <w:numId w:val="18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详情关闭，返回交付单列表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D151E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3F714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38E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96B509">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ABF11C">
            <w:pPr>
              <w:widowControl w:val="0"/>
              <w:jc w:val="both"/>
              <w:rPr>
                <w:rFonts w:hint="eastAsia"/>
                <w:color w:val="333333"/>
                <w:shd w:val="clear" w:color="auto" w:fill="FFFFFF"/>
                <w:lang w:bidi="ar"/>
              </w:rPr>
            </w:pPr>
            <w:r>
              <w:rPr>
                <w:rFonts w:hint="eastAsia"/>
                <w:color w:val="333333"/>
                <w:kern w:val="2"/>
                <w:shd w:val="clear" w:color="auto" w:fill="FFFFFF"/>
                <w:lang w:bidi="ar"/>
              </w:rPr>
              <w:t>DPM_XFJFXQ_004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4DAD04">
            <w:pPr>
              <w:widowControl w:val="0"/>
              <w:jc w:val="both"/>
              <w:rPr>
                <w:rFonts w:hint="eastAsia"/>
                <w:color w:val="333333"/>
                <w:shd w:val="clear" w:color="auto" w:fill="FFFFFF"/>
                <w:lang w:bidi="ar"/>
              </w:rPr>
            </w:pPr>
            <w:r>
              <w:rPr>
                <w:rFonts w:hint="eastAsia"/>
                <w:color w:val="333333"/>
                <w:kern w:val="2"/>
                <w:shd w:val="clear" w:color="auto" w:fill="FFFFFF"/>
                <w:lang w:bidi="ar"/>
              </w:rPr>
              <w:t>验证需方交付详情编号展示形态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7F3573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点击列表首行“详情”进入交付详情</w:t>
            </w:r>
            <w:r>
              <w:rPr>
                <w:rFonts w:hint="eastAsia"/>
                <w:color w:val="333333"/>
                <w:kern w:val="2"/>
                <w:shd w:val="clear" w:color="auto" w:fill="FFFFFF"/>
                <w:lang w:bidi="ar"/>
              </w:rPr>
              <w:br w:type="textWrapping"/>
            </w:r>
            <w:r>
              <w:rPr>
                <w:rFonts w:hint="eastAsia"/>
                <w:color w:val="333333"/>
                <w:kern w:val="2"/>
                <w:shd w:val="clear" w:color="auto" w:fill="FFFFFF"/>
                <w:lang w:bidi="ar"/>
              </w:rPr>
              <w:t>查看“交付单编号”“关联订单编号”“产品编号”的展示形态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66581D">
            <w:pPr>
              <w:widowControl w:val="0"/>
              <w:numPr>
                <w:ilvl w:val="0"/>
                <w:numId w:val="20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“交付单编号”为纯文本，不可点击；“关联订单编号”“产品编号”为超链接（a.baec-link），编号值完整展示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4F16AB">
            <w:pPr>
              <w:widowControl w:val="0"/>
              <w:jc w:val="both"/>
              <w:rPr>
                <w:rFonts w:hint="eastAsia"/>
                <w:color w:val="333333"/>
                <w:shd w:val="clear" w:color="auto" w:fill="FFFFFF"/>
                <w:lang w:bidi="ar"/>
              </w:rPr>
            </w:pPr>
            <w:r>
              <w:rPr>
                <w:rFonts w:hint="eastAsia"/>
                <w:color w:val="333333"/>
                <w:kern w:val="2"/>
                <w:shd w:val="clear" w:color="auto" w:fill="FFFFFF"/>
                <w:lang w:bidi="ar"/>
              </w:rPr>
              <w:t>交付单编号为纯文本；关联订单编号、产品编号均为超链接，可点击；与预期一致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25788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DAA26">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C54507">
            <w:pPr>
              <w:widowControl w:val="0"/>
              <w:jc w:val="both"/>
              <w:rPr>
                <w:rFonts w:hint="eastAsia"/>
                <w:color w:val="333333"/>
                <w:shd w:val="clear" w:color="auto" w:fill="FFFFFF"/>
                <w:lang w:bidi="ar"/>
              </w:rPr>
            </w:pPr>
            <w:r>
              <w:rPr>
                <w:rFonts w:hint="eastAsia"/>
                <w:color w:val="333333"/>
                <w:kern w:val="2"/>
                <w:shd w:val="clear" w:color="auto" w:fill="FFFFFF"/>
                <w:lang w:bidi="ar"/>
              </w:rPr>
              <w:t>DPM_XFJFXQ_005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F5F37D">
            <w:pPr>
              <w:widowControl w:val="0"/>
              <w:jc w:val="both"/>
              <w:rPr>
                <w:rFonts w:hint="eastAsia"/>
                <w:color w:val="333333"/>
                <w:shd w:val="clear" w:color="auto" w:fill="FFFFFF"/>
                <w:lang w:bidi="ar"/>
              </w:rPr>
            </w:pPr>
            <w:r>
              <w:rPr>
                <w:rFonts w:hint="eastAsia"/>
                <w:color w:val="333333"/>
                <w:kern w:val="2"/>
                <w:shd w:val="clear" w:color="auto" w:fill="FFFFFF"/>
                <w:lang w:bidi="ar"/>
              </w:rPr>
              <w:t>验证需方交付详情关联订单编号跳转购买订单详情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8AC2F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1．进入需方交付详情页</w:t>
            </w:r>
            <w:r>
              <w:rPr>
                <w:rFonts w:hint="eastAsia"/>
                <w:color w:val="333333"/>
                <w:kern w:val="2"/>
                <w:shd w:val="clear" w:color="auto" w:fill="FFFFFF"/>
                <w:lang w:bidi="ar"/>
              </w:rPr>
              <w:br w:type="textWrapping"/>
            </w:r>
            <w:r>
              <w:rPr>
                <w:rFonts w:hint="eastAsia"/>
                <w:color w:val="333333"/>
                <w:kern w:val="2"/>
                <w:shd w:val="clear" w:color="auto" w:fill="FFFFFF"/>
                <w:lang w:bidi="ar"/>
              </w:rPr>
              <w:t>点击“关联订单编号”链接</w:t>
            </w:r>
            <w:r>
              <w:rPr>
                <w:rFonts w:hint="eastAsia"/>
                <w:color w:val="333333"/>
                <w:kern w:val="2"/>
                <w:shd w:val="clear" w:color="auto" w:fill="FFFFFF"/>
                <w:lang w:bidi="ar"/>
              </w:rPr>
              <w:br w:type="textWrapping"/>
            </w:r>
            <w:r>
              <w:rPr>
                <w:rFonts w:hint="eastAsia"/>
                <w:color w:val="333333"/>
                <w:kern w:val="2"/>
                <w:shd w:val="clear" w:color="auto" w:fill="FFFFFF"/>
                <w:lang w:bidi="ar"/>
              </w:rPr>
              <w:t>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67A081">
            <w:pPr>
              <w:widowControl w:val="0"/>
              <w:numPr>
                <w:ilvl w:val="0"/>
                <w:numId w:val="21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跳转至 /datamarket/publisher/userOrder-list/payment/{订单编号}/{状态}，URL 携带被点击的订单编号，页面展示“订单详情”</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8555F8">
            <w:pPr>
              <w:widowControl w:val="0"/>
              <w:jc w:val="both"/>
              <w:rPr>
                <w:rFonts w:hint="eastAsia"/>
                <w:color w:val="333333"/>
                <w:shd w:val="clear" w:color="auto" w:fill="FFFFFF"/>
                <w:lang w:bidi="ar"/>
              </w:rPr>
            </w:pPr>
            <w:r>
              <w:rPr>
                <w:rFonts w:hint="eastAsia"/>
                <w:color w:val="333333"/>
                <w:kern w:val="2"/>
                <w:shd w:val="clear" w:color="auto" w:fill="FFFFFF"/>
                <w:lang w:bidi="ar"/>
              </w:rPr>
              <w:t>跳转至 /datamarket/publisher/userOrder-list/payment/{订单编号}/2，URL 携带订单编号，订单详情正常展示；与预期一致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3FF48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DPM_XFJFXQ_006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验证交付详情策略信息展示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数据需方交付”页面</w:t>
            </w:r>
            <w:r>
              <w:br/>
            </w:r>
            <w:r>
              <w:t>2．点击“详情”打开交付单</w:t>
            </w:r>
            <w:r>
              <w:br/>
            </w:r>
            <w:r>
              <w:t>3．查看“策略信息”区块</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展示“策略信息”区块，包含“策略类型”与“策略描述”字段，其中“策略类型”为“访问策略”，字段值完整展示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DPM_XFJFXQ_007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验证交付详情用户指南展示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数据需方交付”页面</w:t>
            </w:r>
            <w:r>
              <w:br/>
            </w:r>
            <w:r>
              <w:t>2．点击“详情”打开交付单</w:t>
            </w:r>
            <w:r>
              <w:br/>
            </w:r>
            <w:r>
              <w:t>3．查看“策略信息”区块的“用户指南”</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展示用户指南操作指引（1、前往“应用管理”页面新建应用；2、应用创建成功后生成 APPID；3、将 APPID、私钥配置到业务系统），并提供“下载接口文档”入口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DPM_XFJFXQ_008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验证交付详情应用管理跳转</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数据需方交付”页面</w:t>
            </w:r>
            <w:r>
              <w:br/>
            </w:r>
            <w:r>
              <w:t>2．点击“详情”打开交付单</w:t>
            </w:r>
            <w:r>
              <w:br/>
            </w:r>
            <w:r>
              <w:t>3．点击“策略信息”区块用户指南中的“应用管理”链接</w:t>
            </w:r>
            <w:r>
              <w:br/>
            </w:r>
            <w:r>
              <w:t>4．核对跳转后的页面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跳转至应用管理页面，页面正常渲染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DPM_XFJFXQ_009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验证交付详情下载接口文档</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数据需方交付”页面</w:t>
            </w:r>
            <w:r>
              <w:br/>
            </w:r>
            <w:r>
              <w:t>2．点击“详情”打开交付单</w:t>
            </w:r>
            <w:r>
              <w:br/>
            </w:r>
            <w:r>
              <w:t>3．点击“策略信息”区块中的“下载接口文档”链接</w:t>
            </w:r>
            <w:r>
              <w:br/>
            </w:r>
            <w:r>
              <w:t>4．核对下载的文件</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成功下载接口文档文件，文件内容可正常打开查看</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F94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DPM_XFJFXQ_010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验证需方交付详情产品编号跳转产品详情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1．进入“产品交易 - 数据需方交付”页面</w:t>
            </w:r>
            <w:r>
              <w:br/>
            </w:r>
            <w:r>
              <w:t>2．点击“详情”打开交付单</w:t>
            </w:r>
            <w:r>
              <w:br/>
            </w:r>
            <w:r>
              <w:t>3．点击“产品编号”链接</w:t>
            </w:r>
            <w:r>
              <w:br/>
            </w:r>
            <w:r>
              <w:t>4．核对跳转后的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跳转至 /datamarket/product-detail/{产品编号}，URL 携带被点击的产品编号，产品详情页面正常渲染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1FFF209F">
      <w:pPr>
        <w:pStyle w:val="6"/>
        <w:widowControl/>
        <w:numPr>
          <w:ilvl w:val="3"/>
          <w:numId w:val="6"/>
        </w:numPr>
        <w:jc w:val="left"/>
      </w:pPr>
      <w:r>
        <w:rPr>
          <w:rFonts w:hint="eastAsia" w:ascii="Calibri" w:hAnsi="Calibri" w:cs="宋体"/>
        </w:rPr>
        <w:t xml:space="preserve">接口调试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F3C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9933999">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156126">
            <w:pPr>
              <w:widowControl w:val="0"/>
              <w:jc w:val="both"/>
              <w:rPr>
                <w:rFonts w:hint="eastAsia"/>
                <w:color w:val="000000"/>
              </w:rPr>
            </w:pPr>
            <w:r>
              <w:rPr>
                <w:rFonts w:hint="eastAsia"/>
                <w:color w:val="000000"/>
                <w:kern w:val="2"/>
                <w:lang w:eastAsia="zh-Hans" w:bidi="ar"/>
              </w:rPr>
              <w:t>接口调试</w:t>
            </w:r>
          </w:p>
        </w:tc>
      </w:tr>
      <w:tr w14:paraId="0DBC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804697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4EFFE7">
            <w:pPr>
              <w:widowControl w:val="0"/>
              <w:jc w:val="both"/>
              <w:rPr>
                <w:rFonts w:hint="eastAsia"/>
                <w:color w:val="000000"/>
              </w:rPr>
            </w:pPr>
            <w:r>
              <w:rPr>
                <w:rFonts w:hint="eastAsia"/>
                <w:color w:val="333333"/>
                <w:kern w:val="2"/>
                <w:shd w:val="clear" w:color="auto" w:fill="FFFFFF"/>
                <w:lang w:bidi="ar"/>
              </w:rPr>
              <w:t>2026/03/19</w:t>
            </w:r>
          </w:p>
        </w:tc>
      </w:tr>
      <w:tr w14:paraId="5C15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4A0530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59EB693">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4CED64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DFE65F1">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399785C">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1AB48E5">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18738E">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1D15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922AB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7D29C2">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B7E6AB">
            <w:pPr>
              <w:widowControl w:val="0"/>
              <w:jc w:val="both"/>
              <w:rPr>
                <w:rFonts w:hint="eastAsia"/>
                <w:color w:val="333333"/>
                <w:shd w:val="clear" w:color="auto" w:fill="FFFFFF"/>
                <w:lang w:bidi="ar"/>
              </w:rPr>
            </w:pPr>
            <w:r>
              <w:rPr>
                <w:rFonts w:hint="eastAsia"/>
                <w:color w:val="333333"/>
                <w:kern w:val="2"/>
                <w:shd w:val="clear" w:color="auto" w:fill="FFFFFF"/>
                <w:lang w:bidi="ar"/>
              </w:rPr>
              <w:t>验证接口调试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191D3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5D83954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1C03E3F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3．点击“接口调试”按钮</w:t>
            </w:r>
          </w:p>
          <w:p w14:paraId="5C4D8CF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4．选择 API 并填写请求参数</w:t>
            </w:r>
          </w:p>
          <w:p w14:paraId="2626B55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5．点击“发送”按钮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07352D">
            <w:pPr>
              <w:widowControl w:val="0"/>
              <w:numPr>
                <w:ilvl w:val="0"/>
                <w:numId w:val="20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返回接口调用结果与响应耗时，调用记录可查看</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8FDB2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D694C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607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FA1ECF">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7CCE7B">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0A1202">
            <w:pPr>
              <w:widowControl w:val="0"/>
              <w:jc w:val="both"/>
              <w:rPr>
                <w:rFonts w:hint="eastAsia"/>
                <w:color w:val="333333"/>
                <w:shd w:val="clear" w:color="auto" w:fill="FFFFFF"/>
                <w:lang w:bidi="ar"/>
              </w:rPr>
            </w:pPr>
            <w:r>
              <w:rPr>
                <w:rFonts w:hint="eastAsia"/>
                <w:color w:val="333333"/>
                <w:kern w:val="2"/>
                <w:shd w:val="clear" w:color="auto" w:fill="FFFFFF"/>
                <w:lang w:bidi="ar"/>
              </w:rPr>
              <w:t>验证未选择 API 时接口调试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561C1F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025A5E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2．点击“接口调试”按钮</w:t>
            </w:r>
          </w:p>
          <w:p w14:paraId="5FE5123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3．不选择 API</w:t>
            </w:r>
          </w:p>
          <w:p w14:paraId="71F90F5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4．查看页面展示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ACF60E3">
            <w:pPr>
              <w:widowControl w:val="0"/>
              <w:numPr>
                <w:ilvl w:val="0"/>
                <w:numId w:val="20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首屏仅展示 API 下拉框，选中 API 后加载调试区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C4D94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D0598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A57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93218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79779C">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EE470F">
            <w:pPr>
              <w:widowControl w:val="0"/>
              <w:jc w:val="both"/>
              <w:rPr>
                <w:rFonts w:hint="eastAsia"/>
                <w:color w:val="333333"/>
                <w:shd w:val="clear" w:color="auto" w:fill="FFFFFF"/>
                <w:lang w:bidi="ar"/>
              </w:rPr>
            </w:pPr>
            <w:r>
              <w:rPr>
                <w:rFonts w:hint="eastAsia"/>
                <w:color w:val="333333"/>
                <w:kern w:val="2"/>
                <w:shd w:val="clear" w:color="auto" w:fill="FFFFFF"/>
                <w:lang w:bidi="ar"/>
              </w:rPr>
              <w:t>验证调试参数必填校验</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F28C47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0A051F0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2．点击“接口调试”并选择 API</w:t>
            </w:r>
          </w:p>
          <w:p w14:paraId="0183DDB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3．必填参数留空</w:t>
            </w:r>
          </w:p>
          <w:p w14:paraId="3ADD28E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4．点击“发送”按钮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769F40">
            <w:pPr>
              <w:widowControl w:val="0"/>
              <w:numPr>
                <w:ilvl w:val="0"/>
                <w:numId w:val="20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提示参数不能为空，不发起请求</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C8392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469F3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897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0285EA">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D82B6F">
            <w:pPr>
              <w:widowControl w:val="0"/>
              <w:jc w:val="both"/>
              <w:rPr>
                <w:rFonts w:hint="eastAsia"/>
                <w:color w:val="333333"/>
                <w:shd w:val="clear" w:color="auto" w:fill="FFFFFF"/>
                <w:lang w:bidi="ar"/>
              </w:rPr>
            </w:pPr>
            <w:r>
              <w:rPr>
                <w:rFonts w:hint="eastAsia"/>
                <w:color w:val="333333"/>
                <w:kern w:val="2"/>
                <w:shd w:val="clear" w:color="auto" w:fill="FFFFFF"/>
                <w:lang w:bidi="ar"/>
              </w:rPr>
              <w:t>DPM_XFJFJKTS_004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0741D4">
            <w:pPr>
              <w:widowControl w:val="0"/>
              <w:jc w:val="both"/>
              <w:rPr>
                <w:rFonts w:hint="eastAsia"/>
                <w:color w:val="333333"/>
                <w:shd w:val="clear" w:color="auto" w:fill="FFFFFF"/>
                <w:lang w:bidi="ar"/>
              </w:rPr>
            </w:pPr>
            <w:r>
              <w:rPr>
                <w:rFonts w:hint="eastAsia"/>
                <w:color w:val="333333"/>
                <w:kern w:val="2"/>
                <w:shd w:val="clear" w:color="auto" w:fill="FFFFFF"/>
                <w:lang w:bidi="ar"/>
              </w:rPr>
              <w:t>验证接口调用失败提示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7529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49BD32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2．点击“接口调试”，选择 API 并填写错误参数</w:t>
            </w:r>
          </w:p>
          <w:p w14:paraId="7A3FA5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3．点击“发送”按钮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6CDCC97">
            <w:pPr>
              <w:widowControl w:val="0"/>
              <w:numPr>
                <w:ilvl w:val="0"/>
                <w:numId w:val="20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返回接口错误信息与响应耗时，页面无异常报错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2EA5F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A2620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897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DPM_XFJFJKTS_005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验证选择 API 后信息联动展示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7529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2．点击“接口调试”按钮</w:t>
            </w:r>
            <w:r>
              <w:br/>
            </w:r>
            <w:r>
              <w:rPr>
                <w:rFonts w:hint="eastAsia"/>
                <w:color w:val="333333"/>
                <w:kern w:val="2"/>
                <w:shd w:val="clear" w:color="auto" w:fill="FFFFFF"/>
                <w:lang w:bidi="ar"/>
              </w:rPr>
              <w:t>3．在 API 名称下拉框选择 API</w:t>
            </w:r>
            <w:r>
              <w:br/>
            </w:r>
            <w:r>
              <w:rPr>
                <w:rFonts w:hint="eastAsia"/>
                <w:color w:val="333333"/>
                <w:kern w:val="2"/>
                <w:shd w:val="clear" w:color="auto" w:fill="FFFFFF"/>
                <w:lang w:bidi="ar"/>
              </w:rPr>
              <w:t>4．查看 API 地址与请求方式</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展示所选 API 对应的 API 地址与请求方式，与所选 API 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897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DPM_XFJFJKTS_006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 Header/Body 切换编辑</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7529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2．点击“接口调试”并选择 API</w:t>
            </w:r>
            <w:r>
              <w:br/>
            </w:r>
            <w:r>
              <w:rPr>
                <w:rFonts w:hint="eastAsia"/>
                <w:color w:val="333333"/>
                <w:kern w:val="2"/>
                <w:shd w:val="clear" w:color="auto" w:fill="FFFFFF"/>
                <w:lang w:bidi="ar"/>
              </w:rPr>
              <w:t>3．切换“Header”与“Body”页签</w:t>
            </w:r>
            <w:r>
              <w:br/>
            </w:r>
            <w:r>
              <w:rPr>
                <w:rFonts w:hint="eastAsia"/>
                <w:color w:val="333333"/>
                <w:kern w:val="2"/>
                <w:shd w:val="clear" w:color="auto" w:fill="FFFFFF"/>
                <w:lang w:bidi="ar"/>
              </w:rPr>
              <w:t>4．分别编辑请求头与请求体</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Header/Body 页签可正常切换，分别展示并支持编辑请求头与请求体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897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DPM_XFJFJKTS_007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验证格式化请求参数</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7529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2．点击“接口调试”并选择 API</w:t>
            </w:r>
            <w:r>
              <w:br/>
            </w:r>
            <w:r>
              <w:rPr>
                <w:rFonts w:hint="eastAsia"/>
                <w:color w:val="333333"/>
                <w:kern w:val="2"/>
                <w:shd w:val="clear" w:color="auto" w:fill="FFFFFF"/>
                <w:lang w:bidi="ar"/>
              </w:rPr>
              <w:t>3．在请求体输入 JSON 参数</w:t>
            </w:r>
            <w:r>
              <w:br/>
            </w:r>
            <w:r>
              <w:rPr>
                <w:rFonts w:hint="eastAsia"/>
                <w:color w:val="333333"/>
                <w:kern w:val="2"/>
                <w:shd w:val="clear" w:color="auto" w:fill="FFFFFF"/>
                <w:lang w:bidi="ar"/>
              </w:rPr>
              <w:t>4．点击“格式化”按钮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请求参数按 JSON 格式格式化展示，格式正确无报错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1BEC84D8">
      <w:pPr>
        <w:pStyle w:val="6"/>
        <w:widowControl/>
        <w:numPr>
          <w:ilvl w:val="3"/>
          <w:numId w:val="6"/>
        </w:numPr>
        <w:jc w:val="left"/>
      </w:pPr>
      <w:r>
        <w:rPr>
          <w:rFonts w:hint="eastAsia" w:ascii="Calibri" w:hAnsi="Calibri" w:cs="宋体"/>
        </w:rPr>
        <w:t xml:space="preserve">明细</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4A5D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BB104B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0FE8A8">
            <w:pPr>
              <w:widowControl w:val="0"/>
              <w:jc w:val="both"/>
              <w:rPr>
                <w:rFonts w:hint="eastAsia"/>
                <w:color w:val="000000"/>
              </w:rPr>
            </w:pPr>
            <w:r>
              <w:rPr>
                <w:rFonts w:hint="eastAsia"/>
                <w:color w:val="000000"/>
                <w:kern w:val="2"/>
                <w:lang w:eastAsia="zh-Hans" w:bidi="ar"/>
              </w:rPr>
              <w:t>明细</w:t>
            </w:r>
          </w:p>
        </w:tc>
      </w:tr>
      <w:tr w14:paraId="36B3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6F8661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1115E">
            <w:pPr>
              <w:widowControl w:val="0"/>
              <w:jc w:val="both"/>
              <w:rPr>
                <w:rFonts w:hint="eastAsia"/>
                <w:color w:val="000000"/>
              </w:rPr>
            </w:pPr>
            <w:r>
              <w:rPr>
                <w:rFonts w:hint="eastAsia"/>
                <w:color w:val="333333"/>
                <w:kern w:val="2"/>
                <w:shd w:val="clear" w:color="auto" w:fill="FFFFFF"/>
                <w:lang w:bidi="ar"/>
              </w:rPr>
              <w:t>2026/03/19</w:t>
            </w:r>
          </w:p>
        </w:tc>
      </w:tr>
      <w:tr w14:paraId="1308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2621A4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896F360">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03A50E">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0DFFB9A">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BC423E7">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EA2308F">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F2D970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E54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ED3A5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E399CE">
            <w:pPr>
              <w:widowControl w:val="0"/>
              <w:jc w:val="both"/>
              <w:rPr>
                <w:rFonts w:hint="eastAsia"/>
                <w:color w:val="333333"/>
                <w:shd w:val="clear" w:color="auto" w:fill="FFFFFF"/>
                <w:lang w:bidi="ar"/>
              </w:rPr>
            </w:pPr>
            <w:r>
              <w:rPr>
                <w:rFonts w:hint="eastAsia"/>
                <w:color w:val="333333"/>
                <w:kern w:val="2"/>
                <w:shd w:val="clear" w:color="auto" w:fill="FFFFFF"/>
                <w:lang w:bidi="ar"/>
              </w:rPr>
              <w:t>DPM_XFJFMX_001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906640">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验证查看交付单明细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AF8D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1CC4EED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4A0BAA7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3．点击“明细”按钮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9844F8">
            <w:pPr>
              <w:widowControl w:val="0"/>
              <w:numPr>
                <w:ilvl w:val="0"/>
                <w:numId w:val="18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展示该交付单下所有交付明细记录，包含获取文件连接地址、请求方式、交付耗时、交付结果、交付时间、失败原因</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9AA37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7E60C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172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8103EA">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7FF615">
            <w:pPr>
              <w:widowControl w:val="0"/>
              <w:jc w:val="both"/>
              <w:rPr>
                <w:rFonts w:hint="eastAsia"/>
                <w:color w:val="333333"/>
                <w:shd w:val="clear" w:color="auto" w:fill="FFFFFF"/>
                <w:lang w:bidi="ar"/>
              </w:rPr>
            </w:pPr>
            <w:r>
              <w:rPr>
                <w:rFonts w:hint="eastAsia"/>
                <w:color w:val="333333"/>
                <w:kern w:val="2"/>
                <w:shd w:val="clear" w:color="auto" w:fill="FFFFFF"/>
                <w:lang w:bidi="ar"/>
              </w:rPr>
              <w:t>DPM_XFJFMX_002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1067CE">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A6B44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02C9D0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2．点击“明细”进入明细列表</w:t>
            </w:r>
          </w:p>
          <w:p w14:paraId="7A900AE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3．切换分页/调整每页条数</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2FFFEBE">
            <w:pPr>
              <w:widowControl w:val="0"/>
              <w:numPr>
                <w:ilvl w:val="0"/>
                <w:numId w:val="19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分页切换正常，明细数据展示正确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DC6E0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74F1E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18A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FF243C">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1DCB7E">
            <w:pPr>
              <w:widowControl w:val="0"/>
              <w:jc w:val="both"/>
              <w:rPr>
                <w:rFonts w:hint="eastAsia"/>
                <w:color w:val="333333"/>
                <w:shd w:val="clear" w:color="auto" w:fill="FFFFFF"/>
                <w:lang w:bidi="ar"/>
              </w:rPr>
            </w:pPr>
            <w:r>
              <w:rPr>
                <w:rFonts w:hint="eastAsia"/>
                <w:color w:val="333333"/>
                <w:kern w:val="2"/>
                <w:shd w:val="clear" w:color="auto" w:fill="FFFFFF"/>
                <w:lang w:bidi="ar"/>
              </w:rPr>
              <w:t>DPM_XFJFMX_003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14755E">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验证无交付明细的交付单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E773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350C6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2．选择未产生明细的交付单</w:t>
            </w:r>
          </w:p>
          <w:p w14:paraId="7CE75A7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3．点击“明细”按钮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286B031">
            <w:pPr>
              <w:widowControl w:val="0"/>
              <w:numPr>
                <w:ilvl w:val="0"/>
                <w:numId w:val="19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2238B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E6BA6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D1A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1C8255">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C0BF1D">
            <w:pPr>
              <w:widowControl w:val="0"/>
              <w:jc w:val="both"/>
              <w:rPr>
                <w:rFonts w:hint="eastAsia"/>
                <w:color w:val="333333"/>
                <w:shd w:val="clear" w:color="auto" w:fill="FFFFFF"/>
                <w:lang w:bidi="ar"/>
              </w:rPr>
            </w:pPr>
            <w:r>
              <w:rPr>
                <w:rFonts w:hint="eastAsia"/>
                <w:color w:val="333333"/>
                <w:kern w:val="2"/>
                <w:shd w:val="clear" w:color="auto" w:fill="FFFFFF"/>
                <w:lang w:bidi="ar"/>
              </w:rPr>
              <w:t>DPM_XFJFMX_004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7072E9">
            <w:pPr>
              <w:widowControl w:val="0"/>
              <w:jc w:val="both"/>
              <w:rPr>
                <w:rFonts w:hint="eastAsia"/>
                <w:color w:val="333333"/>
                <w:shd w:val="clear" w:color="auto" w:fill="FFFFFF"/>
                <w:lang w:bidi="ar"/>
              </w:rPr>
            </w:pPr>
            <w:r>
              <w:rPr>
                <w:rFonts w:hint="eastAsia"/>
                <w:color w:val="333333"/>
                <w:kern w:val="2"/>
                <w:shd w:val="clear" w:color="auto" w:fill="FFFFFF"/>
                <w:lang w:bidi="ar"/>
              </w:rPr>
              <w:t>验证明细字段完整性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F5110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749B6F8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2．点击“明细”进入明细列表</w:t>
            </w:r>
          </w:p>
          <w:p w14:paraId="0A13093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3．核对明细字段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54E456">
            <w:pPr>
              <w:widowControl w:val="0"/>
              <w:numPr>
                <w:ilvl w:val="0"/>
                <w:numId w:val="19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明细包含获取文件连接地址、请求方式、交付耗时、交付结果、交付时间、失败原因，数据与汇总一致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C885E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C6579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532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54CACD">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F4D9DD">
            <w:pPr>
              <w:widowControl w:val="0"/>
              <w:jc w:val="both"/>
              <w:rPr>
                <w:rFonts w:hint="eastAsia"/>
                <w:color w:val="333333"/>
                <w:shd w:val="clear" w:color="auto" w:fill="FFFFFF"/>
                <w:lang w:bidi="ar"/>
              </w:rPr>
            </w:pPr>
            <w:r>
              <w:rPr>
                <w:rFonts w:hint="eastAsia"/>
                <w:color w:val="333333"/>
                <w:kern w:val="2"/>
                <w:shd w:val="clear" w:color="auto" w:fill="FFFFFF"/>
                <w:lang w:bidi="ar"/>
              </w:rPr>
              <w:t>DPM_XFJFMX_005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56C063">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验证按交付时间范围查询交付明细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1F6C4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点击交付单“明细”进入交付明细页</w:t>
            </w:r>
            <w:r>
              <w:rPr>
                <w:rFonts w:hint="eastAsia"/>
                <w:color w:val="333333"/>
                <w:kern w:val="2"/>
                <w:shd w:val="clear" w:color="auto" w:fill="FFFFFF"/>
                <w:lang w:bidi="ar"/>
              </w:rPr>
              <w:br w:type="textWrapping"/>
            </w:r>
            <w:r>
              <w:rPr>
                <w:rFonts w:hint="eastAsia"/>
                <w:color w:val="333333"/>
                <w:kern w:val="2"/>
                <w:shd w:val="clear" w:color="auto" w:fill="FFFFFF"/>
                <w:lang w:bidi="ar"/>
              </w:rPr>
              <w:t>在“交付时间”选择 2026-10-21 00:00:00 至 2026-10-21 23:59:59，点击“查询”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C89E996">
            <w:pPr>
              <w:widowControl w:val="0"/>
              <w:numPr>
                <w:ilvl w:val="0"/>
                <w:numId w:val="19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明细列表仅展示交付时间落在所选范围内的明细，分页总数同步刷新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D2FAC1">
            <w:pPr>
              <w:widowControl w:val="0"/>
              <w:jc w:val="both"/>
              <w:rPr>
                <w:rFonts w:hint="eastAsia"/>
                <w:color w:val="333333"/>
                <w:shd w:val="clear" w:color="auto" w:fill="FFFFFF"/>
                <w:lang w:bidi="ar"/>
              </w:rPr>
            </w:pPr>
            <w:r>
              <w:rPr>
                <w:rFonts w:hint="eastAsia"/>
                <w:color w:val="333333"/>
                <w:kern w:val="2"/>
                <w:shd w:val="clear" w:color="auto" w:fill="FFFFFF"/>
                <w:lang w:bidi="ar"/>
              </w:rPr>
              <w:t>本环境该需方交付单暂无明细数据，选择时间范围查询后列表仍展示“暂无数据”、共 0 条，查询功能正常且无报错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EAA11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51ED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CF761D">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F30C1B">
            <w:pPr>
              <w:widowControl w:val="0"/>
              <w:jc w:val="both"/>
              <w:rPr>
                <w:rFonts w:hint="eastAsia"/>
                <w:color w:val="333333"/>
                <w:shd w:val="clear" w:color="auto" w:fill="FFFFFF"/>
                <w:lang w:bidi="ar"/>
              </w:rPr>
            </w:pPr>
            <w:r>
              <w:rPr>
                <w:rFonts w:hint="eastAsia"/>
                <w:color w:val="333333"/>
                <w:kern w:val="2"/>
                <w:shd w:val="clear" w:color="auto" w:fill="FFFFFF"/>
                <w:lang w:bidi="ar"/>
              </w:rPr>
              <w:t>DPM_XFJFMX_006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242BEB">
            <w:pPr>
              <w:widowControl w:val="0"/>
              <w:jc w:val="both"/>
              <w:rPr>
                <w:rFonts w:hint="eastAsia"/>
                <w:color w:val="333333"/>
                <w:shd w:val="clear" w:color="auto" w:fill="FFFFFF"/>
                <w:lang w:bidi="ar"/>
              </w:rPr>
            </w:pPr>
            <w:r>
              <w:rPr>
                <w:rFonts w:hint="eastAsia"/>
                <w:color w:val="333333"/>
                <w:kern w:val="2"/>
                <w:shd w:val="clear" w:color="auto" w:fill="FFFFFF"/>
                <w:lang w:bidi="ar"/>
              </w:rPr>
              <w:t>验证交付时间范围无匹配明细时的空数据展示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B5B47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1．进入交付明细页</w:t>
            </w:r>
            <w:r>
              <w:rPr>
                <w:rFonts w:hint="eastAsia"/>
                <w:color w:val="333333"/>
                <w:kern w:val="2"/>
                <w:shd w:val="clear" w:color="auto" w:fill="FFFFFF"/>
                <w:lang w:bidi="ar"/>
              </w:rPr>
              <w:br w:type="textWrapping"/>
            </w:r>
            <w:r>
              <w:rPr>
                <w:rFonts w:hint="eastAsia"/>
                <w:color w:val="333333"/>
                <w:kern w:val="2"/>
                <w:shd w:val="clear" w:color="auto" w:fill="FFFFFF"/>
                <w:lang w:bidi="ar"/>
              </w:rPr>
              <w:t>选择无明细数据的日期区间（2026-10-20 00:00:00 至 2026-10-20 23:59:59）</w:t>
            </w:r>
            <w:r>
              <w:rPr>
                <w:rFonts w:hint="eastAsia"/>
                <w:color w:val="333333"/>
                <w:kern w:val="2"/>
                <w:shd w:val="clear" w:color="auto" w:fill="FFFFFF"/>
                <w:lang w:bidi="ar"/>
              </w:rPr>
              <w:br w:type="textWrapping"/>
            </w:r>
            <w:r>
              <w:rPr>
                <w:rFonts w:hint="eastAsia"/>
                <w:color w:val="333333"/>
                <w:kern w:val="2"/>
                <w:shd w:val="clear" w:color="auto" w:fill="FFFFFF"/>
                <w:lang w:bidi="ar"/>
              </w:rPr>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D9B1EB">
            <w:pPr>
              <w:widowControl w:val="0"/>
              <w:numPr>
                <w:ilvl w:val="0"/>
                <w:numId w:val="19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列表展示“暂无数据”，分页显示共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8B590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与预期一致，展示暂无数据且无控制台报错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E3B83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158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70A4AB">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69FD53">
            <w:pPr>
              <w:widowControl w:val="0"/>
              <w:jc w:val="both"/>
              <w:rPr>
                <w:rFonts w:hint="eastAsia"/>
                <w:color w:val="333333"/>
                <w:shd w:val="clear" w:color="auto" w:fill="FFFFFF"/>
                <w:lang w:bidi="ar"/>
              </w:rPr>
            </w:pPr>
            <w:r>
              <w:rPr>
                <w:rFonts w:hint="eastAsia"/>
                <w:color w:val="333333"/>
                <w:kern w:val="2"/>
                <w:shd w:val="clear" w:color="auto" w:fill="FFFFFF"/>
                <w:lang w:bidi="ar"/>
              </w:rPr>
              <w:t>DPM_XFJFMX_007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2844BF">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E24D4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1．进入交付明细页，设置交付时间范围并查询</w:t>
            </w:r>
            <w:r>
              <w:rPr>
                <w:rFonts w:hint="eastAsia"/>
                <w:color w:val="333333"/>
                <w:kern w:val="2"/>
                <w:shd w:val="clear" w:color="auto" w:fill="FFFFFF"/>
                <w:lang w:bidi="ar"/>
              </w:rPr>
              <w:br w:type="textWrapping"/>
            </w:r>
            <w:r>
              <w:rPr>
                <w:rFonts w:hint="eastAsia"/>
                <w:color w:val="333333"/>
                <w:kern w:val="2"/>
                <w:shd w:val="clear" w:color="auto" w:fill="FFFFFF"/>
                <w:lang w:bidi="ar"/>
              </w:rPr>
              <w:t>点击“重置”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BC2463">
            <w:pPr>
              <w:widowControl w:val="0"/>
              <w:numPr>
                <w:ilvl w:val="0"/>
                <w:numId w:val="19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交付时间条件清空，列表按默认全量数据刷新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CCEA9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与预期一致，时间条件清空、页面刷新正常</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51849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158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DPM_XFJFMX_008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验证交付失败明细展示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E24D4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2．点击“明细”进入交付明细页</w:t>
            </w:r>
            <w:r>
              <w:br/>
            </w:r>
            <w:r>
              <w:rPr>
                <w:rFonts w:hint="eastAsia"/>
                <w:color w:val="333333"/>
                <w:kern w:val="2"/>
                <w:shd w:val="clear" w:color="auto" w:fill="FFFFFF"/>
                <w:lang w:bidi="ar"/>
              </w:rPr>
              <w:t>3．选择交付结果为“失败”的明细记录</w:t>
            </w:r>
            <w:r>
              <w:br/>
            </w:r>
            <w:r>
              <w:rPr>
                <w:rFonts w:hint="eastAsia"/>
                <w:color w:val="333333"/>
                <w:kern w:val="2"/>
                <w:shd w:val="clear" w:color="auto" w:fill="FFFFFF"/>
                <w:lang w:bidi="ar"/>
              </w:rPr>
              <w:t>4．查看“失败原因”字段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交付结果为“失败”的明细展示具体失败原因；交付成功的明细失败原因显示“-”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1BA0B18D">
      <w:pPr>
        <w:pStyle w:val="6"/>
        <w:widowControl/>
        <w:numPr>
          <w:ilvl w:val="3"/>
          <w:numId w:val="6"/>
        </w:numPr>
        <w:jc w:val="left"/>
      </w:pPr>
      <w:r>
        <w:rPr>
          <w:rFonts w:hint="eastAsia" w:ascii="Calibri" w:hAnsi="Calibri" w:cs="宋体"/>
        </w:rPr>
        <w:t xml:space="preserve">记录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452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EC82537">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48BB9F">
            <w:pPr>
              <w:widowControl w:val="0"/>
              <w:jc w:val="both"/>
              <w:rPr>
                <w:rFonts w:hint="eastAsia"/>
                <w:color w:val="000000"/>
              </w:rPr>
            </w:pPr>
            <w:r>
              <w:rPr>
                <w:rFonts w:hint="eastAsia"/>
                <w:color w:val="000000"/>
                <w:kern w:val="2"/>
                <w:lang w:eastAsia="zh-Hans" w:bidi="ar"/>
              </w:rPr>
              <w:t>记录</w:t>
            </w:r>
          </w:p>
        </w:tc>
      </w:tr>
      <w:tr w14:paraId="5E1F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FF8557F">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F4CB12">
            <w:pPr>
              <w:widowControl w:val="0"/>
              <w:jc w:val="both"/>
              <w:rPr>
                <w:rFonts w:hint="eastAsia"/>
                <w:color w:val="000000"/>
              </w:rPr>
            </w:pPr>
            <w:r>
              <w:rPr>
                <w:rFonts w:hint="eastAsia"/>
                <w:color w:val="333333"/>
                <w:kern w:val="2"/>
                <w:shd w:val="clear" w:color="auto" w:fill="FFFFFF"/>
                <w:lang w:bidi="ar"/>
              </w:rPr>
              <w:t>2026/03/19</w:t>
            </w:r>
          </w:p>
        </w:tc>
      </w:tr>
      <w:tr w14:paraId="5521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31C139">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5CE9A4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013EED">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4D7FF95">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D74F02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2D55F8">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847CA1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CA4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24AAAA">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B443AF">
            <w:pPr>
              <w:widowControl w:val="0"/>
              <w:jc w:val="both"/>
              <w:rPr>
                <w:rFonts w:hint="eastAsia"/>
                <w:color w:val="333333"/>
                <w:shd w:val="clear" w:color="auto" w:fill="FFFFFF"/>
                <w:lang w:bidi="ar"/>
              </w:rPr>
            </w:pPr>
            <w:r>
              <w:rPr>
                <w:rFonts w:hint="eastAsia"/>
                <w:color w:val="333333"/>
                <w:kern w:val="2"/>
                <w:shd w:val="clear" w:color="auto" w:fill="FFFFFF"/>
                <w:lang w:bidi="ar"/>
              </w:rPr>
              <w:t>DPM_XFJFJL_001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9530DE">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8099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568DC71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181AFC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4BB648">
            <w:pPr>
              <w:widowControl w:val="0"/>
              <w:numPr>
                <w:ilvl w:val="0"/>
                <w:numId w:val="19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展示该交付单的交付统计记录，包含统计起始时间、统计截止时间、时间间隔、统计周期内调用次数、统计周期内交付次数，并提供“详情”入口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9CC73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945C4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33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D72BC7">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B72CB7">
            <w:pPr>
              <w:widowControl w:val="0"/>
              <w:jc w:val="both"/>
              <w:rPr>
                <w:rFonts w:hint="eastAsia"/>
                <w:color w:val="333333"/>
                <w:shd w:val="clear" w:color="auto" w:fill="FFFFFF"/>
                <w:lang w:bidi="ar"/>
              </w:rPr>
            </w:pPr>
            <w:r>
              <w:rPr>
                <w:rFonts w:hint="eastAsia"/>
                <w:color w:val="333333"/>
                <w:kern w:val="2"/>
                <w:shd w:val="clear" w:color="auto" w:fill="FFFFFF"/>
                <w:lang w:bidi="ar"/>
              </w:rPr>
              <w:t>DPM_XFJFJL_002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3B1D88">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验证交付记录按时间排序</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EE8B4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307310F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2．点击“记录”进入记录列表</w:t>
            </w:r>
          </w:p>
          <w:p w14:paraId="495DC3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3．查看记录时间顺序</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275F78">
            <w:pPr>
              <w:widowControl w:val="0"/>
              <w:numPr>
                <w:ilvl w:val="0"/>
                <w:numId w:val="19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记录按统计起始时间倒序展示，最新记录在最前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863FD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4C966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979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99EB55">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E6193C">
            <w:pPr>
              <w:widowControl w:val="0"/>
              <w:jc w:val="both"/>
              <w:rPr>
                <w:rFonts w:hint="eastAsia"/>
                <w:color w:val="333333"/>
                <w:shd w:val="clear" w:color="auto" w:fill="FFFFFF"/>
                <w:lang w:bidi="ar"/>
              </w:rPr>
            </w:pPr>
            <w:r>
              <w:rPr>
                <w:rFonts w:hint="eastAsia"/>
                <w:color w:val="333333"/>
                <w:kern w:val="2"/>
                <w:shd w:val="clear" w:color="auto" w:fill="FFFFFF"/>
                <w:lang w:bidi="ar"/>
              </w:rPr>
              <w:t>DPM_XFJFJL_003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62E84A">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76426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06DDB2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2．选择无交付记录的交付单</w:t>
            </w:r>
          </w:p>
          <w:p w14:paraId="020A070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BC495F">
            <w:pPr>
              <w:widowControl w:val="0"/>
              <w:numPr>
                <w:ilvl w:val="0"/>
                <w:numId w:val="19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记录列表展示暂无数据，页面无报错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57935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BC223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9B1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FB0B18">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582F2">
            <w:pPr>
              <w:widowControl w:val="0"/>
              <w:jc w:val="both"/>
              <w:rPr>
                <w:rFonts w:hint="eastAsia"/>
                <w:color w:val="333333"/>
                <w:shd w:val="clear" w:color="auto" w:fill="FFFFFF"/>
                <w:lang w:bidi="ar"/>
              </w:rPr>
            </w:pPr>
            <w:r>
              <w:rPr>
                <w:rFonts w:hint="eastAsia"/>
                <w:color w:val="333333"/>
                <w:kern w:val="2"/>
                <w:shd w:val="clear" w:color="auto" w:fill="FFFFFF"/>
                <w:lang w:bidi="ar"/>
              </w:rPr>
              <w:t>DPM_XFJFJL_004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DD2E9E">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验证记录详情查看</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523F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数据需方交付”页面</w:t>
            </w:r>
          </w:p>
          <w:p w14:paraId="6A65F17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2．点击“记录”进入记录列表</w:t>
            </w:r>
          </w:p>
          <w:p w14:paraId="63EC33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3．选择一条记录查看详情</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7AB91E">
            <w:pPr>
              <w:widowControl w:val="0"/>
              <w:numPr>
                <w:ilvl w:val="0"/>
                <w:numId w:val="19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展示记录详情，包含统计时间、统计周期内调用次数、交付次数等统计信息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1CA14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649B9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D94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0C6D5D">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CC640D">
            <w:pPr>
              <w:widowControl w:val="0"/>
              <w:jc w:val="both"/>
              <w:rPr>
                <w:rFonts w:hint="eastAsia"/>
                <w:color w:val="333333"/>
                <w:shd w:val="clear" w:color="auto" w:fill="FFFFFF"/>
                <w:lang w:bidi="ar"/>
              </w:rPr>
            </w:pPr>
            <w:r>
              <w:rPr>
                <w:rFonts w:hint="eastAsia"/>
                <w:color w:val="333333"/>
                <w:kern w:val="2"/>
                <w:shd w:val="clear" w:color="auto" w:fill="FFFFFF"/>
                <w:lang w:bidi="ar"/>
              </w:rPr>
              <w:t>DPM_XFJFJL_005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270357">
            <w:pPr>
              <w:widowControl w:val="0"/>
              <w:jc w:val="both"/>
              <w:rPr>
                <w:rFonts w:hint="eastAsia"/>
                <w:color w:val="333333"/>
                <w:shd w:val="clear" w:color="auto" w:fill="FFFFFF"/>
                <w:lang w:bidi="ar"/>
              </w:rPr>
            </w:pPr>
            <w:r>
              <w:rPr>
                <w:rFonts w:hint="eastAsia"/>
                <w:color w:val="333333"/>
                <w:kern w:val="2"/>
                <w:shd w:val="clear" w:color="auto" w:fill="FFFFFF"/>
                <w:lang w:bidi="ar"/>
              </w:rPr>
              <w:t>验证按统计时间范围查询交付记录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B7F8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点击交付单“记录”进入交付记录页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在“统计时间”选择 2026-10-21 00:00:00 至 2026-10-21 23:59:59，点击“查询”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5C21C94">
            <w:pPr>
              <w:widowControl w:val="0"/>
              <w:numPr>
                <w:ilvl w:val="0"/>
                <w:numId w:val="20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仅展示统计起始时间落在所选范围内的记录，分页总数同步刷新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CF2F56">
            <w:pPr>
              <w:widowControl w:val="0"/>
              <w:jc w:val="both"/>
              <w:rPr>
                <w:rFonts w:hint="eastAsia"/>
                <w:color w:val="333333"/>
                <w:shd w:val="clear" w:color="auto" w:fill="FFFFFF"/>
                <w:lang w:bidi="ar"/>
              </w:rPr>
            </w:pPr>
            <w:r>
              <w:rPr>
                <w:rFonts w:hint="eastAsia"/>
                <w:color w:val="333333"/>
                <w:kern w:val="2"/>
                <w:shd w:val="clear" w:color="auto" w:fill="FFFFFF"/>
                <w:lang w:bidi="ar"/>
              </w:rPr>
              <w:t>本环境该交付单计费记录为 0，查询后列表展示“暂无数据”、共 0 条；页面结构与供方侧一致，查询无报错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57BA5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79F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4D7A11">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50E4B6">
            <w:pPr>
              <w:widowControl w:val="0"/>
              <w:jc w:val="both"/>
              <w:rPr>
                <w:rFonts w:hint="eastAsia"/>
                <w:color w:val="333333"/>
                <w:shd w:val="clear" w:color="auto" w:fill="FFFFFF"/>
                <w:lang w:bidi="ar"/>
              </w:rPr>
            </w:pPr>
            <w:r>
              <w:rPr>
                <w:rFonts w:hint="eastAsia"/>
                <w:color w:val="333333"/>
                <w:kern w:val="2"/>
                <w:shd w:val="clear" w:color="auto" w:fill="FFFFFF"/>
                <w:lang w:bidi="ar"/>
              </w:rPr>
              <w:t>DPM_XFJFJL_006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验证记录列表次数与顶部统计卡片一致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1F27B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br/>
            </w:r>
            <w:r>
              <w:rPr>
                <w:rFonts w:hint="eastAsia"/>
                <w:color w:val="333333"/>
                <w:kern w:val="2"/>
                <w:shd w:val="clear" w:color="auto" w:fill="FFFFFF"/>
                <w:lang w:bidi="ar"/>
              </w:rPr>
              <w:t>2．读取顶部“统计周期内调用次数”“统计周期内交付次数”卡片值</w:t>
            </w:r>
            <w:r>
              <w:br/>
            </w:r>
            <w:r>
              <w:rPr>
                <w:rFonts w:hint="eastAsia"/>
                <w:color w:val="333333"/>
                <w:kern w:val="2"/>
                <w:shd w:val="clear" w:color="auto" w:fill="FFFFFF"/>
                <w:lang w:bidi="ar"/>
              </w:rPr>
              <w:t>3．与列表对应次数合计对比</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1440994">
            <w:pPr>
              <w:widowControl w:val="0"/>
              <w:numPr>
                <w:ilvl w:val="0"/>
                <w:numId w:val="20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顶部卡片数值等于列表中对应调用次数、交付次数之和（无数据时应为 0）</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3021BF">
            <w:pPr>
              <w:widowControl w:val="0"/>
              <w:jc w:val="both"/>
              <w:rPr>
                <w:rFonts w:hint="eastAsia"/>
                <w:color w:val="333333"/>
                <w:shd w:val="clear" w:color="auto" w:fill="FFFFFF"/>
                <w:lang w:bidi="ar"/>
              </w:rPr>
            </w:pPr>
            <w:r>
              <w:rPr>
                <w:rFonts w:hint="eastAsia"/>
                <w:color w:val="333333"/>
                <w:kern w:val="2"/>
                <w:shd w:val="clear" w:color="auto" w:fill="FFFFFF"/>
                <w:lang w:bidi="ar"/>
              </w:rPr>
              <w:t>顶部两个卡片均为 0，列表无记录，二者一致；与预期一致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8B71F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A0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EEDACA">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4C7D5B">
            <w:pPr>
              <w:widowControl w:val="0"/>
              <w:jc w:val="both"/>
              <w:rPr>
                <w:rFonts w:hint="eastAsia"/>
                <w:color w:val="333333"/>
                <w:shd w:val="clear" w:color="auto" w:fill="FFFFFF"/>
                <w:lang w:bidi="ar"/>
              </w:rPr>
            </w:pPr>
            <w:r>
              <w:rPr>
                <w:rFonts w:hint="eastAsia"/>
                <w:color w:val="333333"/>
                <w:kern w:val="2"/>
                <w:shd w:val="clear" w:color="auto" w:fill="FFFFFF"/>
                <w:lang w:bidi="ar"/>
              </w:rPr>
              <w:t>DPM_XFJFJL_007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71DD35">
            <w:pPr>
              <w:widowControl w:val="0"/>
              <w:jc w:val="both"/>
              <w:rPr>
                <w:rFonts w:hint="eastAsia"/>
                <w:color w:val="333333"/>
                <w:shd w:val="clear" w:color="auto" w:fill="FFFFFF"/>
                <w:lang w:bidi="ar"/>
              </w:rPr>
            </w:pPr>
            <w:r>
              <w:rPr>
                <w:rFonts w:hint="eastAsia"/>
                <w:color w:val="333333"/>
                <w:kern w:val="2"/>
                <w:shd w:val="clear" w:color="auto" w:fill="FFFFFF"/>
                <w:lang w:bidi="ar"/>
              </w:rPr>
              <w:t>验证统计时间范围无匹配记录时的空数据展示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40093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选择任意统计时间区间并点击“查询”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AEE125">
            <w:pPr>
              <w:widowControl w:val="0"/>
              <w:numPr>
                <w:ilvl w:val="0"/>
                <w:numId w:val="20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列表展示“暂无数据”，分页共 0 条，顶部统计卡片显示 0，页面无报错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00119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与预期一致，展示暂无数据且无控制台报错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AEF2A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72A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D729AA">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661215">
            <w:pPr>
              <w:widowControl w:val="0"/>
              <w:jc w:val="both"/>
              <w:rPr>
                <w:rFonts w:hint="eastAsia"/>
                <w:color w:val="333333"/>
                <w:shd w:val="clear" w:color="auto" w:fill="FFFFFF"/>
                <w:lang w:bidi="ar"/>
              </w:rPr>
            </w:pPr>
            <w:r>
              <w:rPr>
                <w:rFonts w:hint="eastAsia"/>
                <w:color w:val="333333"/>
                <w:kern w:val="2"/>
                <w:shd w:val="clear" w:color="auto" w:fill="FFFFFF"/>
                <w:lang w:bidi="ar"/>
              </w:rPr>
              <w:t>DPM_XFJFJL_008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D099BB">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EA656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1．进入交付记录页，设置统计时间范围并查询</w:t>
            </w:r>
            <w:r>
              <w:rPr>
                <w:rFonts w:hint="eastAsia"/>
                <w:color w:val="333333"/>
                <w:kern w:val="2"/>
                <w:shd w:val="clear" w:color="auto" w:fill="FFFFFF"/>
                <w:lang w:bidi="ar"/>
              </w:rPr>
              <w:br w:type="textWrapping"/>
            </w:r>
            <w:r>
              <w:rPr>
                <w:rFonts w:hint="eastAsia"/>
                <w:color w:val="333333"/>
                <w:kern w:val="2"/>
                <w:shd w:val="clear" w:color="auto" w:fill="FFFFFF"/>
                <w:lang w:bidi="ar"/>
              </w:rPr>
              <w:t>点击“重置”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45D65E">
            <w:pPr>
              <w:widowControl w:val="0"/>
              <w:numPr>
                <w:ilvl w:val="0"/>
                <w:numId w:val="20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统计时间条件清空，列表与顶部统计卡片按默认全量数据刷新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3DA71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与预期一致，条件清空后页面刷新正常</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40207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CD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6976E4">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02BF4E">
            <w:pPr>
              <w:widowControl w:val="0"/>
              <w:jc w:val="both"/>
              <w:rPr>
                <w:rFonts w:hint="eastAsia"/>
                <w:color w:val="333333"/>
                <w:shd w:val="clear" w:color="auto" w:fill="FFFFFF"/>
                <w:lang w:bidi="ar"/>
              </w:rPr>
            </w:pPr>
            <w:r>
              <w:rPr>
                <w:rFonts w:hint="eastAsia"/>
                <w:color w:val="333333"/>
                <w:kern w:val="2"/>
                <w:shd w:val="clear" w:color="auto" w:fill="FFFFFF"/>
                <w:lang w:bidi="ar"/>
              </w:rPr>
              <w:t>DPM_XFJFJL_009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验证无记录数据时详情入口不展示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3287B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1．进入交付记录页（当前无统计记录）</w:t>
            </w:r>
            <w:r>
              <w:rPr>
                <w:rFonts w:hint="eastAsia"/>
                <w:color w:val="333333"/>
                <w:kern w:val="2"/>
                <w:shd w:val="clear" w:color="auto" w:fill="FFFFFF"/>
                <w:lang w:bidi="ar"/>
              </w:rPr>
              <w:br w:type="textWrapping"/>
            </w:r>
            <w:r>
              <w:rPr>
                <w:rFonts w:hint="eastAsia"/>
                <w:color w:val="333333"/>
                <w:kern w:val="2"/>
                <w:shd w:val="clear" w:color="auto" w:fill="FFFFFF"/>
                <w:lang w:bidi="ar"/>
              </w:rPr>
              <w:t>查看列表与操作列</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98E613B">
            <w:pPr>
              <w:widowControl w:val="0"/>
              <w:numPr>
                <w:ilvl w:val="0"/>
                <w:numId w:val="20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列表无记录时不展示“详情”入口，页面提示“暂无数据”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5132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与预期一致，无数据时操作列无“详情”按钮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2C058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CD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DPM_XFJFJL_010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验证记录详情与列表数值一致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3287B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br/>
            </w:r>
            <w:r>
              <w:rPr>
                <w:rFonts w:hint="eastAsia"/>
                <w:color w:val="333333"/>
                <w:kern w:val="2"/>
                <w:shd w:val="clear" w:color="auto" w:fill="FFFFFF"/>
                <w:lang w:bidi="ar"/>
              </w:rPr>
              <w:t>2．点击首行操作列“详情”</w:t>
            </w:r>
            <w:r>
              <w:br/>
            </w:r>
            <w:r>
              <w:rPr>
                <w:rFonts w:hint="eastAsia"/>
                <w:color w:val="333333"/>
                <w:kern w:val="2"/>
                <w:shd w:val="clear" w:color="auto" w:fill="FFFFFF"/>
                <w:lang w:bidi="ar"/>
              </w:rPr>
              <w:t>3．对比详情中的调用次数、交付次数与该行列表数值</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详情中的统计周期内调用次数、交付次数与列表该行数值一致，交易ID 不为空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3CD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DPM_XFJFJL_011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验证关闭交付记录详情弹窗</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3287B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br/>
            </w:r>
            <w:r>
              <w:rPr>
                <w:rFonts w:hint="eastAsia"/>
                <w:color w:val="333333"/>
                <w:kern w:val="2"/>
                <w:shd w:val="clear" w:color="auto" w:fill="FFFFFF"/>
                <w:lang w:bidi="ar"/>
              </w:rPr>
              <w:t>2．点击“详情”打开弹窗</w:t>
            </w:r>
            <w:r>
              <w:br/>
            </w:r>
            <w:r>
              <w:rPr>
                <w:rFonts w:hint="eastAsia"/>
                <w:color w:val="333333"/>
                <w:kern w:val="2"/>
                <w:shd w:val="clear" w:color="auto" w:fill="FFFFFF"/>
                <w:lang w:bidi="ar"/>
              </w:rPr>
              <w:t>3．点击弹窗关闭按钮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弹窗关闭，交付记录列表数据、分页与顶部统计卡片保持不变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1BA0B18D">
      <w:pPr>
        <w:pStyle w:val="6"/>
        <w:widowControl/>
        <w:numPr>
          <w:ilvl w:val="3"/>
          <w:numId w:val="6"/>
        </w:numPr>
        <w:jc w:val="left"/>
      </w:pPr>
      <w:r>
        <w:rPr>
          <w:rFonts w:hint="eastAsia" w:ascii="Calibri" w:hAnsi="Calibri" w:cs="宋体"/>
        </w:rPr>
        <w:t xml:space="preserve">产品策略生效</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452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产品策略生效</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48BB9F">
            <w:pPr>
              <w:widowControl w:val="0"/>
              <w:jc w:val="both"/>
              <w:rPr>
                <w:rFonts w:hint="eastAsia"/>
                <w:color w:val="000000"/>
              </w:rPr>
            </w:pPr>
            <w:r>
              <w:rPr>
                <w:rFonts w:hint="eastAsia"/>
                <w:color w:val="000000"/>
                <w:kern w:val="2"/>
                <w:lang w:eastAsia="zh-Hans" w:bidi="ar"/>
              </w:rPr>
              <w:t>记录</w:t>
            </w:r>
          </w:p>
        </w:tc>
      </w:tr>
      <w:tr w14:paraId="5E1F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2026/10/25</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F4CB12">
            <w:pPr>
              <w:widowControl w:val="0"/>
              <w:jc w:val="both"/>
              <w:rPr>
                <w:rFonts w:hint="eastAsia"/>
                <w:color w:val="000000"/>
              </w:rPr>
            </w:pPr>
            <w:r>
              <w:rPr>
                <w:rFonts w:hint="eastAsia"/>
                <w:color w:val="333333"/>
                <w:kern w:val="2"/>
                <w:shd w:val="clear" w:color="auto" w:fill="FFFFFF"/>
                <w:lang w:bidi="ar"/>
              </w:rPr>
              <w:t>2026/03/19</w:t>
            </w:r>
          </w:p>
        </w:tc>
      </w:tr>
      <w:tr w14:paraId="5521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31C139">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5CE9A4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013EED">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4D7FF95">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D74F02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2D55F8">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847CA1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CA4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验证访问时间策略交付生效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8099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2．选择已绑定“访问时间”策略的数据产品的交付单</w:t>
            </w:r>
            <w:r>
              <w:br/>
            </w:r>
            <w:r>
              <w:rPr>
                <w:rFonts w:hint="eastAsia"/>
                <w:color w:val="333333"/>
                <w:kern w:val="2"/>
                <w:shd w:val="clear" w:color="auto" w:fill="FFFFFF"/>
                <w:lang w:bidi="ar"/>
              </w:rPr>
              <w:t>3．在允许时间段内调用产品接口</w:t>
            </w:r>
            <w:r>
              <w:br/>
            </w:r>
            <w:r>
              <w:rPr>
                <w:rFonts w:hint="eastAsia"/>
                <w:color w:val="333333"/>
                <w:kern w:val="2"/>
                <w:shd w:val="clear" w:color="auto" w:fill="FFFFFF"/>
                <w:lang w:bidi="ar"/>
              </w:rPr>
              <w:t>4．在允许时间段外调用产品接口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在允许时间段内调用成功；在允许时间段外调用被拒绝</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7433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验证访问频次策略交付生效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EE8B4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2．选择已绑定“访问频次”策略的数据产品的交付单</w:t>
            </w:r>
            <w:r>
              <w:br/>
            </w:r>
            <w:r>
              <w:rPr>
                <w:rFonts w:hint="eastAsia"/>
                <w:color w:val="333333"/>
                <w:kern w:val="2"/>
                <w:shd w:val="clear" w:color="auto" w:fill="FFFFFF"/>
                <w:lang w:bidi="ar"/>
              </w:rPr>
              <w:t>3．在统计周期内、访问频次内调用接口</w:t>
            </w:r>
            <w:r>
              <w:br/>
            </w:r>
            <w:r>
              <w:rPr>
                <w:rFonts w:hint="eastAsia"/>
                <w:color w:val="333333"/>
                <w:kern w:val="2"/>
                <w:shd w:val="clear" w:color="auto" w:fill="FFFFFF"/>
                <w:lang w:bidi="ar"/>
              </w:rPr>
              <w:t>4．在统计周期内、超过访问频次调用接口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访问频次内调用成功；超过访问频次调用被拒绝（限流）</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979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验证访问频次策略周期恢复</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76426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1．触发访问频次超限（请求被拒绝）</w:t>
            </w:r>
            <w:r>
              <w:br/>
            </w:r>
            <w:r>
              <w:rPr>
                <w:rFonts w:hint="eastAsia"/>
                <w:color w:val="333333"/>
                <w:kern w:val="2"/>
                <w:shd w:val="clear" w:color="auto" w:fill="FFFFFF"/>
                <w:lang w:bidi="ar"/>
              </w:rPr>
              <w:t>2．等待进入下一统计周期</w:t>
            </w:r>
            <w:r>
              <w:br/>
            </w:r>
            <w:r>
              <w:rPr>
                <w:rFonts w:hint="eastAsia"/>
                <w:color w:val="333333"/>
                <w:kern w:val="2"/>
                <w:shd w:val="clear" w:color="auto" w:fill="FFFFFF"/>
                <w:lang w:bidi="ar"/>
              </w:rPr>
              <w:t>3．再次调用产品接口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进入下一统计周期后调用计数自动清零，可正常调用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9B1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验证多策略组合交付生效</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523F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1．选择同时绑定“访问时间”与“访问频次”策略的数据产品的交付单</w:t>
            </w:r>
            <w:r>
              <w:br/>
            </w:r>
            <w:r>
              <w:rPr>
                <w:rFonts w:hint="eastAsia"/>
                <w:color w:val="333333"/>
                <w:kern w:val="2"/>
                <w:shd w:val="clear" w:color="auto" w:fill="FFFFFF"/>
                <w:lang w:bidi="ar"/>
              </w:rPr>
              <w:t>2．在时间段外调用接口</w:t>
            </w:r>
            <w:r>
              <w:br/>
            </w:r>
            <w:r>
              <w:rPr>
                <w:rFonts w:hint="eastAsia"/>
                <w:color w:val="333333"/>
                <w:kern w:val="2"/>
                <w:shd w:val="clear" w:color="auto" w:fill="FFFFFF"/>
                <w:lang w:bidi="ar"/>
              </w:rPr>
              <w:t>3．在时间段内、访问频次内调用接口</w:t>
            </w:r>
            <w:r>
              <w:br/>
            </w:r>
            <w:r>
              <w:rPr>
                <w:rFonts w:hint="eastAsia"/>
                <w:color w:val="333333"/>
                <w:kern w:val="2"/>
                <w:shd w:val="clear" w:color="auto" w:fill="FFFFFF"/>
                <w:lang w:bidi="ar"/>
              </w:rPr>
              <w:t>4．在时间段内、超过访问频次调用接口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时间段外调用被拒绝；时间段内、频次内调用成功；时间段内、超频次调用被拒绝（两类策略按“且”关系组合执行）</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D94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验证多策略组合周期恢复</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B7F8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1．触发组合策略频次超限</w:t>
            </w:r>
            <w:r>
              <w:br/>
            </w:r>
            <w:r>
              <w:rPr>
                <w:rFonts w:hint="eastAsia"/>
                <w:color w:val="333333"/>
                <w:kern w:val="2"/>
                <w:shd w:val="clear" w:color="auto" w:fill="FFFFFF"/>
                <w:lang w:bidi="ar"/>
              </w:rPr>
              <w:t>2．等待进入下一统计周期（仍在时间段内）调用接口</w:t>
            </w:r>
            <w:r>
              <w:br/>
            </w:r>
            <w:r>
              <w:rPr>
                <w:rFonts w:hint="eastAsia"/>
                <w:color w:val="333333"/>
                <w:kern w:val="2"/>
                <w:shd w:val="clear" w:color="auto" w:fill="FFFFFF"/>
                <w:lang w:bidi="ar"/>
              </w:rPr>
              <w:t>3．在时间段外调用接口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下一周期且仍在时间段内计数清零、恢复调用；超出时间段即使频次未达上限也拒绝</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D94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DPM_XFJFCL_006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验证访问时间策略反向拦截</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B7F8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数据需方交付”页面</w:t>
            </w:r>
            <w:r>
              <w:br/>
            </w:r>
            <w:r>
              <w:rPr>
                <w:rFonts w:hint="eastAsia"/>
                <w:color w:val="333333"/>
                <w:kern w:val="2"/>
                <w:shd w:val="clear" w:color="auto" w:fill="FFFFFF"/>
                <w:lang w:bidi="ar"/>
              </w:rPr>
              <w:t>2．选择已绑定“访问时间”策略的数据产品的交付单</w:t>
            </w:r>
            <w:r>
              <w:br/>
            </w:r>
            <w:r>
              <w:rPr>
                <w:rFonts w:hint="eastAsia"/>
                <w:color w:val="333333"/>
                <w:kern w:val="2"/>
                <w:shd w:val="clear" w:color="auto" w:fill="FFFFFF"/>
                <w:lang w:bidi="ar"/>
              </w:rPr>
              <w:t>3．在允许时间段的起始时间之前调用产品接口</w:t>
            </w:r>
            <w:r>
              <w:br/>
            </w:r>
            <w:r>
              <w:rPr>
                <w:rFonts w:hint="eastAsia"/>
                <w:color w:val="333333"/>
                <w:kern w:val="2"/>
                <w:shd w:val="clear" w:color="auto" w:fill="FFFFFF"/>
                <w:lang w:bidi="ar"/>
              </w:rPr>
              <w:t>4．在允许时间段的终止时间之后调用产品接口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起始时间之前调用被拒绝；终止时间之后调用被拒绝</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798AC8C8">
      <w:pPr>
        <w:pStyle w:val="5"/>
        <w:widowControl/>
        <w:numPr>
          <w:ilvl w:val="2"/>
          <w:numId w:val="6"/>
        </w:numPr>
        <w:jc w:val="left"/>
      </w:pPr>
      <w:r>
        <w:rPr>
          <w:rFonts w:hint="eastAsia" w:ascii="Arial" w:hAnsi="Arial" w:eastAsia="黑体" w:cs="黑体"/>
        </w:rPr>
        <w:t>数据</w:t>
      </w:r>
      <w:r>
        <w:rPr>
          <w:rFonts w:hint="eastAsia" w:ascii="Calibri" w:hAnsi="Calibri" w:cs="宋体"/>
        </w:rPr>
        <w:t>供方交付</w:t>
      </w:r>
    </w:p>
    <w:p w14:paraId="5C459684">
      <w:pPr>
        <w:pStyle w:val="6"/>
        <w:widowControl/>
        <w:numPr>
          <w:ilvl w:val="3"/>
          <w:numId w:val="6"/>
        </w:numPr>
        <w:jc w:val="left"/>
      </w:pPr>
      <w:r>
        <w:rPr>
          <w:rFonts w:hint="eastAsia" w:ascii="Calibri" w:hAnsi="Calibri" w:cs="宋体"/>
        </w:rPr>
        <w:t xml:space="preserve">数据供方交付列表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5AC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4AC3B83">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741092">
            <w:pPr>
              <w:widowControl w:val="0"/>
              <w:jc w:val="both"/>
              <w:rPr>
                <w:rFonts w:hint="eastAsia"/>
                <w:color w:val="000000"/>
              </w:rPr>
            </w:pPr>
            <w:r>
              <w:rPr>
                <w:rFonts w:hint="eastAsia"/>
                <w:color w:val="000000"/>
                <w:kern w:val="2"/>
                <w:lang w:eastAsia="zh-Hans" w:bidi="ar"/>
              </w:rPr>
              <w:t>数据供方交付列表</w:t>
            </w:r>
          </w:p>
        </w:tc>
      </w:tr>
      <w:tr w14:paraId="12D5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blHead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2FD5D97">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FC36F6">
            <w:pPr>
              <w:widowControl w:val="0"/>
              <w:jc w:val="both"/>
              <w:rPr>
                <w:rFonts w:hint="eastAsia"/>
                <w:color w:val="000000"/>
              </w:rPr>
            </w:pPr>
            <w:r>
              <w:rPr>
                <w:rFonts w:hint="eastAsia"/>
                <w:color w:val="333333"/>
                <w:kern w:val="2"/>
                <w:shd w:val="clear" w:color="auto" w:fill="FFFFFF"/>
                <w:lang w:bidi="ar"/>
              </w:rPr>
              <w:t>2026/03/19</w:t>
            </w:r>
          </w:p>
        </w:tc>
      </w:tr>
      <w:tr w14:paraId="244E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blHead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6EBCC39">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F065B9B">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1F52C4A">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5B0EAC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F2B8A3E">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4633DF9">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4D3DF0">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624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5A2CC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74D22A">
            <w:pPr>
              <w:widowControl w:val="0"/>
              <w:jc w:val="both"/>
              <w:rPr>
                <w:rFonts w:hint="eastAsia"/>
                <w:color w:val="333333"/>
                <w:shd w:val="clear" w:color="auto" w:fill="FFFFFF"/>
                <w:lang w:bidi="ar"/>
              </w:rPr>
            </w:pPr>
            <w:r>
              <w:rPr>
                <w:rFonts w:hint="eastAsia"/>
                <w:color w:val="333333"/>
                <w:kern w:val="2"/>
                <w:shd w:val="clear" w:color="auto" w:fill="FFFFFF"/>
                <w:lang w:bidi="ar"/>
              </w:rPr>
              <w:t>DPM_GFJFLB_001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AF897A">
            <w:pPr>
              <w:widowControl w:val="0"/>
              <w:jc w:val="both"/>
              <w:rPr>
                <w:rFonts w:hint="eastAsia"/>
                <w:color w:val="333333"/>
                <w:shd w:val="clear" w:color="auto" w:fill="FFFFFF"/>
                <w:lang w:bidi="ar"/>
              </w:rPr>
            </w:pPr>
            <w:r>
              <w:rPr>
                <w:rFonts w:hint="eastAsia"/>
                <w:color w:val="333333"/>
                <w:kern w:val="2"/>
                <w:shd w:val="clear" w:color="auto" w:fill="FFFFFF"/>
                <w:lang w:bidi="ar"/>
              </w:rPr>
              <w:t>验证数据供方交付单列表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39B64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C13B5E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2．查看交付单列表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展示所有交付单，字段包含：交付单编号、产品名称、产品类型、数据需求方、未使用用度/总用度、上链状态、交付状态、创建时间、操作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55833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97019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9B1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BF868B">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9960E9">
            <w:pPr>
              <w:widowControl w:val="0"/>
              <w:jc w:val="both"/>
              <w:rPr>
                <w:rFonts w:hint="eastAsia"/>
                <w:color w:val="333333"/>
                <w:shd w:val="clear" w:color="auto" w:fill="FFFFFF"/>
                <w:lang w:bidi="ar"/>
              </w:rPr>
            </w:pPr>
            <w:r>
              <w:rPr>
                <w:rFonts w:hint="eastAsia"/>
                <w:color w:val="333333"/>
                <w:kern w:val="2"/>
                <w:shd w:val="clear" w:color="auto" w:fill="FFFFFF"/>
                <w:lang w:bidi="ar"/>
              </w:rPr>
              <w:t>DPM_GFJFLB_002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277907">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15AC5B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26055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14C29C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字段包含交付单编号、产品名称、产品类型、数据需求方、未使用用度/总用度、上链状态、交付状态、创建时间、操作；分页正常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2BF23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F7FCF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3F4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D656C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CBAFAF">
            <w:pPr>
              <w:widowControl w:val="0"/>
              <w:jc w:val="both"/>
              <w:rPr>
                <w:rFonts w:hint="eastAsia"/>
                <w:color w:val="333333"/>
                <w:shd w:val="clear" w:color="auto" w:fill="FFFFFF"/>
                <w:lang w:bidi="ar"/>
              </w:rPr>
            </w:pPr>
            <w:r>
              <w:rPr>
                <w:rFonts w:hint="eastAsia"/>
                <w:color w:val="333333"/>
                <w:kern w:val="2"/>
                <w:shd w:val="clear" w:color="auto" w:fill="FFFFFF"/>
                <w:lang w:bidi="ar"/>
              </w:rPr>
              <w:t>DPM_GFJFLB_003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FD0E6">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9DD90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A9ABFD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2．在无交付单数据时查看列表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BEC26C">
            <w:pPr>
              <w:widowControl w:val="0"/>
              <w:numPr>
                <w:ilvl w:val="0"/>
                <w:numId w:val="21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3573D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AABBD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0EE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C71398">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47B96F">
            <w:pPr>
              <w:widowControl w:val="0"/>
              <w:jc w:val="both"/>
              <w:rPr>
                <w:rFonts w:hint="eastAsia"/>
                <w:color w:val="333333"/>
                <w:shd w:val="clear" w:color="auto" w:fill="FFFFFF"/>
                <w:lang w:bidi="ar"/>
              </w:rPr>
            </w:pPr>
            <w:r>
              <w:rPr>
                <w:rFonts w:hint="eastAsia"/>
                <w:color w:val="333333"/>
                <w:kern w:val="2"/>
                <w:shd w:val="clear" w:color="auto" w:fill="FFFFFF"/>
                <w:lang w:bidi="ar"/>
              </w:rPr>
              <w:t>DPM_GFJFCX_001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A1C40C">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EAC95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293AE5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2．输入交付单编号</w:t>
            </w:r>
          </w:p>
          <w:p w14:paraId="537B749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34B8D8">
            <w:pPr>
              <w:widowControl w:val="0"/>
              <w:numPr>
                <w:ilvl w:val="0"/>
                <w:numId w:val="21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展示编号匹配的交付单记录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A4173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1AEC7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B4C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AED78A">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8FA1EC">
            <w:pPr>
              <w:widowControl w:val="0"/>
              <w:jc w:val="both"/>
              <w:rPr>
                <w:rFonts w:hint="eastAsia"/>
                <w:color w:val="333333"/>
                <w:shd w:val="clear" w:color="auto" w:fill="FFFFFF"/>
                <w:lang w:bidi="ar"/>
              </w:rPr>
            </w:pPr>
            <w:r>
              <w:rPr>
                <w:rFonts w:hint="eastAsia"/>
                <w:color w:val="333333"/>
                <w:kern w:val="2"/>
                <w:shd w:val="clear" w:color="auto" w:fill="FFFFFF"/>
                <w:lang w:bidi="ar"/>
              </w:rPr>
              <w:t>DPM_GFJFCX_002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43BDF2">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DA8CE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785C8F9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11FED23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D2F013">
            <w:pPr>
              <w:widowControl w:val="0"/>
              <w:numPr>
                <w:ilvl w:val="0"/>
                <w:numId w:val="21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展示产品名称匹配的交付单记录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510B4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2A7EB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38E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C876E2">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856A54">
            <w:pPr>
              <w:widowControl w:val="0"/>
              <w:jc w:val="both"/>
              <w:rPr>
                <w:rFonts w:hint="eastAsia"/>
                <w:color w:val="333333"/>
                <w:shd w:val="clear" w:color="auto" w:fill="FFFFFF"/>
                <w:lang w:bidi="ar"/>
              </w:rPr>
            </w:pPr>
            <w:r>
              <w:rPr>
                <w:rFonts w:hint="eastAsia"/>
                <w:color w:val="333333"/>
                <w:kern w:val="2"/>
                <w:shd w:val="clear" w:color="auto" w:fill="FFFFFF"/>
                <w:lang w:bidi="ar"/>
              </w:rPr>
              <w:t>DPM_GFJFCX_003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4D1B7D">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2477B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66121B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2．选择交付状态</w:t>
            </w:r>
          </w:p>
          <w:p w14:paraId="5FB0EE9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BD0F76">
            <w:pPr>
              <w:widowControl w:val="0"/>
              <w:numPr>
                <w:ilvl w:val="0"/>
                <w:numId w:val="21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仅展示所选状态的交付单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06F31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A88F4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EED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DF66B0">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734AED">
            <w:pPr>
              <w:widowControl w:val="0"/>
              <w:jc w:val="both"/>
              <w:rPr>
                <w:rFonts w:hint="eastAsia"/>
                <w:color w:val="333333"/>
                <w:shd w:val="clear" w:color="auto" w:fill="FFFFFF"/>
                <w:lang w:bidi="ar"/>
              </w:rPr>
            </w:pPr>
            <w:r>
              <w:rPr>
                <w:rFonts w:hint="eastAsia"/>
                <w:color w:val="333333"/>
                <w:kern w:val="2"/>
                <w:shd w:val="clear" w:color="auto" w:fill="FFFFFF"/>
                <w:lang w:bidi="ar"/>
              </w:rPr>
              <w:t>DPM_GFJFCX_004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0E2988">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5C328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5B0B431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5A192E8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31AF033">
            <w:pPr>
              <w:widowControl w:val="0"/>
              <w:numPr>
                <w:ilvl w:val="0"/>
                <w:numId w:val="21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7D915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3EAFD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161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F7D51D">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B7A761">
            <w:pPr>
              <w:widowControl w:val="0"/>
              <w:jc w:val="both"/>
              <w:rPr>
                <w:rFonts w:hint="eastAsia"/>
                <w:color w:val="333333"/>
                <w:shd w:val="clear" w:color="auto" w:fill="FFFFFF"/>
                <w:lang w:bidi="ar"/>
              </w:rPr>
            </w:pPr>
            <w:r>
              <w:rPr>
                <w:rFonts w:hint="eastAsia"/>
                <w:color w:val="333333"/>
                <w:kern w:val="2"/>
                <w:shd w:val="clear" w:color="auto" w:fill="FFFFFF"/>
                <w:lang w:bidi="ar"/>
              </w:rPr>
              <w:t>DPM_GFJFCX_005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9D1905">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验证按交付单编号+交付状态组合查询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D5940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659DC29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2．输入交付单编号，并选择交付状态</w:t>
            </w:r>
          </w:p>
          <w:p w14:paraId="703FDF9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71ACE6">
            <w:pPr>
              <w:widowControl w:val="0"/>
              <w:numPr>
                <w:ilvl w:val="0"/>
                <w:numId w:val="21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展示同时满足交付单编号与交付状态条件的交付单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02D5E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D61E9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306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ECDDB1">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018939">
            <w:pPr>
              <w:widowControl w:val="0"/>
              <w:jc w:val="both"/>
              <w:rPr>
                <w:rFonts w:hint="eastAsia"/>
                <w:color w:val="333333"/>
                <w:shd w:val="clear" w:color="auto" w:fill="FFFFFF"/>
                <w:lang w:bidi="ar"/>
              </w:rPr>
            </w:pPr>
            <w:r>
              <w:rPr>
                <w:rFonts w:hint="eastAsia"/>
                <w:color w:val="333333"/>
                <w:kern w:val="2"/>
                <w:shd w:val="clear" w:color="auto" w:fill="FFFFFF"/>
                <w:lang w:bidi="ar"/>
              </w:rPr>
              <w:t>DPM_GFJFCX_006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FA12D8">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验证产品名称+产品类型+交付状态组合查询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8B1B8B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750832E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2．输入数据产品名称，选择产品类型与交付状态</w:t>
            </w:r>
          </w:p>
          <w:p w14:paraId="56967DE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668A543">
            <w:pPr>
              <w:widowControl w:val="0"/>
              <w:numPr>
                <w:ilvl w:val="0"/>
                <w:numId w:val="21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展示同时满足三个条件的交付单，条件之间为“与”关系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98EAD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75D20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98B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C5E01A">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32FCE5">
            <w:pPr>
              <w:widowControl w:val="0"/>
              <w:jc w:val="both"/>
              <w:rPr>
                <w:rFonts w:hint="eastAsia"/>
                <w:color w:val="333333"/>
                <w:shd w:val="clear" w:color="auto" w:fill="FFFFFF"/>
                <w:lang w:bidi="ar"/>
              </w:rPr>
            </w:pPr>
            <w:r>
              <w:rPr>
                <w:rFonts w:hint="eastAsia"/>
                <w:color w:val="333333"/>
                <w:kern w:val="2"/>
                <w:shd w:val="clear" w:color="auto" w:fill="FFFFFF"/>
                <w:lang w:bidi="ar"/>
              </w:rPr>
              <w:t>DPM_GFJFCX_007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1CA08E">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48266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64F512F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2．输入存在的交付单编号，选择与其状态不一致的交付状态</w:t>
            </w:r>
          </w:p>
          <w:p w14:paraId="28E51D6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A55DBE">
            <w:pPr>
              <w:widowControl w:val="0"/>
              <w:numPr>
                <w:ilvl w:val="0"/>
                <w:numId w:val="22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0A28B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CA28C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6BE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DA9B8E">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E66B0">
            <w:pPr>
              <w:widowControl w:val="0"/>
              <w:jc w:val="both"/>
              <w:rPr>
                <w:rFonts w:hint="eastAsia"/>
                <w:color w:val="333333"/>
                <w:shd w:val="clear" w:color="auto" w:fill="FFFFFF"/>
                <w:lang w:bidi="ar"/>
              </w:rPr>
            </w:pPr>
            <w:r>
              <w:rPr>
                <w:rFonts w:hint="eastAsia"/>
                <w:color w:val="333333"/>
                <w:kern w:val="2"/>
                <w:shd w:val="clear" w:color="auto" w:fill="FFFFFF"/>
                <w:lang w:bidi="ar"/>
              </w:rPr>
              <w:t>DPM_GFJFCX_008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062814">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验证按交付单编号模糊查询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3C85A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5E0DB72">
            <w:pPr>
              <w:widowControl w:val="0"/>
              <w:numPr>
                <w:ilvl w:val="0"/>
                <w:numId w:val="22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列表展示“交付单编号”包含该片段的全部记录，分页总数同步刷新，字段展示与关键字匹配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4F74A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3B65D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E2B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CE20BC">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A8D43">
            <w:pPr>
              <w:widowControl w:val="0"/>
              <w:jc w:val="both"/>
              <w:rPr>
                <w:rFonts w:hint="eastAsia"/>
                <w:color w:val="333333"/>
                <w:shd w:val="clear" w:color="auto" w:fill="FFFFFF"/>
                <w:lang w:bidi="ar"/>
              </w:rPr>
            </w:pPr>
            <w:r>
              <w:rPr>
                <w:rFonts w:hint="eastAsia"/>
                <w:color w:val="333333"/>
                <w:kern w:val="2"/>
                <w:shd w:val="clear" w:color="auto" w:fill="FFFFFF"/>
                <w:lang w:bidi="ar"/>
              </w:rPr>
              <w:t>DPM_GFJFCX_009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9A0952">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验证按不存在的交付单编号查询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06481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CECF0B">
            <w:pPr>
              <w:widowControl w:val="0"/>
              <w:numPr>
                <w:ilvl w:val="0"/>
                <w:numId w:val="22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E997A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6B1C5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E7F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A1302D">
            <w:pPr>
              <w:widowControl w:val="0"/>
              <w:jc w:val="center"/>
              <w:rPr>
                <w:rFonts w:hint="eastAsia"/>
                <w:color w:val="333333"/>
                <w:shd w:val="clear" w:color="auto" w:fill="FFFFFF"/>
                <w:lang w:bidi="ar"/>
              </w:rPr>
            </w:pPr>
            <w:r>
              <w:rPr>
                <w:rFonts w:hint="eastAsia"/>
                <w:color w:val="333333"/>
                <w:kern w:val="2"/>
                <w:shd w:val="clear" w:color="auto" w:fill="FFFFFF"/>
                <w:lang w:bidi="ar"/>
              </w:rP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C20677">
            <w:pPr>
              <w:widowControl w:val="0"/>
              <w:jc w:val="both"/>
              <w:rPr>
                <w:rFonts w:hint="eastAsia"/>
                <w:color w:val="333333"/>
                <w:shd w:val="clear" w:color="auto" w:fill="FFFFFF"/>
                <w:lang w:bidi="ar"/>
              </w:rPr>
            </w:pPr>
            <w:r>
              <w:rPr>
                <w:rFonts w:hint="eastAsia"/>
                <w:color w:val="333333"/>
                <w:kern w:val="2"/>
                <w:shd w:val="clear" w:color="auto" w:fill="FFFFFF"/>
                <w:lang w:bidi="ar"/>
              </w:rPr>
              <w:t>DPM_GFJFCX_010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7ECE16">
            <w:pPr>
              <w:widowControl w:val="0"/>
              <w:jc w:val="both"/>
              <w:rPr>
                <w:rFonts w:hint="eastAsia"/>
                <w:color w:val="333333"/>
                <w:shd w:val="clear" w:color="auto" w:fill="FFFFFF"/>
                <w:lang w:bidi="ar"/>
              </w:rPr>
            </w:pPr>
            <w:r>
              <w:rPr>
                <w:rFonts w:hint="eastAsia"/>
                <w:color w:val="333333"/>
                <w:kern w:val="2"/>
                <w:shd w:val="clear" w:color="auto" w:fill="FFFFFF"/>
                <w:lang w:bidi="ar"/>
              </w:rPr>
              <w:t>验证交付单编号输入特殊字符查询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B4E71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在“交付单编号”输入框中输入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11AFE1">
            <w:pPr>
              <w:widowControl w:val="0"/>
              <w:numPr>
                <w:ilvl w:val="0"/>
                <w:numId w:val="22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94F46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70C69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883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F9201D">
            <w:pPr>
              <w:widowControl w:val="0"/>
              <w:jc w:val="center"/>
              <w:rPr>
                <w:rFonts w:hint="eastAsia"/>
                <w:color w:val="333333"/>
                <w:shd w:val="clear" w:color="auto" w:fill="FFFFFF"/>
                <w:lang w:bidi="ar"/>
              </w:rPr>
            </w:pPr>
            <w:r>
              <w:rPr>
                <w:rFonts w:hint="eastAsia"/>
                <w:color w:val="333333"/>
                <w:kern w:val="2"/>
                <w:shd w:val="clear" w:color="auto" w:fill="FFFFFF"/>
                <w:lang w:bidi="ar"/>
              </w:rPr>
              <w:t>14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51C557">
            <w:pPr>
              <w:widowControl w:val="0"/>
              <w:jc w:val="both"/>
              <w:rPr>
                <w:rFonts w:hint="eastAsia"/>
                <w:color w:val="333333"/>
                <w:shd w:val="clear" w:color="auto" w:fill="FFFFFF"/>
                <w:lang w:bidi="ar"/>
              </w:rPr>
            </w:pPr>
            <w:r>
              <w:rPr>
                <w:rFonts w:hint="eastAsia"/>
                <w:color w:val="333333"/>
                <w:kern w:val="2"/>
                <w:shd w:val="clear" w:color="auto" w:fill="FFFFFF"/>
                <w:lang w:bidi="ar"/>
              </w:rPr>
              <w:t>DPM_GFJFCX_011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0C550D">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27A1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962D432">
            <w:pPr>
              <w:widowControl w:val="0"/>
              <w:numPr>
                <w:ilvl w:val="0"/>
                <w:numId w:val="22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列表展示“产品名称”包含该片段的全部记录，分页总数同步刷新，字段展示与关键字匹配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734CD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58BE2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C5C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EA86A9">
            <w:pPr>
              <w:widowControl w:val="0"/>
              <w:jc w:val="center"/>
              <w:rPr>
                <w:rFonts w:hint="eastAsia"/>
                <w:color w:val="333333"/>
                <w:shd w:val="clear" w:color="auto" w:fill="FFFFFF"/>
                <w:lang w:bidi="ar"/>
              </w:rPr>
            </w:pPr>
            <w:r>
              <w:rPr>
                <w:rFonts w:hint="eastAsia"/>
                <w:color w:val="333333"/>
                <w:kern w:val="2"/>
                <w:shd w:val="clear" w:color="auto" w:fill="FFFFFF"/>
                <w:lang w:bidi="ar"/>
              </w:rPr>
              <w:t>15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3CE1FA">
            <w:pPr>
              <w:widowControl w:val="0"/>
              <w:jc w:val="both"/>
              <w:rPr>
                <w:rFonts w:hint="eastAsia"/>
                <w:color w:val="333333"/>
                <w:shd w:val="clear" w:color="auto" w:fill="FFFFFF"/>
                <w:lang w:bidi="ar"/>
              </w:rPr>
            </w:pPr>
            <w:r>
              <w:rPr>
                <w:rFonts w:hint="eastAsia"/>
                <w:color w:val="333333"/>
                <w:kern w:val="2"/>
                <w:shd w:val="clear" w:color="auto" w:fill="FFFFFF"/>
                <w:lang w:bidi="ar"/>
              </w:rPr>
              <w:t>DPM_GFJFCX_012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B612D4">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2FD352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6EC9605">
            <w:pPr>
              <w:widowControl w:val="0"/>
              <w:numPr>
                <w:ilvl w:val="0"/>
                <w:numId w:val="22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4425E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6E812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47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187868">
            <w:pPr>
              <w:widowControl w:val="0"/>
              <w:jc w:val="center"/>
              <w:rPr>
                <w:rFonts w:hint="eastAsia"/>
                <w:color w:val="333333"/>
                <w:shd w:val="clear" w:color="auto" w:fill="FFFFFF"/>
                <w:lang w:bidi="ar"/>
              </w:rPr>
            </w:pPr>
            <w:r>
              <w:rPr>
                <w:rFonts w:hint="eastAsia"/>
                <w:color w:val="333333"/>
                <w:kern w:val="2"/>
                <w:shd w:val="clear" w:color="auto" w:fill="FFFFFF"/>
                <w:lang w:bidi="ar"/>
              </w:rPr>
              <w:t>16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D00EF6">
            <w:pPr>
              <w:widowControl w:val="0"/>
              <w:jc w:val="both"/>
              <w:rPr>
                <w:rFonts w:hint="eastAsia"/>
                <w:color w:val="333333"/>
                <w:shd w:val="clear" w:color="auto" w:fill="FFFFFF"/>
                <w:lang w:bidi="ar"/>
              </w:rPr>
            </w:pPr>
            <w:r>
              <w:rPr>
                <w:rFonts w:hint="eastAsia"/>
                <w:color w:val="333333"/>
                <w:kern w:val="2"/>
                <w:shd w:val="clear" w:color="auto" w:fill="FFFFFF"/>
                <w:lang w:bidi="ar"/>
              </w:rPr>
              <w:t>DPM_GFJFCX_013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DAE3D5">
            <w:pPr>
              <w:widowControl w:val="0"/>
              <w:jc w:val="both"/>
              <w:rPr>
                <w:rFonts w:hint="eastAsia"/>
                <w:color w:val="333333"/>
                <w:shd w:val="clear" w:color="auto" w:fill="FFFFFF"/>
                <w:lang w:bidi="ar"/>
              </w:rPr>
            </w:pPr>
            <w:r>
              <w:rPr>
                <w:rFonts w:hint="eastAsia"/>
                <w:color w:val="333333"/>
                <w:kern w:val="2"/>
                <w:shd w:val="clear" w:color="auto" w:fill="FFFFFF"/>
                <w:lang w:bidi="ar"/>
              </w:rPr>
              <w:t>验证产品名称输入特殊字符查询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6354D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在“产品名称”输入框中输入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BBB778">
            <w:pPr>
              <w:widowControl w:val="0"/>
              <w:numPr>
                <w:ilvl w:val="0"/>
                <w:numId w:val="22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37A42D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643B6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01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F2B0F0">
            <w:pPr>
              <w:widowControl w:val="0"/>
              <w:jc w:val="center"/>
              <w:rPr>
                <w:rFonts w:hint="eastAsia"/>
                <w:color w:val="333333"/>
                <w:shd w:val="clear" w:color="auto" w:fill="FFFFFF"/>
                <w:lang w:bidi="ar"/>
              </w:rPr>
            </w:pPr>
            <w:r>
              <w:rPr>
                <w:rFonts w:hint="eastAsia"/>
                <w:color w:val="333333"/>
                <w:kern w:val="2"/>
                <w:shd w:val="clear" w:color="auto" w:fill="FFFFFF"/>
                <w:lang w:bidi="ar"/>
              </w:rPr>
              <w:t>17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7AC66D">
            <w:pPr>
              <w:widowControl w:val="0"/>
              <w:jc w:val="both"/>
              <w:rPr>
                <w:rFonts w:hint="eastAsia"/>
                <w:color w:val="333333"/>
                <w:shd w:val="clear" w:color="auto" w:fill="FFFFFF"/>
                <w:lang w:bidi="ar"/>
              </w:rPr>
            </w:pPr>
            <w:r>
              <w:rPr>
                <w:rFonts w:hint="eastAsia"/>
                <w:color w:val="333333"/>
                <w:kern w:val="2"/>
                <w:shd w:val="clear" w:color="auto" w:fill="FFFFFF"/>
                <w:lang w:bidi="ar"/>
              </w:rPr>
              <w:t>DPM_GFJFCX_014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1AF1E7">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验证按产品类型查询-数据集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BF0E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在“产品类型”下拉中选择“数据集”</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69C0756">
            <w:pPr>
              <w:widowControl w:val="0"/>
              <w:numPr>
                <w:ilvl w:val="0"/>
                <w:numId w:val="22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列表仅展示“产品类型”为“数据集”的记录，分页总数同步刷新；无匹配数据时展示“暂无数据”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D248F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与预期一致，返回记录的“产品类型”均为“数据集”，筛选结果正确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469DC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F7E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818E2F">
            <w:pPr>
              <w:widowControl w:val="0"/>
              <w:jc w:val="center"/>
              <w:rPr>
                <w:rFonts w:hint="eastAsia"/>
                <w:color w:val="333333"/>
                <w:shd w:val="clear" w:color="auto" w:fill="FFFFFF"/>
                <w:lang w:bidi="ar"/>
              </w:rPr>
            </w:pPr>
            <w:r>
              <w:rPr>
                <w:rFonts w:hint="eastAsia"/>
                <w:color w:val="333333"/>
                <w:kern w:val="2"/>
                <w:shd w:val="clear" w:color="auto" w:fill="FFFFFF"/>
                <w:lang w:bidi="ar"/>
              </w:rPr>
              <w:t>18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38870E">
            <w:pPr>
              <w:widowControl w:val="0"/>
              <w:jc w:val="both"/>
              <w:rPr>
                <w:rFonts w:hint="eastAsia"/>
                <w:color w:val="333333"/>
                <w:shd w:val="clear" w:color="auto" w:fill="FFFFFF"/>
                <w:lang w:bidi="ar"/>
              </w:rPr>
            </w:pPr>
            <w:r>
              <w:rPr>
                <w:rFonts w:hint="eastAsia"/>
                <w:color w:val="333333"/>
                <w:kern w:val="2"/>
                <w:shd w:val="clear" w:color="auto" w:fill="FFFFFF"/>
                <w:lang w:bidi="ar"/>
              </w:rPr>
              <w:t>DPM_GFJFCX_015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A1DFBA">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验证按产品类型查询-API产品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610D2E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在“产品类型”下拉中选择“API产品”</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E773317">
            <w:pPr>
              <w:widowControl w:val="0"/>
              <w:numPr>
                <w:ilvl w:val="0"/>
                <w:numId w:val="22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列表仅展示“产品类型”为“API产品”的记录，分页总数同步刷新；无匹配数据时展示“暂无数据”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EFF77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与预期一致，返回记录的“产品类型”均为“API产品”，筛选结果正确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F5385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4B7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9F779A">
            <w:pPr>
              <w:widowControl w:val="0"/>
              <w:jc w:val="center"/>
              <w:rPr>
                <w:rFonts w:hint="eastAsia"/>
                <w:color w:val="333333"/>
                <w:shd w:val="clear" w:color="auto" w:fill="FFFFFF"/>
                <w:lang w:bidi="ar"/>
              </w:rPr>
            </w:pPr>
            <w:r>
              <w:rPr>
                <w:rFonts w:hint="eastAsia"/>
                <w:color w:val="333333"/>
                <w:kern w:val="2"/>
                <w:shd w:val="clear" w:color="auto" w:fill="FFFFFF"/>
                <w:lang w:bidi="ar"/>
              </w:rPr>
              <w:t>19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BC5750">
            <w:pPr>
              <w:widowControl w:val="0"/>
              <w:jc w:val="both"/>
              <w:rPr>
                <w:rFonts w:hint="eastAsia"/>
                <w:color w:val="333333"/>
                <w:shd w:val="clear" w:color="auto" w:fill="FFFFFF"/>
                <w:lang w:bidi="ar"/>
              </w:rPr>
            </w:pPr>
            <w:r>
              <w:rPr>
                <w:rFonts w:hint="eastAsia"/>
                <w:color w:val="333333"/>
                <w:kern w:val="2"/>
                <w:shd w:val="clear" w:color="auto" w:fill="FFFFFF"/>
                <w:lang w:bidi="ar"/>
              </w:rPr>
              <w:t>DPM_GFJFCX_016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6E8860">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验证按交付状态查询-待交付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72D5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在“交付状态”下拉中选择“待交付”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0809D97">
            <w:pPr>
              <w:widowControl w:val="0"/>
              <w:numPr>
                <w:ilvl w:val="0"/>
                <w:numId w:val="22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列表仅展示“交付状态”为“待交付”的记录，分页总数同步刷新；无匹配数据时展示“暂无数据”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2AA9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与预期一致，返回记录的“交付状态”均为“待交付”，筛选结果正确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BC73E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A74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4A88AA">
            <w:pPr>
              <w:widowControl w:val="0"/>
              <w:jc w:val="center"/>
              <w:rPr>
                <w:rFonts w:hint="eastAsia"/>
                <w:color w:val="333333"/>
                <w:shd w:val="clear" w:color="auto" w:fill="FFFFFF"/>
                <w:lang w:bidi="ar"/>
              </w:rPr>
            </w:pPr>
            <w:r>
              <w:rPr>
                <w:rFonts w:hint="eastAsia"/>
                <w:color w:val="333333"/>
                <w:kern w:val="2"/>
                <w:shd w:val="clear" w:color="auto" w:fill="FFFFFF"/>
                <w:lang w:bidi="ar"/>
              </w:rPr>
              <w:t>20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699981">
            <w:pPr>
              <w:widowControl w:val="0"/>
              <w:jc w:val="both"/>
              <w:rPr>
                <w:rFonts w:hint="eastAsia"/>
                <w:color w:val="333333"/>
                <w:shd w:val="clear" w:color="auto" w:fill="FFFFFF"/>
                <w:lang w:bidi="ar"/>
              </w:rPr>
            </w:pPr>
            <w:r>
              <w:rPr>
                <w:rFonts w:hint="eastAsia"/>
                <w:color w:val="333333"/>
                <w:kern w:val="2"/>
                <w:shd w:val="clear" w:color="auto" w:fill="FFFFFF"/>
                <w:lang w:bidi="ar"/>
              </w:rPr>
              <w:t>DPM_GFJFCX_017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32C919">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验证按交付状态查询-交付中</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A5998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在“交付状态”下拉中选择“交付中”</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A45E154">
            <w:pPr>
              <w:widowControl w:val="0"/>
              <w:numPr>
                <w:ilvl w:val="0"/>
                <w:numId w:val="23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列表仅展示“交付状态”为“交付中”的记录，分页总数同步刷新；无匹配数据时展示“暂无数据”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E23CC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与预期一致，返回记录的“交付状态”均为“交付中”，筛选结果正确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42F31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DCE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70C026">
            <w:pPr>
              <w:widowControl w:val="0"/>
              <w:jc w:val="center"/>
              <w:rPr>
                <w:rFonts w:hint="eastAsia"/>
                <w:color w:val="333333"/>
                <w:shd w:val="clear" w:color="auto" w:fill="FFFFFF"/>
                <w:lang w:bidi="ar"/>
              </w:rPr>
            </w:pPr>
            <w:r>
              <w:rPr>
                <w:rFonts w:hint="eastAsia"/>
                <w:color w:val="333333"/>
                <w:kern w:val="2"/>
                <w:shd w:val="clear" w:color="auto" w:fill="FFFFFF"/>
                <w:lang w:bidi="ar"/>
              </w:rPr>
              <w:t>21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884101">
            <w:pPr>
              <w:widowControl w:val="0"/>
              <w:jc w:val="both"/>
              <w:rPr>
                <w:rFonts w:hint="eastAsia"/>
                <w:color w:val="333333"/>
                <w:shd w:val="clear" w:color="auto" w:fill="FFFFFF"/>
                <w:lang w:bidi="ar"/>
              </w:rPr>
            </w:pPr>
            <w:r>
              <w:rPr>
                <w:rFonts w:hint="eastAsia"/>
                <w:color w:val="333333"/>
                <w:kern w:val="2"/>
                <w:shd w:val="clear" w:color="auto" w:fill="FFFFFF"/>
                <w:lang w:bidi="ar"/>
              </w:rPr>
              <w:t>DPM_GFJFCX_018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329CFA">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验证按交付状态查询-交付完成</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BD05F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在“交付状态”下拉中选择“交付完成”</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9A2109">
            <w:pPr>
              <w:widowControl w:val="0"/>
              <w:numPr>
                <w:ilvl w:val="0"/>
                <w:numId w:val="23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列表仅展示“交付状态”为“交付完成”的记录，分页总数同步刷新；无匹配数据时展示“暂无数据”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F1FD0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与预期一致，返回记录的“交付状态”均为“交付完成”，筛选结果正确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840C0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C7B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4461DC">
            <w:pPr>
              <w:widowControl w:val="0"/>
              <w:jc w:val="center"/>
              <w:rPr>
                <w:rFonts w:hint="eastAsia"/>
                <w:color w:val="333333"/>
                <w:shd w:val="clear" w:color="auto" w:fill="FFFFFF"/>
                <w:lang w:bidi="ar"/>
              </w:rPr>
            </w:pPr>
            <w:r>
              <w:rPr>
                <w:rFonts w:hint="eastAsia"/>
                <w:color w:val="333333"/>
                <w:kern w:val="2"/>
                <w:shd w:val="clear" w:color="auto" w:fill="FFFFFF"/>
                <w:lang w:bidi="ar"/>
              </w:rPr>
              <w:t>22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6B17E6">
            <w:pPr>
              <w:widowControl w:val="0"/>
              <w:jc w:val="both"/>
              <w:rPr>
                <w:rFonts w:hint="eastAsia"/>
                <w:color w:val="333333"/>
                <w:shd w:val="clear" w:color="auto" w:fill="FFFFFF"/>
                <w:lang w:bidi="ar"/>
              </w:rPr>
            </w:pPr>
            <w:r>
              <w:rPr>
                <w:rFonts w:hint="eastAsia"/>
                <w:color w:val="333333"/>
                <w:kern w:val="2"/>
                <w:shd w:val="clear" w:color="auto" w:fill="FFFFFF"/>
                <w:lang w:bidi="ar"/>
              </w:rPr>
              <w:t>DPM_GFJFCX_019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80D0BD">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验证按交付状态查询-暂停交付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D491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在“交付状态”下拉中选择“暂停交付”</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3E41625">
            <w:pPr>
              <w:widowControl w:val="0"/>
              <w:numPr>
                <w:ilvl w:val="0"/>
                <w:numId w:val="23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列表仅展示“交付状态”为“暂停交付”的记录，分页总数同步刷新；无匹配数据时展示“暂无数据”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3273E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与预期一致，返回记录的“交付状态”均为“暂停交付”，筛选结果正确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95B63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C7B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DPM_GFJFLB_004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验证交付中交付单操作按钮展示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数据供方交付”页面2．</w:t>
              <w:tab/>
              <w:t>在“交付状态”下拉中选择“交付中”并点击“查询”3．</w:t>
              <w:tab/>
              <w:t>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交付中交付单展示“详情”“暂停交付”“明细”“记录”按钮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5C7B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DPM_GFJFCX_020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验证按上链状态查询-上链成功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数据供方交付”页面2．</w:t>
              <w:tab/>
              <w:t>在“上链状态”下拉中选择“上链成功”3．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列表仅展示“上链状态”为“上链成功”的记录，分页总数同步刷新；无匹配数据时展示“暂无数据”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5C7B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DPM_GFJFCX_021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验证按上链状态查询-上链失败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数据供方交付”页面2．</w:t>
              <w:tab/>
              <w:t>在“上链状态”下拉中选择“上链失败”3．</w:t>
              <w:tab/>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列表仅展示“上链状态”为“上链失败”的记录，分页总数同步刷新；无匹配数据时展示“暂无数据”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038562EA">
      <w:pPr>
        <w:pStyle w:val="6"/>
        <w:widowControl/>
        <w:numPr>
          <w:ilvl w:val="3"/>
          <w:numId w:val="6"/>
        </w:numPr>
        <w:jc w:val="left"/>
      </w:pPr>
      <w:r>
        <w:rPr>
          <w:rFonts w:hint="eastAsia" w:ascii="Calibri" w:hAnsi="Calibri" w:cs="宋体"/>
        </w:rPr>
        <w:t xml:space="preserve">交付详情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2A36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F30689A">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299B42">
            <w:pPr>
              <w:widowControl w:val="0"/>
              <w:jc w:val="both"/>
              <w:rPr>
                <w:rFonts w:hint="eastAsia"/>
                <w:color w:val="000000"/>
              </w:rPr>
            </w:pPr>
            <w:r>
              <w:rPr>
                <w:rFonts w:hint="eastAsia"/>
                <w:color w:val="000000"/>
                <w:kern w:val="2"/>
                <w:lang w:eastAsia="zh-Hans" w:bidi="ar"/>
              </w:rPr>
              <w:t>交付详情</w:t>
            </w:r>
          </w:p>
        </w:tc>
      </w:tr>
      <w:tr w14:paraId="74BB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9623F6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26E8BF">
            <w:pPr>
              <w:widowControl w:val="0"/>
              <w:jc w:val="both"/>
              <w:rPr>
                <w:rFonts w:hint="eastAsia"/>
                <w:color w:val="000000"/>
              </w:rPr>
            </w:pPr>
            <w:r>
              <w:rPr>
                <w:rFonts w:hint="eastAsia"/>
                <w:color w:val="333333"/>
                <w:kern w:val="2"/>
                <w:shd w:val="clear" w:color="auto" w:fill="FFFFFF"/>
                <w:lang w:bidi="ar"/>
              </w:rPr>
              <w:t>2026/03/19</w:t>
            </w:r>
          </w:p>
        </w:tc>
      </w:tr>
      <w:tr w14:paraId="6528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B416F2">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1E1362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7E65F44">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BE16DEC">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242D5BF">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90EC026">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5EE61BF">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462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0B87E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69DD6C">
            <w:pPr>
              <w:widowControl w:val="0"/>
              <w:jc w:val="both"/>
              <w:rPr>
                <w:rFonts w:hint="eastAsia"/>
                <w:color w:val="333333"/>
                <w:shd w:val="clear" w:color="auto" w:fill="FFFFFF"/>
                <w:lang w:bidi="ar"/>
              </w:rPr>
            </w:pPr>
            <w:r>
              <w:rPr>
                <w:rFonts w:hint="eastAsia"/>
                <w:color w:val="333333"/>
                <w:kern w:val="2"/>
                <w:shd w:val="clear" w:color="auto" w:fill="FFFFFF"/>
                <w:lang w:bidi="ar"/>
              </w:rPr>
              <w:t>DPM_GFJFXQ_001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6041AB">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C3F0E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4BFD6EB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548E1D0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AFC839C">
            <w:pPr>
              <w:widowControl w:val="0"/>
              <w:numPr>
                <w:ilvl w:val="0"/>
                <w:numId w:val="23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展示交付单基本信息、数据产品信息、购买方信息、交付状态等内容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51F15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A5094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D88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21B134">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98055D">
            <w:pPr>
              <w:widowControl w:val="0"/>
              <w:jc w:val="both"/>
              <w:rPr>
                <w:rFonts w:hint="eastAsia"/>
                <w:color w:val="333333"/>
                <w:shd w:val="clear" w:color="auto" w:fill="FFFFFF"/>
                <w:lang w:bidi="ar"/>
              </w:rPr>
            </w:pPr>
            <w:r>
              <w:rPr>
                <w:rFonts w:hint="eastAsia"/>
                <w:color w:val="333333"/>
                <w:kern w:val="2"/>
                <w:shd w:val="clear" w:color="auto" w:fill="FFFFFF"/>
                <w:lang w:bidi="ar"/>
              </w:rPr>
              <w:t>DPM_GFJFXQ_002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1282BA">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B2DC70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463A216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2．点击“详情”打开交付单</w:t>
            </w:r>
          </w:p>
          <w:p w14:paraId="3F1F67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3．核对产品信息、购买方信息、交付状态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2C104E9">
            <w:pPr>
              <w:widowControl w:val="0"/>
              <w:numPr>
                <w:ilvl w:val="0"/>
                <w:numId w:val="23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各分组字段完整，购买方与交付配置可查看</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E6386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0EDED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0D0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B4E5D3">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17890">
            <w:pPr>
              <w:widowControl w:val="0"/>
              <w:jc w:val="both"/>
              <w:rPr>
                <w:rFonts w:hint="eastAsia"/>
                <w:color w:val="333333"/>
                <w:shd w:val="clear" w:color="auto" w:fill="FFFFFF"/>
                <w:lang w:bidi="ar"/>
              </w:rPr>
            </w:pPr>
            <w:r>
              <w:rPr>
                <w:rFonts w:hint="eastAsia"/>
                <w:color w:val="333333"/>
                <w:kern w:val="2"/>
                <w:shd w:val="clear" w:color="auto" w:fill="FFFFFF"/>
                <w:lang w:bidi="ar"/>
              </w:rPr>
              <w:t>DPM_GFJFXQ_003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DB0CE5">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68A8C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4C3166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1E3C049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F89BCBE">
            <w:pPr>
              <w:widowControl w:val="0"/>
              <w:numPr>
                <w:ilvl w:val="0"/>
                <w:numId w:val="23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详情关闭，返回交付单列表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1AD0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C4DFF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5DA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145EAE">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80FFCC">
            <w:pPr>
              <w:widowControl w:val="0"/>
              <w:jc w:val="both"/>
              <w:rPr>
                <w:rFonts w:hint="eastAsia"/>
                <w:color w:val="333333"/>
                <w:shd w:val="clear" w:color="auto" w:fill="FFFFFF"/>
                <w:lang w:bidi="ar"/>
              </w:rPr>
            </w:pPr>
            <w:r>
              <w:rPr>
                <w:rFonts w:hint="eastAsia"/>
                <w:color w:val="333333"/>
                <w:kern w:val="2"/>
                <w:shd w:val="clear" w:color="auto" w:fill="FFFFFF"/>
                <w:lang w:bidi="ar"/>
              </w:rPr>
              <w:t>DPM_GFJFXQ_004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E1ECA1">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验证供方交付详情编号展示形态</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53FCD2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点击列表首行“详情”进入交付详情</w:t>
            </w:r>
            <w:r>
              <w:rPr>
                <w:rFonts w:hint="eastAsia"/>
                <w:color w:val="333333"/>
                <w:kern w:val="2"/>
                <w:shd w:val="clear" w:color="auto" w:fill="FFFFFF"/>
                <w:lang w:bidi="ar"/>
              </w:rPr>
              <w:br w:type="textWrapping"/>
            </w:r>
            <w:r>
              <w:rPr>
                <w:rFonts w:hint="eastAsia"/>
                <w:color w:val="333333"/>
                <w:kern w:val="2"/>
                <w:shd w:val="clear" w:color="auto" w:fill="FFFFFF"/>
                <w:lang w:bidi="ar"/>
              </w:rPr>
              <w:t>查看“交付单编号”“关联订单编号”“产品编号”的展示形态</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AF3EBE">
            <w:pPr>
              <w:widowControl w:val="0"/>
              <w:numPr>
                <w:ilvl w:val="0"/>
                <w:numId w:val="26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“交付单编号”为纯文本，不可点击；“关联订单编号”“产品编号”为超链接（a.baec-link），编号值完整展示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06E17B">
            <w:pPr>
              <w:widowControl w:val="0"/>
              <w:jc w:val="both"/>
              <w:rPr>
                <w:rFonts w:hint="eastAsia"/>
                <w:color w:val="333333"/>
                <w:shd w:val="clear" w:color="auto" w:fill="FFFFFF"/>
                <w:lang w:bidi="ar"/>
              </w:rPr>
            </w:pPr>
            <w:r>
              <w:rPr>
                <w:rFonts w:hint="eastAsia"/>
                <w:color w:val="333333"/>
                <w:kern w:val="2"/>
                <w:shd w:val="clear" w:color="auto" w:fill="FFFFFF"/>
                <w:lang w:bidi="ar"/>
              </w:rPr>
              <w:t>交付单编号为纯文本；关联订单编号、产品编号均为超链接，可点击；与预期一致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04F93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B3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B7FB04">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25A609">
            <w:pPr>
              <w:widowControl w:val="0"/>
              <w:jc w:val="both"/>
              <w:rPr>
                <w:rFonts w:hint="eastAsia"/>
                <w:color w:val="333333"/>
                <w:shd w:val="clear" w:color="auto" w:fill="FFFFFF"/>
                <w:lang w:bidi="ar"/>
              </w:rPr>
            </w:pPr>
            <w:r>
              <w:rPr>
                <w:rFonts w:hint="eastAsia"/>
                <w:color w:val="333333"/>
                <w:kern w:val="2"/>
                <w:shd w:val="clear" w:color="auto" w:fill="FFFFFF"/>
                <w:lang w:bidi="ar"/>
              </w:rPr>
              <w:t>DPM_GFJFXQ_005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5FA273">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验证供方交付详情产品编号跳转产品详情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E8074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1．进入供方交付详情页</w:t>
            </w:r>
            <w:r>
              <w:rPr>
                <w:rFonts w:hint="eastAsia"/>
                <w:color w:val="333333"/>
                <w:kern w:val="2"/>
                <w:shd w:val="clear" w:color="auto" w:fill="FFFFFF"/>
                <w:lang w:bidi="ar"/>
              </w:rPr>
              <w:br w:type="textWrapping"/>
            </w:r>
            <w:r>
              <w:rPr>
                <w:rFonts w:hint="eastAsia"/>
                <w:color w:val="333333"/>
                <w:kern w:val="2"/>
                <w:shd w:val="clear" w:color="auto" w:fill="FFFFFF"/>
                <w:lang w:bidi="ar"/>
              </w:rPr>
              <w:t>点击“产品编号”链接</w:t>
            </w:r>
            <w:r>
              <w:rPr>
                <w:rFonts w:hint="eastAsia"/>
                <w:color w:val="333333"/>
                <w:kern w:val="2"/>
                <w:shd w:val="clear" w:color="auto" w:fill="FFFFFF"/>
                <w:lang w:bidi="ar"/>
              </w:rPr>
              <w:br w:type="textWrapping"/>
            </w:r>
            <w:r>
              <w:rPr>
                <w:rFonts w:hint="eastAsia"/>
                <w:color w:val="333333"/>
                <w:kern w:val="2"/>
                <w:shd w:val="clear" w:color="auto" w:fill="FFFFFF"/>
                <w:lang w:bidi="ar"/>
              </w:rPr>
              <w:t>核对跳转后的 URL 与页面内容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6CA946">
            <w:pPr>
              <w:widowControl w:val="0"/>
              <w:numPr>
                <w:ilvl w:val="0"/>
                <w:numId w:val="26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跳转至 /datamarket/product-detail/{产品编号}，URL 携带被点击的产品编号，产品详情正常渲染</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A6EB40">
            <w:pPr>
              <w:widowControl w:val="0"/>
              <w:jc w:val="both"/>
              <w:rPr>
                <w:rFonts w:hint="eastAsia"/>
                <w:color w:val="333333"/>
                <w:shd w:val="clear" w:color="auto" w:fill="FFFFFF"/>
                <w:lang w:bidi="ar"/>
              </w:rPr>
            </w:pPr>
            <w:r>
              <w:rPr>
                <w:rFonts w:hint="eastAsia"/>
                <w:color w:val="333333"/>
                <w:kern w:val="2"/>
                <w:shd w:val="clear" w:color="auto" w:fill="FFFFFF"/>
                <w:lang w:bidi="ar"/>
              </w:rPr>
              <w:t>URL 变为 /datamarket/product-detail/{产品编号}，产品详情正常渲染；与预期一致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9BC3C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675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D913DC">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DBE2CC">
            <w:pPr>
              <w:widowControl w:val="0"/>
              <w:jc w:val="both"/>
              <w:rPr>
                <w:rFonts w:hint="eastAsia"/>
                <w:color w:val="333333"/>
                <w:shd w:val="clear" w:color="auto" w:fill="FFFFFF"/>
                <w:lang w:bidi="ar"/>
              </w:rPr>
            </w:pPr>
            <w:r>
              <w:rPr>
                <w:rFonts w:hint="eastAsia"/>
                <w:color w:val="333333"/>
                <w:kern w:val="2"/>
                <w:shd w:val="clear" w:color="auto" w:fill="FFFFFF"/>
                <w:lang w:bidi="ar"/>
              </w:rPr>
              <w:t>DPM_GFJFXQ_006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9879F6">
            <w:pPr>
              <w:widowControl w:val="0"/>
              <w:jc w:val="both"/>
              <w:rPr>
                <w:rFonts w:hint="eastAsia"/>
                <w:color w:val="333333"/>
                <w:shd w:val="clear" w:color="auto" w:fill="FFFFFF"/>
                <w:lang w:bidi="ar"/>
              </w:rPr>
            </w:pPr>
            <w:r>
              <w:rPr>
                <w:rFonts w:hint="eastAsia"/>
                <w:color w:val="333333"/>
                <w:kern w:val="2"/>
                <w:shd w:val="clear" w:color="auto" w:fill="FFFFFF"/>
                <w:lang w:bidi="ar"/>
              </w:rPr>
              <w:t>验证供方交付详情关联订单编号跳转销售订单详情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8BA1A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1．进入供方交付详情页</w:t>
            </w:r>
            <w:r>
              <w:rPr>
                <w:rFonts w:hint="eastAsia"/>
                <w:color w:val="333333"/>
                <w:kern w:val="2"/>
                <w:shd w:val="clear" w:color="auto" w:fill="FFFFFF"/>
                <w:lang w:bidi="ar"/>
              </w:rPr>
              <w:br w:type="textWrapping"/>
            </w:r>
            <w:r>
              <w:rPr>
                <w:rFonts w:hint="eastAsia"/>
                <w:color w:val="333333"/>
                <w:kern w:val="2"/>
                <w:shd w:val="clear" w:color="auto" w:fill="FFFFFF"/>
                <w:lang w:bidi="ar"/>
              </w:rPr>
              <w:t>点击“关联订单编号”链接</w:t>
            </w:r>
            <w:r>
              <w:rPr>
                <w:rFonts w:hint="eastAsia"/>
                <w:color w:val="333333"/>
                <w:kern w:val="2"/>
                <w:shd w:val="clear" w:color="auto" w:fill="FFFFFF"/>
                <w:lang w:bidi="ar"/>
              </w:rPr>
              <w:br w:type="textWrapping"/>
            </w:r>
            <w:r>
              <w:rPr>
                <w:rFonts w:hint="eastAsia"/>
                <w:color w:val="333333"/>
                <w:kern w:val="2"/>
                <w:shd w:val="clear" w:color="auto" w:fill="FFFFFF"/>
                <w:lang w:bidi="ar"/>
              </w:rPr>
              <w:t>核对跳转后的 URL 与详情内容</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C4F12A">
            <w:pPr>
              <w:widowControl w:val="0"/>
              <w:numPr>
                <w:ilvl w:val="0"/>
                <w:numId w:val="266"/>
              </w:numPr>
              <w:tabs>
                <w:tab w:val="left" w:pos="0"/>
              </w:tabs>
              <w:rPr>
                <w:rFonts w:hint="eastAsia"/>
                <w:color w:val="333333"/>
                <w:shd w:val="clear" w:color="auto" w:fill="FFFFFF"/>
                <w:lang w:bidi="ar"/>
              </w:rPr>
            </w:pPr>
            <w:r>
              <w:rPr>
                <w:rFonts w:hint="eastAsia"/>
                <w:color w:val="333333"/>
                <w:kern w:val="2"/>
                <w:shd w:val="clear" w:color="auto" w:fill="FFFFFF"/>
                <w:lang w:eastAsia="zh-Hans" w:bidi="ar"/>
              </w:rPr>
              <w:t>跳转至 /datamarket/publisher/publisher-order-list/payment/{订单编号}/{状态}，URL 携带被点击的订单编号，页面展示“订单详情”</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6490FA">
            <w:pPr>
              <w:widowControl w:val="0"/>
              <w:jc w:val="both"/>
              <w:rPr>
                <w:rFonts w:hint="eastAsia"/>
                <w:color w:val="333333"/>
                <w:shd w:val="clear" w:color="auto" w:fill="FFFFFF"/>
                <w:lang w:bidi="ar"/>
              </w:rPr>
            </w:pPr>
            <w:r>
              <w:rPr>
                <w:rFonts w:hint="eastAsia"/>
                <w:color w:val="333333"/>
                <w:kern w:val="2"/>
                <w:shd w:val="clear" w:color="auto" w:fill="FFFFFF"/>
                <w:lang w:bidi="ar"/>
              </w:rPr>
              <w:t>跳转至 /datamarket/publisher/publisher-order-list/payment/{订单编号}/1，URL 携带订单编号，订单详情正常展示；与预期一致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1AB3E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0218107C">
      <w:pPr>
        <w:pStyle w:val="6"/>
        <w:widowControl/>
        <w:numPr>
          <w:ilvl w:val="3"/>
          <w:numId w:val="6"/>
        </w:numPr>
        <w:jc w:val="left"/>
      </w:pPr>
      <w:r>
        <w:rPr>
          <w:rFonts w:hint="eastAsia" w:ascii="Calibri" w:hAnsi="Calibri" w:cs="宋体"/>
        </w:rPr>
        <w:t>暂停交付</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826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03D0F9B">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8C8DBE">
            <w:pPr>
              <w:widowControl w:val="0"/>
              <w:jc w:val="both"/>
              <w:rPr>
                <w:rFonts w:hint="eastAsia"/>
                <w:color w:val="000000"/>
              </w:rPr>
            </w:pPr>
            <w:r>
              <w:rPr>
                <w:rFonts w:hint="eastAsia"/>
                <w:color w:val="000000"/>
                <w:kern w:val="2"/>
                <w:lang w:eastAsia="zh-Hans" w:bidi="ar"/>
              </w:rPr>
              <w:t>暂停交付</w:t>
            </w:r>
          </w:p>
        </w:tc>
      </w:tr>
      <w:tr w14:paraId="1043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BF29676">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82FD7D">
            <w:pPr>
              <w:widowControl w:val="0"/>
              <w:jc w:val="both"/>
              <w:rPr>
                <w:rFonts w:hint="eastAsia"/>
                <w:color w:val="000000"/>
              </w:rPr>
            </w:pPr>
            <w:r>
              <w:rPr>
                <w:rFonts w:hint="eastAsia"/>
                <w:color w:val="333333"/>
                <w:kern w:val="2"/>
                <w:shd w:val="clear" w:color="auto" w:fill="FFFFFF"/>
                <w:lang w:bidi="ar"/>
              </w:rPr>
              <w:t>2026/03/19</w:t>
            </w:r>
          </w:p>
        </w:tc>
      </w:tr>
      <w:tr w14:paraId="71FF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ADE9170">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77E3C33">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0D82114">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E79F11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7226CED">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EB97FB6">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654B20">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801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8B1651">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E418A3">
            <w:pPr>
              <w:widowControl w:val="0"/>
              <w:jc w:val="both"/>
              <w:rPr>
                <w:rFonts w:hint="eastAsia"/>
                <w:color w:val="333333"/>
                <w:shd w:val="clear" w:color="auto" w:fill="FFFFFF"/>
                <w:lang w:bidi="ar"/>
              </w:rPr>
            </w:pPr>
            <w:r>
              <w:rPr>
                <w:rFonts w:hint="eastAsia"/>
                <w:color w:val="333333"/>
                <w:kern w:val="2"/>
                <w:shd w:val="clear" w:color="auto" w:fill="FFFFFF"/>
                <w:lang w:bidi="ar"/>
              </w:rPr>
              <w:t>DPM_GFJFTJ_001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91FEC2">
            <w:pPr>
              <w:widowControl w:val="0"/>
              <w:jc w:val="both"/>
              <w:rPr>
                <w:rFonts w:hint="eastAsia"/>
                <w:color w:val="333333"/>
                <w:shd w:val="clear" w:color="auto" w:fill="FFFFFF"/>
                <w:lang w:bidi="ar"/>
              </w:rPr>
            </w:pPr>
            <w:r>
              <w:rPr>
                <w:rFonts w:hint="eastAsia"/>
                <w:color w:val="333333"/>
                <w:kern w:val="2"/>
                <w:shd w:val="clear" w:color="auto" w:fill="FFFFFF"/>
                <w:lang w:bidi="ar"/>
              </w:rPr>
              <w:t>验证暂停交付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8E70E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531B7D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2．选择交付中的交付单</w:t>
            </w:r>
          </w:p>
          <w:p w14:paraId="60A2E62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3．点击“暂停交付”按钮并在确认弹窗点击“确定”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63AD85">
            <w:pPr>
              <w:widowControl w:val="0"/>
              <w:numPr>
                <w:ilvl w:val="0"/>
                <w:numId w:val="25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暂停成功，交付单状态变更为暂停交付，不再继续推送数据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04BB3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8FA03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F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E0A7F1">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97BCC5">
            <w:pPr>
              <w:widowControl w:val="0"/>
              <w:jc w:val="both"/>
              <w:rPr>
                <w:rFonts w:hint="eastAsia"/>
                <w:color w:val="333333"/>
                <w:shd w:val="clear" w:color="auto" w:fill="FFFFFF"/>
                <w:lang w:bidi="ar"/>
              </w:rPr>
            </w:pPr>
            <w:r>
              <w:rPr>
                <w:rFonts w:hint="eastAsia"/>
                <w:color w:val="333333"/>
                <w:kern w:val="2"/>
                <w:shd w:val="clear" w:color="auto" w:fill="FFFFFF"/>
                <w:lang w:bidi="ar"/>
              </w:rPr>
              <w:t>DPM_GFJFTJ_002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317A8D">
            <w:pPr>
              <w:widowControl w:val="0"/>
              <w:jc w:val="both"/>
              <w:rPr>
                <w:rFonts w:hint="eastAsia"/>
                <w:color w:val="333333"/>
                <w:shd w:val="clear" w:color="auto" w:fill="FFFFFF"/>
                <w:lang w:bidi="ar"/>
              </w:rPr>
            </w:pPr>
            <w:r>
              <w:rPr>
                <w:rFonts w:hint="eastAsia"/>
                <w:color w:val="333333"/>
                <w:kern w:val="2"/>
                <w:shd w:val="clear" w:color="auto" w:fill="FFFFFF"/>
                <w:lang w:bidi="ar"/>
              </w:rPr>
              <w:t>验证已暂停交付单不可重复暂停</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375AC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06A238D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2．选择已暂停的交付单</w:t>
            </w:r>
          </w:p>
          <w:p w14:paraId="186A906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339205">
            <w:pPr>
              <w:widowControl w:val="0"/>
              <w:numPr>
                <w:ilvl w:val="0"/>
                <w:numId w:val="25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已暂停交付单不展示“暂停交付”入口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759D4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1FE0B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9AA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760CA5">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D0007C">
            <w:pPr>
              <w:widowControl w:val="0"/>
              <w:jc w:val="both"/>
              <w:rPr>
                <w:rFonts w:hint="eastAsia"/>
                <w:color w:val="333333"/>
                <w:shd w:val="clear" w:color="auto" w:fill="FFFFFF"/>
                <w:lang w:bidi="ar"/>
              </w:rPr>
            </w:pPr>
            <w:r>
              <w:rPr>
                <w:rFonts w:hint="eastAsia"/>
                <w:color w:val="333333"/>
                <w:kern w:val="2"/>
                <w:shd w:val="clear" w:color="auto" w:fill="FFFFFF"/>
                <w:lang w:bidi="ar"/>
              </w:rPr>
              <w:t>DPM_GFJFTJ_003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AFA07E">
            <w:pPr>
              <w:widowControl w:val="0"/>
              <w:jc w:val="both"/>
              <w:rPr>
                <w:rFonts w:hint="eastAsia"/>
                <w:color w:val="333333"/>
                <w:shd w:val="clear" w:color="auto" w:fill="FFFFFF"/>
                <w:lang w:bidi="ar"/>
              </w:rPr>
            </w:pPr>
            <w:r>
              <w:rPr>
                <w:rFonts w:hint="eastAsia"/>
                <w:color w:val="333333"/>
                <w:kern w:val="2"/>
                <w:shd w:val="clear" w:color="auto" w:fill="FFFFFF"/>
                <w:lang w:bidi="ar"/>
              </w:rPr>
              <w:t>验证暂停后不再新增交付明细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ACB6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24E5E7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2．暂停一条交付中的交付单</w:t>
            </w:r>
          </w:p>
          <w:p w14:paraId="22F28E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3．等待一个交付周期后查看明细</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446980">
            <w:pPr>
              <w:widowControl w:val="0"/>
              <w:numPr>
                <w:ilvl w:val="0"/>
                <w:numId w:val="25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暂停后交付明细不再新增，记录中写入暂停操作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902C9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0B759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9AA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DPM_GFJFTJ_004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验证取消暂停交付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1．</w:t>
              <w:tab/>
              <w:t>进入“产品交易 - 数据供方交付”页面2．</w:t>
              <w:tab/>
              <w:t>选择交付中的交付单3．</w:t>
              <w:tab/>
              <w:t>点击“暂停交付”按钮4．</w:t>
              <w:tab/>
              <w:t>在确认弹窗点击“取消”</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弹窗关闭，交付状态保持不变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4323F446">
      <w:pPr>
        <w:pStyle w:val="6"/>
        <w:widowControl/>
        <w:numPr>
          <w:ilvl w:val="3"/>
          <w:numId w:val="6"/>
        </w:numPr>
        <w:jc w:val="left"/>
      </w:pPr>
      <w:r>
        <w:rPr>
          <w:rFonts w:hint="eastAsia" w:ascii="Calibri" w:hAnsi="Calibri" w:cs="宋体"/>
        </w:rPr>
        <w:t>恢复交付</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992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55F010A">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B7ADC8">
            <w:pPr>
              <w:widowControl w:val="0"/>
              <w:jc w:val="both"/>
              <w:rPr>
                <w:rFonts w:hint="eastAsia"/>
                <w:color w:val="000000"/>
              </w:rPr>
            </w:pPr>
            <w:r>
              <w:rPr>
                <w:rFonts w:hint="eastAsia"/>
                <w:color w:val="000000"/>
                <w:kern w:val="2"/>
                <w:lang w:eastAsia="zh-Hans" w:bidi="ar"/>
              </w:rPr>
              <w:t>恢复交付</w:t>
            </w:r>
          </w:p>
        </w:tc>
      </w:tr>
      <w:tr w14:paraId="3B7C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9292B91">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78FC85">
            <w:pPr>
              <w:widowControl w:val="0"/>
              <w:jc w:val="both"/>
              <w:rPr>
                <w:rFonts w:hint="eastAsia"/>
                <w:color w:val="000000"/>
              </w:rPr>
            </w:pPr>
            <w:r>
              <w:rPr>
                <w:rFonts w:hint="eastAsia"/>
                <w:color w:val="333333"/>
                <w:kern w:val="2"/>
                <w:shd w:val="clear" w:color="auto" w:fill="FFFFFF"/>
                <w:lang w:bidi="ar"/>
              </w:rPr>
              <w:t>2026/03/19</w:t>
            </w:r>
          </w:p>
        </w:tc>
      </w:tr>
      <w:tr w14:paraId="32FB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89ED7C5">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0C86858">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357F89F">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0E9C0F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9C3EA2">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F1BBF91">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690FB09">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F0B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CCC873">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32CA94">
            <w:pPr>
              <w:widowControl w:val="0"/>
              <w:jc w:val="both"/>
              <w:rPr>
                <w:rFonts w:hint="eastAsia"/>
                <w:color w:val="333333"/>
                <w:shd w:val="clear" w:color="auto" w:fill="FFFFFF"/>
                <w:lang w:bidi="ar"/>
              </w:rPr>
            </w:pPr>
            <w:r>
              <w:rPr>
                <w:rFonts w:hint="eastAsia"/>
                <w:color w:val="333333"/>
                <w:kern w:val="2"/>
                <w:shd w:val="clear" w:color="auto" w:fill="FFFFFF"/>
                <w:lang w:bidi="ar"/>
              </w:rPr>
              <w:t>DPM_GFJFHJ_001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9271B2">
            <w:pPr>
              <w:widowControl w:val="0"/>
              <w:jc w:val="both"/>
              <w:rPr>
                <w:rFonts w:hint="eastAsia"/>
                <w:color w:val="333333"/>
                <w:shd w:val="clear" w:color="auto" w:fill="FFFFFF"/>
                <w:lang w:bidi="ar"/>
              </w:rPr>
            </w:pPr>
            <w:r>
              <w:rPr>
                <w:rFonts w:hint="eastAsia"/>
                <w:color w:val="333333"/>
                <w:kern w:val="2"/>
                <w:shd w:val="clear" w:color="auto" w:fill="FFFFFF"/>
                <w:lang w:bidi="ar"/>
              </w:rPr>
              <w:t>验证恢复交付</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520A30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701A92E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2．选择已暂停的交付单</w:t>
            </w:r>
          </w:p>
          <w:p w14:paraId="4682F94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3．点击“恢复交付”按钮并在确认弹窗点击“确定”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9A19306">
            <w:pPr>
              <w:widowControl w:val="0"/>
              <w:numPr>
                <w:ilvl w:val="0"/>
                <w:numId w:val="25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恢复成功，交付单状态变更为交付中，继续推送数据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92278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03DB9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F58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B9181F">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DF105E">
            <w:pPr>
              <w:widowControl w:val="0"/>
              <w:jc w:val="both"/>
              <w:rPr>
                <w:rFonts w:hint="eastAsia"/>
                <w:color w:val="333333"/>
                <w:shd w:val="clear" w:color="auto" w:fill="FFFFFF"/>
                <w:lang w:bidi="ar"/>
              </w:rPr>
            </w:pPr>
            <w:r>
              <w:rPr>
                <w:rFonts w:hint="eastAsia"/>
                <w:color w:val="333333"/>
                <w:kern w:val="2"/>
                <w:shd w:val="clear" w:color="auto" w:fill="FFFFFF"/>
                <w:lang w:bidi="ar"/>
              </w:rPr>
              <w:t>DPM_GFJFHJ_002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8394FA">
            <w:pPr>
              <w:widowControl w:val="0"/>
              <w:jc w:val="both"/>
              <w:rPr>
                <w:rFonts w:hint="eastAsia"/>
                <w:color w:val="333333"/>
                <w:shd w:val="clear" w:color="auto" w:fill="FFFFFF"/>
                <w:lang w:bidi="ar"/>
              </w:rPr>
            </w:pPr>
            <w:r>
              <w:rPr>
                <w:rFonts w:hint="eastAsia"/>
                <w:color w:val="333333"/>
                <w:kern w:val="2"/>
                <w:shd w:val="clear" w:color="auto" w:fill="FFFFFF"/>
                <w:lang w:bidi="ar"/>
              </w:rPr>
              <w:t>验证未暂停交付单无恢复入口</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F728D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数据供方交付”页面</w:t>
            </w:r>
          </w:p>
          <w:p w14:paraId="4AE5A64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2．选择交付中的交付单</w:t>
            </w:r>
          </w:p>
          <w:p w14:paraId="6728CF2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39FF172">
            <w:pPr>
              <w:widowControl w:val="0"/>
              <w:numPr>
                <w:ilvl w:val="0"/>
                <w:numId w:val="25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交付中的交付单不展示“恢复交付”入口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FE79E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987F4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47A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8DBA9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3BD266">
            <w:pPr>
              <w:widowControl w:val="0"/>
              <w:jc w:val="both"/>
              <w:rPr>
                <w:rFonts w:hint="eastAsia"/>
                <w:color w:val="333333"/>
                <w:shd w:val="clear" w:color="auto" w:fill="FFFFFF"/>
                <w:lang w:bidi="ar"/>
              </w:rPr>
            </w:pPr>
            <w:r>
              <w:rPr>
                <w:rFonts w:hint="eastAsia"/>
                <w:color w:val="333333"/>
                <w:kern w:val="2"/>
                <w:shd w:val="clear" w:color="auto" w:fill="FFFFFF"/>
                <w:lang w:bidi="ar"/>
              </w:rPr>
              <w:t>DPM_GFJFHJ_003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037EF3">
            <w:pPr>
              <w:widowControl w:val="0"/>
              <w:jc w:val="both"/>
              <w:rPr>
                <w:rFonts w:hint="eastAsia"/>
                <w:color w:val="333333"/>
                <w:shd w:val="clear" w:color="auto" w:fill="FFFFFF"/>
                <w:lang w:bidi="ar"/>
              </w:rPr>
            </w:pPr>
            <w:r>
              <w:rPr>
                <w:rFonts w:hint="eastAsia"/>
                <w:color w:val="333333"/>
                <w:kern w:val="2"/>
                <w:shd w:val="clear" w:color="auto" w:fill="FFFFFF"/>
                <w:lang w:bidi="ar"/>
              </w:rPr>
              <w:t>验证恢复后继续推送数据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2A1FB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数据供方交付”页面</w:t>
            </w:r>
          </w:p>
          <w:p w14:paraId="6A0ECD6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2．恢复一条已暂停的交付单</w:t>
            </w:r>
          </w:p>
          <w:p w14:paraId="54EAA4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3．查看交付状态与明细</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C18279">
            <w:pPr>
              <w:widowControl w:val="0"/>
              <w:numPr>
                <w:ilvl w:val="0"/>
                <w:numId w:val="26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状态恢复为交付中，后续交付明细继续新增</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B73DA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C5773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6A3254C1">
      <w:pPr>
        <w:pStyle w:val="6"/>
        <w:widowControl/>
        <w:numPr>
          <w:ilvl w:val="3"/>
          <w:numId w:val="6"/>
        </w:numPr>
        <w:jc w:val="left"/>
      </w:pPr>
      <w:r>
        <w:rPr>
          <w:rFonts w:hint="eastAsia" w:ascii="Calibri" w:hAnsi="Calibri" w:cs="宋体"/>
        </w:rPr>
        <w:t xml:space="preserve">明细</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F38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7EA6082">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852062">
            <w:pPr>
              <w:widowControl w:val="0"/>
              <w:jc w:val="both"/>
              <w:rPr>
                <w:rFonts w:hint="eastAsia"/>
                <w:color w:val="000000"/>
              </w:rPr>
            </w:pPr>
            <w:r>
              <w:rPr>
                <w:rFonts w:hint="eastAsia"/>
                <w:color w:val="000000"/>
                <w:kern w:val="2"/>
                <w:lang w:eastAsia="zh-Hans" w:bidi="ar"/>
              </w:rPr>
              <w:t>明细</w:t>
            </w:r>
          </w:p>
        </w:tc>
      </w:tr>
      <w:tr w14:paraId="37A6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C5D9A65">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F914F8">
            <w:pPr>
              <w:widowControl w:val="0"/>
              <w:jc w:val="both"/>
              <w:rPr>
                <w:rFonts w:hint="eastAsia"/>
                <w:color w:val="000000"/>
              </w:rPr>
            </w:pPr>
            <w:r>
              <w:rPr>
                <w:rFonts w:hint="eastAsia"/>
                <w:color w:val="333333"/>
                <w:kern w:val="2"/>
                <w:shd w:val="clear" w:color="auto" w:fill="FFFFFF"/>
                <w:lang w:bidi="ar"/>
              </w:rPr>
              <w:t>2026/03/19</w:t>
            </w:r>
          </w:p>
        </w:tc>
      </w:tr>
      <w:tr w14:paraId="1DB9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0F46F92">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C68DC4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DD75807">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958C76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DE5AEF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F768563">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0E7F544">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26A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EB9174">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37F066">
            <w:pPr>
              <w:widowControl w:val="0"/>
              <w:jc w:val="both"/>
              <w:rPr>
                <w:rFonts w:hint="eastAsia"/>
                <w:color w:val="333333"/>
                <w:shd w:val="clear" w:color="auto" w:fill="FFFFFF"/>
                <w:lang w:bidi="ar"/>
              </w:rPr>
            </w:pPr>
            <w:r>
              <w:rPr>
                <w:rFonts w:hint="eastAsia"/>
                <w:color w:val="333333"/>
                <w:kern w:val="2"/>
                <w:shd w:val="clear" w:color="auto" w:fill="FFFFFF"/>
                <w:lang w:bidi="ar"/>
              </w:rPr>
              <w:t>DPM_GFJFMX_001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0E4A0D">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验证查看交付单明细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3BBC2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0BACE49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02C9CA2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3．点击“明细”按钮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5CD91E">
            <w:pPr>
              <w:widowControl w:val="0"/>
              <w:numPr>
                <w:ilvl w:val="0"/>
                <w:numId w:val="23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展示该交付单下所有交付明细记录，包含获取文件连接地址、请求方式、交付耗时、交付结果、交付时间、失败原因</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02080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FBB56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39F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3A2EB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1FB4A4">
            <w:pPr>
              <w:widowControl w:val="0"/>
              <w:jc w:val="both"/>
              <w:rPr>
                <w:rFonts w:hint="eastAsia"/>
                <w:color w:val="333333"/>
                <w:shd w:val="clear" w:color="auto" w:fill="FFFFFF"/>
                <w:lang w:bidi="ar"/>
              </w:rPr>
            </w:pPr>
            <w:r>
              <w:rPr>
                <w:rFonts w:hint="eastAsia"/>
                <w:color w:val="333333"/>
                <w:kern w:val="2"/>
                <w:shd w:val="clear" w:color="auto" w:fill="FFFFFF"/>
                <w:lang w:bidi="ar"/>
              </w:rPr>
              <w:t>DPM_GFJFMX_002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61E952">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440BE7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02D6ABC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2．点击“明细”进入明细列表</w:t>
            </w:r>
          </w:p>
          <w:p w14:paraId="0087AF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3．切换分页/调整每页条数</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057532B">
            <w:pPr>
              <w:widowControl w:val="0"/>
              <w:numPr>
                <w:ilvl w:val="0"/>
                <w:numId w:val="23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分页切换正常，明细数据展示正确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1E8DF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38A1A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E0C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29CA39">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FBFE0">
            <w:pPr>
              <w:widowControl w:val="0"/>
              <w:jc w:val="both"/>
              <w:rPr>
                <w:rFonts w:hint="eastAsia"/>
                <w:color w:val="333333"/>
                <w:shd w:val="clear" w:color="auto" w:fill="FFFFFF"/>
                <w:lang w:bidi="ar"/>
              </w:rPr>
            </w:pPr>
            <w:r>
              <w:rPr>
                <w:rFonts w:hint="eastAsia"/>
                <w:color w:val="333333"/>
                <w:kern w:val="2"/>
                <w:shd w:val="clear" w:color="auto" w:fill="FFFFFF"/>
                <w:lang w:bidi="ar"/>
              </w:rPr>
              <w:t>DPM_GFJFMX_003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B0E60B">
            <w:pPr>
              <w:widowControl w:val="0"/>
              <w:jc w:val="both"/>
              <w:rPr>
                <w:rFonts w:hint="eastAsia"/>
                <w:color w:val="333333"/>
                <w:shd w:val="clear" w:color="auto" w:fill="FFFFFF"/>
                <w:lang w:bidi="ar"/>
              </w:rPr>
            </w:pPr>
            <w:r>
              <w:rPr>
                <w:rFonts w:hint="eastAsia"/>
                <w:color w:val="333333"/>
                <w:kern w:val="2"/>
                <w:shd w:val="clear" w:color="auto" w:fill="FFFFFF"/>
                <w:lang w:bidi="ar"/>
              </w:rPr>
              <w:t>验证无交付明细的交付单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75FC8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38659A4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2．选择未产生明细的交付单</w:t>
            </w:r>
          </w:p>
          <w:p w14:paraId="2CDCDB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3．点击“明细”按钮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D051F1">
            <w:pPr>
              <w:widowControl w:val="0"/>
              <w:numPr>
                <w:ilvl w:val="0"/>
                <w:numId w:val="23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E45E2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FD8CB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387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BF50BA">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8ACB7">
            <w:pPr>
              <w:widowControl w:val="0"/>
              <w:jc w:val="both"/>
              <w:rPr>
                <w:rFonts w:hint="eastAsia"/>
                <w:color w:val="333333"/>
                <w:shd w:val="clear" w:color="auto" w:fill="FFFFFF"/>
                <w:lang w:bidi="ar"/>
              </w:rPr>
            </w:pPr>
            <w:r>
              <w:rPr>
                <w:rFonts w:hint="eastAsia"/>
                <w:color w:val="333333"/>
                <w:kern w:val="2"/>
                <w:shd w:val="clear" w:color="auto" w:fill="FFFFFF"/>
                <w:lang w:bidi="ar"/>
              </w:rPr>
              <w:t>DPM_GFJFMX_004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56A45A">
            <w:pPr>
              <w:widowControl w:val="0"/>
              <w:jc w:val="both"/>
              <w:rPr>
                <w:rFonts w:hint="eastAsia"/>
                <w:color w:val="333333"/>
                <w:shd w:val="clear" w:color="auto" w:fill="FFFFFF"/>
                <w:lang w:bidi="ar"/>
              </w:rPr>
            </w:pPr>
            <w:r>
              <w:rPr>
                <w:rFonts w:hint="eastAsia"/>
                <w:color w:val="333333"/>
                <w:kern w:val="2"/>
                <w:shd w:val="clear" w:color="auto" w:fill="FFFFFF"/>
                <w:lang w:bidi="ar"/>
              </w:rPr>
              <w:t>验证明细字段完整性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EBC93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09234F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2．点击“明细”进入明细列表</w:t>
            </w:r>
          </w:p>
          <w:p w14:paraId="5407C61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3．核对明细字段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476E0B">
            <w:pPr>
              <w:widowControl w:val="0"/>
              <w:numPr>
                <w:ilvl w:val="0"/>
                <w:numId w:val="23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明细包含获取文件连接地址、请求方式、交付耗时、交付结果、交付时间、失败原因，数据与汇总一致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55885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5C647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012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EB1ADE">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72688C">
            <w:pPr>
              <w:widowControl w:val="0"/>
              <w:jc w:val="both"/>
              <w:rPr>
                <w:rFonts w:hint="eastAsia"/>
                <w:color w:val="333333"/>
                <w:shd w:val="clear" w:color="auto" w:fill="FFFFFF"/>
                <w:lang w:bidi="ar"/>
              </w:rPr>
            </w:pPr>
            <w:r>
              <w:rPr>
                <w:rFonts w:hint="eastAsia"/>
                <w:color w:val="333333"/>
                <w:kern w:val="2"/>
                <w:shd w:val="clear" w:color="auto" w:fill="FFFFFF"/>
                <w:lang w:bidi="ar"/>
              </w:rPr>
              <w:t>DPM_GFJFMX_005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21C202">
            <w:pPr>
              <w:widowControl w:val="0"/>
              <w:jc w:val="both"/>
              <w:rPr>
                <w:rFonts w:hint="eastAsia"/>
                <w:color w:val="333333"/>
                <w:shd w:val="clear" w:color="auto" w:fill="FFFFFF"/>
                <w:lang w:bidi="ar"/>
              </w:rPr>
            </w:pPr>
            <w:r>
              <w:rPr>
                <w:rFonts w:hint="eastAsia"/>
                <w:color w:val="333333"/>
                <w:kern w:val="2"/>
                <w:shd w:val="clear" w:color="auto" w:fill="FFFFFF"/>
                <w:lang w:bidi="ar"/>
              </w:rPr>
              <w:t>验证按交付时间范围查询交付明细</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91CD05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1．进入“产品交易-数据供方交付”页面</w:t>
            </w:r>
            <w:r>
              <w:rPr>
                <w:rFonts w:hint="eastAsia"/>
                <w:color w:val="333333"/>
                <w:kern w:val="2"/>
                <w:shd w:val="clear" w:color="auto" w:fill="FFFFFF"/>
                <w:lang w:bidi="ar"/>
              </w:rPr>
              <w:br w:type="textWrapping"/>
            </w:r>
            <w:r>
              <w:rPr>
                <w:rFonts w:hint="eastAsia"/>
                <w:color w:val="333333"/>
                <w:kern w:val="2"/>
                <w:shd w:val="clear" w:color="auto" w:fill="FFFFFF"/>
                <w:lang w:bidi="ar"/>
              </w:rPr>
              <w:t>在“交付状态”下拉选择“交付中”并点击“查询”</w:t>
            </w:r>
            <w:r>
              <w:rPr>
                <w:rFonts w:hint="eastAsia"/>
                <w:color w:val="333333"/>
                <w:kern w:val="2"/>
                <w:shd w:val="clear" w:color="auto" w:fill="FFFFFF"/>
                <w:lang w:bidi="ar"/>
              </w:rPr>
              <w:br w:type="textWrapping"/>
            </w:r>
            <w:r>
              <w:rPr>
                <w:rFonts w:hint="eastAsia"/>
                <w:color w:val="333333"/>
                <w:kern w:val="2"/>
                <w:shd w:val="clear" w:color="auto" w:fill="FFFFFF"/>
                <w:lang w:bidi="ar"/>
              </w:rPr>
              <w:t>点击该记录“明细”进入交付明细页</w:t>
            </w:r>
            <w:r>
              <w:rPr>
                <w:rFonts w:hint="eastAsia"/>
                <w:color w:val="333333"/>
                <w:kern w:val="2"/>
                <w:shd w:val="clear" w:color="auto" w:fill="FFFFFF"/>
                <w:lang w:bidi="ar"/>
              </w:rPr>
              <w:br w:type="textWrapping"/>
            </w:r>
            <w:r>
              <w:rPr>
                <w:rFonts w:hint="eastAsia"/>
                <w:color w:val="333333"/>
                <w:kern w:val="2"/>
                <w:shd w:val="clear" w:color="auto" w:fill="FFFFFF"/>
                <w:lang w:bidi="ar"/>
              </w:rPr>
              <w:t>在“交付时间”选择 2026-10-21 00:00:00 至 2026-10-21 23:59:59，点击“查询”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7299EA">
            <w:pPr>
              <w:widowControl w:val="0"/>
              <w:numPr>
                <w:ilvl w:val="0"/>
                <w:numId w:val="24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明细列表仅展示交付时间落在所选范围内的明细，分页总数同步刷新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8771D5">
            <w:pPr>
              <w:widowControl w:val="0"/>
              <w:jc w:val="both"/>
              <w:rPr>
                <w:rFonts w:hint="eastAsia"/>
                <w:color w:val="333333"/>
                <w:shd w:val="clear" w:color="auto" w:fill="FFFFFF"/>
                <w:lang w:bidi="ar"/>
              </w:rPr>
            </w:pPr>
            <w:r>
              <w:rPr>
                <w:rFonts w:hint="eastAsia"/>
                <w:color w:val="333333"/>
                <w:kern w:val="2"/>
                <w:shd w:val="clear" w:color="auto" w:fill="FFFFFF"/>
                <w:lang w:bidi="ar"/>
              </w:rPr>
              <w:t>列表展示 4 条明细（首行 API 名称 dsfds、请求方式 POST、交付耗时 554毫秒、交付结果成功、交付时间 2026-10-21 15:08:12），交付时间均在所选范围内；与预期一致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26F1B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BE7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D0ACEC">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86ABDC">
            <w:pPr>
              <w:widowControl w:val="0"/>
              <w:jc w:val="both"/>
              <w:rPr>
                <w:rFonts w:hint="eastAsia"/>
                <w:color w:val="333333"/>
                <w:shd w:val="clear" w:color="auto" w:fill="FFFFFF"/>
                <w:lang w:bidi="ar"/>
              </w:rPr>
            </w:pPr>
            <w:r>
              <w:rPr>
                <w:rFonts w:hint="eastAsia"/>
                <w:color w:val="333333"/>
                <w:kern w:val="2"/>
                <w:shd w:val="clear" w:color="auto" w:fill="FFFFFF"/>
                <w:lang w:bidi="ar"/>
              </w:rPr>
              <w:t>DPM_GFJFMX_006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7BCD66">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验证交付明细查询结果与所选时间范围一致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483778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1．进入交付明细页，记录首条明细的交付时间（2026-10-21 15:08:12）</w:t>
            </w:r>
            <w:r>
              <w:rPr>
                <w:rFonts w:hint="eastAsia"/>
                <w:color w:val="333333"/>
                <w:kern w:val="2"/>
                <w:shd w:val="clear" w:color="auto" w:fill="FFFFFF"/>
                <w:lang w:bidi="ar"/>
              </w:rPr>
              <w:br w:type="textWrapping"/>
            </w:r>
            <w:r>
              <w:rPr>
                <w:rFonts w:hint="eastAsia"/>
                <w:color w:val="333333"/>
                <w:kern w:val="2"/>
                <w:shd w:val="clear" w:color="auto" w:fill="FFFFFF"/>
                <w:lang w:bidi="ar"/>
              </w:rPr>
              <w:t>将“交付时间”结束时间设置为该时间之前的 2026-10-21 15:00:00</w:t>
            </w:r>
            <w:r>
              <w:rPr>
                <w:rFonts w:hint="eastAsia"/>
                <w:color w:val="333333"/>
                <w:kern w:val="2"/>
                <w:shd w:val="clear" w:color="auto" w:fill="FFFFFF"/>
                <w:lang w:bidi="ar"/>
              </w:rPr>
              <w:br w:type="textWrapping"/>
            </w:r>
            <w:r>
              <w:rPr>
                <w:rFonts w:hint="eastAsia"/>
                <w:color w:val="333333"/>
                <w:kern w:val="2"/>
                <w:shd w:val="clear" w:color="auto" w:fill="FFFFFF"/>
                <w:lang w:bidi="ar"/>
              </w:rPr>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8E5096">
            <w:pPr>
              <w:widowControl w:val="0"/>
              <w:numPr>
                <w:ilvl w:val="0"/>
                <w:numId w:val="24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结果不包含 15:08:12 的明细，列表为空或仅包含结束时间之前的记录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B667B3">
            <w:pPr>
              <w:widowControl w:val="0"/>
              <w:jc w:val="both"/>
              <w:rPr>
                <w:rFonts w:hint="eastAsia"/>
                <w:color w:val="333333"/>
                <w:shd w:val="clear" w:color="auto" w:fill="FFFFFF"/>
                <w:lang w:bidi="ar"/>
              </w:rPr>
            </w:pPr>
            <w:r>
              <w:rPr>
                <w:rFonts w:hint="eastAsia"/>
                <w:color w:val="333333"/>
                <w:kern w:val="2"/>
                <w:shd w:val="clear" w:color="auto" w:fill="FFFFFF"/>
                <w:lang w:bidi="ar"/>
              </w:rPr>
              <w:t>列表中不再出现 15:08:12 的明细，时间过滤规则正确；与预期一致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B53CB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A2D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98B263">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0046B2">
            <w:pPr>
              <w:widowControl w:val="0"/>
              <w:jc w:val="both"/>
              <w:rPr>
                <w:rFonts w:hint="eastAsia"/>
                <w:color w:val="333333"/>
                <w:shd w:val="clear" w:color="auto" w:fill="FFFFFF"/>
                <w:lang w:bidi="ar"/>
              </w:rPr>
            </w:pPr>
            <w:r>
              <w:rPr>
                <w:rFonts w:hint="eastAsia"/>
                <w:color w:val="333333"/>
                <w:kern w:val="2"/>
                <w:shd w:val="clear" w:color="auto" w:fill="FFFFFF"/>
                <w:lang w:bidi="ar"/>
              </w:rPr>
              <w:t>DPM_GFJFMX_007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A5067C">
            <w:pPr>
              <w:widowControl w:val="0"/>
              <w:jc w:val="both"/>
              <w:rPr>
                <w:rFonts w:hint="eastAsia"/>
                <w:color w:val="333333"/>
                <w:shd w:val="clear" w:color="auto" w:fill="FFFFFF"/>
                <w:lang w:bidi="ar"/>
              </w:rPr>
            </w:pPr>
            <w:r>
              <w:rPr>
                <w:rFonts w:hint="eastAsia"/>
                <w:color w:val="333333"/>
                <w:kern w:val="2"/>
                <w:shd w:val="clear" w:color="auto" w:fill="FFFFFF"/>
                <w:lang w:bidi="ar"/>
              </w:rPr>
              <w:t>验证交付时间范围无匹配明细时的空数据展示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5F6AB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1．进入交付明细页</w:t>
            </w:r>
            <w:r>
              <w:rPr>
                <w:rFonts w:hint="eastAsia"/>
                <w:color w:val="333333"/>
                <w:kern w:val="2"/>
                <w:shd w:val="clear" w:color="auto" w:fill="FFFFFF"/>
                <w:lang w:bidi="ar"/>
              </w:rPr>
              <w:br w:type="textWrapping"/>
            </w:r>
            <w:r>
              <w:rPr>
                <w:rFonts w:hint="eastAsia"/>
                <w:color w:val="333333"/>
                <w:kern w:val="2"/>
                <w:shd w:val="clear" w:color="auto" w:fill="FFFFFF"/>
                <w:lang w:bidi="ar"/>
              </w:rPr>
              <w:t>选择无明细数据的日期区间（2026-10-20 00:00:00 至 2026-10-20 23:59:59）</w:t>
            </w:r>
            <w:r>
              <w:rPr>
                <w:rFonts w:hint="eastAsia"/>
                <w:color w:val="333333"/>
                <w:kern w:val="2"/>
                <w:shd w:val="clear" w:color="auto" w:fill="FFFFFF"/>
                <w:lang w:bidi="ar"/>
              </w:rPr>
              <w:br w:type="textWrapping"/>
            </w:r>
            <w:r>
              <w:rPr>
                <w:rFonts w:hint="eastAsia"/>
                <w:color w:val="333333"/>
                <w:kern w:val="2"/>
                <w:shd w:val="clear" w:color="auto" w:fill="FFFFFF"/>
                <w:lang w:bidi="ar"/>
              </w:rPr>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1E08EB">
            <w:pPr>
              <w:widowControl w:val="0"/>
              <w:numPr>
                <w:ilvl w:val="0"/>
                <w:numId w:val="24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列表展示“暂无数据”，分页显示共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48FAC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与预期一致，展示暂无数据且无控制台报错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C9BB9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A66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910DDEA">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1E2888">
            <w:pPr>
              <w:widowControl w:val="0"/>
              <w:jc w:val="both"/>
              <w:rPr>
                <w:rFonts w:hint="eastAsia"/>
                <w:color w:val="333333"/>
                <w:shd w:val="clear" w:color="auto" w:fill="FFFFFF"/>
                <w:lang w:bidi="ar"/>
              </w:rPr>
            </w:pPr>
            <w:r>
              <w:rPr>
                <w:rFonts w:hint="eastAsia"/>
                <w:color w:val="333333"/>
                <w:kern w:val="2"/>
                <w:shd w:val="clear" w:color="auto" w:fill="FFFFFF"/>
                <w:lang w:bidi="ar"/>
              </w:rPr>
              <w:t>DPM_GFJFMX_008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05D108">
            <w:pPr>
              <w:widowControl w:val="0"/>
              <w:jc w:val="both"/>
              <w:rPr>
                <w:rFonts w:hint="eastAsia"/>
                <w:color w:val="333333"/>
                <w:shd w:val="clear" w:color="auto" w:fill="FFFFFF"/>
                <w:lang w:bidi="ar"/>
              </w:rPr>
            </w:pPr>
            <w:r>
              <w:rPr>
                <w:rFonts w:hint="eastAsia"/>
                <w:color w:val="333333"/>
                <w:kern w:val="2"/>
                <w:shd w:val="clear" w:color="auto" w:fill="FFFFFF"/>
                <w:lang w:bidi="ar"/>
              </w:rPr>
              <w:t>验证交付明细查询条件重置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3101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1．进入交付明细页，设置交付时间范围并查询</w:t>
            </w:r>
            <w:r>
              <w:rPr>
                <w:rFonts w:hint="eastAsia"/>
                <w:color w:val="333333"/>
                <w:kern w:val="2"/>
                <w:shd w:val="clear" w:color="auto" w:fill="FFFFFF"/>
                <w:lang w:bidi="ar"/>
              </w:rPr>
              <w:br w:type="textWrapping"/>
            </w:r>
            <w:r>
              <w:rPr>
                <w:rFonts w:hint="eastAsia"/>
                <w:color w:val="333333"/>
                <w:kern w:val="2"/>
                <w:shd w:val="clear" w:color="auto" w:fill="FFFFFF"/>
                <w:lang w:bidi="ar"/>
              </w:rPr>
              <w:t>点击“重置”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81D7839">
            <w:pPr>
              <w:widowControl w:val="0"/>
              <w:numPr>
                <w:ilvl w:val="0"/>
                <w:numId w:val="24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交付时间条件清空，列表恢复该交付单全部明细（4 条）</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99E92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与预期一致，时间条件清空并恢复 4 条明细</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91DA0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A66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DPM_GFJFMX_009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验证交付失败明细展示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3101C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数据供方交付”页面</w:t>
            </w:r>
            <w:r>
              <w:br/>
            </w:r>
            <w:r>
              <w:rPr>
                <w:rFonts w:hint="eastAsia"/>
                <w:color w:val="333333"/>
                <w:kern w:val="2"/>
                <w:shd w:val="clear" w:color="auto" w:fill="FFFFFF"/>
                <w:lang w:bidi="ar"/>
              </w:rPr>
              <w:t>2．点击“明细”进入交付明细页</w:t>
            </w:r>
            <w:r>
              <w:br/>
            </w:r>
            <w:r>
              <w:rPr>
                <w:rFonts w:hint="eastAsia"/>
                <w:color w:val="333333"/>
                <w:kern w:val="2"/>
                <w:shd w:val="clear" w:color="auto" w:fill="FFFFFF"/>
                <w:lang w:bidi="ar"/>
              </w:rPr>
              <w:t>3．选择交付结果为“失败”的明细记录</w:t>
            </w:r>
            <w:r>
              <w:br/>
            </w:r>
            <w:r>
              <w:rPr>
                <w:rFonts w:hint="eastAsia"/>
                <w:color w:val="333333"/>
                <w:kern w:val="2"/>
                <w:shd w:val="clear" w:color="auto" w:fill="FFFFFF"/>
                <w:lang w:bidi="ar"/>
              </w:rPr>
              <w:t>4．查看“失败原因”字段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交付结果为“失败”的明细展示具体失败原因；交付成功的明细失败原因显示“-”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8AB65D2">
      <w:pPr>
        <w:pStyle w:val="6"/>
        <w:widowControl/>
        <w:numPr>
          <w:ilvl w:val="3"/>
          <w:numId w:val="6"/>
        </w:numPr>
        <w:jc w:val="left"/>
      </w:pPr>
      <w:r>
        <w:rPr>
          <w:rFonts w:hint="eastAsia" w:ascii="Calibri" w:hAnsi="Calibri" w:cs="宋体"/>
        </w:rPr>
        <w:t xml:space="preserve">记录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A12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26DEC8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16C1B7">
            <w:pPr>
              <w:widowControl w:val="0"/>
              <w:jc w:val="both"/>
              <w:rPr>
                <w:rFonts w:hint="eastAsia"/>
                <w:color w:val="000000"/>
              </w:rPr>
            </w:pPr>
            <w:r>
              <w:rPr>
                <w:rFonts w:hint="eastAsia"/>
                <w:color w:val="000000"/>
                <w:kern w:val="2"/>
                <w:lang w:eastAsia="zh-Hans" w:bidi="ar"/>
              </w:rPr>
              <w:t>记录</w:t>
            </w:r>
          </w:p>
        </w:tc>
      </w:tr>
      <w:tr w14:paraId="0E95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0F17616">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4BF226">
            <w:pPr>
              <w:widowControl w:val="0"/>
              <w:jc w:val="both"/>
              <w:rPr>
                <w:rFonts w:hint="eastAsia"/>
                <w:color w:val="000000"/>
              </w:rPr>
            </w:pPr>
            <w:r>
              <w:rPr>
                <w:rFonts w:hint="eastAsia"/>
                <w:color w:val="333333"/>
                <w:kern w:val="2"/>
                <w:shd w:val="clear" w:color="auto" w:fill="FFFFFF"/>
                <w:lang w:bidi="ar"/>
              </w:rPr>
              <w:t>2026/03/19</w:t>
            </w:r>
          </w:p>
        </w:tc>
      </w:tr>
      <w:tr w14:paraId="366A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65931EB">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6DCC6E8">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EC79783">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0C3F5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E73377">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AAE38E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8CA5D4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1E6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FC41A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6FA96A">
            <w:pPr>
              <w:widowControl w:val="0"/>
              <w:jc w:val="both"/>
              <w:rPr>
                <w:rFonts w:hint="eastAsia"/>
                <w:color w:val="333333"/>
                <w:shd w:val="clear" w:color="auto" w:fill="FFFFFF"/>
                <w:lang w:bidi="ar"/>
              </w:rPr>
            </w:pPr>
            <w:r>
              <w:rPr>
                <w:rFonts w:hint="eastAsia"/>
                <w:color w:val="333333"/>
                <w:kern w:val="2"/>
                <w:shd w:val="clear" w:color="auto" w:fill="FFFFFF"/>
                <w:lang w:bidi="ar"/>
              </w:rPr>
              <w:t>DPM_GFJFJL_001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C32A1D">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3375D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C3DD5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2．在列表选择对应交付单</w:t>
            </w:r>
          </w:p>
          <w:p w14:paraId="0B46121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A2FC588">
            <w:pPr>
              <w:widowControl w:val="0"/>
              <w:numPr>
                <w:ilvl w:val="0"/>
                <w:numId w:val="24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展示该交付单的交付统计记录，包含统计起始时间、统计截止时间、时间间隔、数据需求方计费次数、数据提供方计费次数，并提供“详情”入口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B9C47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B26C0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08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4BDBB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39E8C3">
            <w:pPr>
              <w:widowControl w:val="0"/>
              <w:jc w:val="both"/>
              <w:rPr>
                <w:rFonts w:hint="eastAsia"/>
                <w:color w:val="333333"/>
                <w:shd w:val="clear" w:color="auto" w:fill="FFFFFF"/>
                <w:lang w:bidi="ar"/>
              </w:rPr>
            </w:pPr>
            <w:r>
              <w:rPr>
                <w:rFonts w:hint="eastAsia"/>
                <w:color w:val="333333"/>
                <w:kern w:val="2"/>
                <w:shd w:val="clear" w:color="auto" w:fill="FFFFFF"/>
                <w:lang w:bidi="ar"/>
              </w:rPr>
              <w:t>DPM_GFJFJL_002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A3380F">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验证交付记录按时间排序</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4AA92A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0EC81C0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2．点击“记录”进入记录列表</w:t>
            </w:r>
          </w:p>
          <w:p w14:paraId="2DE7335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3．查看记录时间顺序</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A8AC47">
            <w:pPr>
              <w:widowControl w:val="0"/>
              <w:numPr>
                <w:ilvl w:val="0"/>
                <w:numId w:val="24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记录按统计起始时间倒序展示，最新记录在最前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E5F15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677BE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64F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23C53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5131C1">
            <w:pPr>
              <w:widowControl w:val="0"/>
              <w:jc w:val="both"/>
              <w:rPr>
                <w:rFonts w:hint="eastAsia"/>
                <w:color w:val="333333"/>
                <w:shd w:val="clear" w:color="auto" w:fill="FFFFFF"/>
                <w:lang w:bidi="ar"/>
              </w:rPr>
            </w:pPr>
            <w:r>
              <w:rPr>
                <w:rFonts w:hint="eastAsia"/>
                <w:color w:val="333333"/>
                <w:kern w:val="2"/>
                <w:shd w:val="clear" w:color="auto" w:fill="FFFFFF"/>
                <w:lang w:bidi="ar"/>
              </w:rPr>
              <w:t>DPM_GFJFJL_003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EEBF76">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833DF9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914A56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2．选择无交付记录的交付单</w:t>
            </w:r>
          </w:p>
          <w:p w14:paraId="48193CB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B3A7D4A">
            <w:pPr>
              <w:widowControl w:val="0"/>
              <w:numPr>
                <w:ilvl w:val="0"/>
                <w:numId w:val="24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记录列表展示暂无数据，页面无报错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E546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D5C0B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8EA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83F0B6">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B64E02">
            <w:pPr>
              <w:widowControl w:val="0"/>
              <w:jc w:val="both"/>
              <w:rPr>
                <w:rFonts w:hint="eastAsia"/>
                <w:color w:val="333333"/>
                <w:shd w:val="clear" w:color="auto" w:fill="FFFFFF"/>
                <w:lang w:bidi="ar"/>
              </w:rPr>
            </w:pPr>
            <w:r>
              <w:rPr>
                <w:rFonts w:hint="eastAsia"/>
                <w:color w:val="333333"/>
                <w:kern w:val="2"/>
                <w:shd w:val="clear" w:color="auto" w:fill="FFFFFF"/>
                <w:lang w:bidi="ar"/>
              </w:rPr>
              <w:t>DPM_GFJFJL_004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DB7F09">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验证记录详情查看</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AA5741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58630E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2．点击“记录”进入记录列表</w:t>
            </w:r>
          </w:p>
          <w:p w14:paraId="6B21491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3．选择一条记录查看详情</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6FF1B40">
            <w:pPr>
              <w:widowControl w:val="0"/>
              <w:numPr>
                <w:ilvl w:val="0"/>
                <w:numId w:val="24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展示记录详情，包含统计时间、数据需求方计费次数、数据提供方计费次数等统计信息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C5632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79C79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F23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D77CD6">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DCEB72">
            <w:pPr>
              <w:widowControl w:val="0"/>
              <w:jc w:val="both"/>
              <w:rPr>
                <w:rFonts w:hint="eastAsia"/>
                <w:color w:val="333333"/>
                <w:shd w:val="clear" w:color="auto" w:fill="FFFFFF"/>
                <w:lang w:bidi="ar"/>
              </w:rPr>
            </w:pPr>
            <w:r>
              <w:rPr>
                <w:rFonts w:hint="eastAsia"/>
                <w:color w:val="333333"/>
                <w:kern w:val="2"/>
                <w:shd w:val="clear" w:color="auto" w:fill="FFFFFF"/>
                <w:lang w:bidi="ar"/>
              </w:rPr>
              <w:t>DPM_GFJFJL_005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4135C0">
            <w:pPr>
              <w:widowControl w:val="0"/>
              <w:jc w:val="both"/>
              <w:rPr>
                <w:rFonts w:hint="eastAsia"/>
                <w:color w:val="333333"/>
                <w:shd w:val="clear" w:color="auto" w:fill="FFFFFF"/>
                <w:lang w:bidi="ar"/>
              </w:rPr>
            </w:pPr>
            <w:r>
              <w:rPr>
                <w:rFonts w:hint="eastAsia"/>
                <w:color w:val="333333"/>
                <w:kern w:val="2"/>
                <w:shd w:val="clear" w:color="auto" w:fill="FFFFFF"/>
                <w:lang w:bidi="ar"/>
              </w:rPr>
              <w:t>验证按统计时间范围查询交付记录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B7EF9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1．在交付明细页点击返回进入交付列表</w:t>
            </w:r>
            <w:r>
              <w:rPr>
                <w:rFonts w:hint="eastAsia"/>
                <w:color w:val="333333"/>
                <w:kern w:val="2"/>
                <w:shd w:val="clear" w:color="auto" w:fill="FFFFFF"/>
                <w:lang w:bidi="ar"/>
              </w:rPr>
              <w:br w:type="textWrapping"/>
            </w:r>
            <w:r>
              <w:rPr>
                <w:rFonts w:hint="eastAsia"/>
                <w:color w:val="333333"/>
                <w:kern w:val="2"/>
                <w:shd w:val="clear" w:color="auto" w:fill="FFFFFF"/>
                <w:lang w:bidi="ar"/>
              </w:rPr>
              <w:t>点击交付中记录“记录”进入交付记录页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在“统计时间”选择 2026-10-21 00:00:00 至 2026-10-21 23:59:59，点击“查询”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6EB8BC">
            <w:pPr>
              <w:widowControl w:val="0"/>
              <w:numPr>
                <w:ilvl w:val="0"/>
                <w:numId w:val="24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仅展示统计起始时间落在所选范围内的记录，分页总数同步刷新</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B1F86F">
            <w:pPr>
              <w:widowControl w:val="0"/>
              <w:jc w:val="both"/>
              <w:rPr>
                <w:rFonts w:hint="eastAsia"/>
                <w:color w:val="333333"/>
                <w:shd w:val="clear" w:color="auto" w:fill="FFFFFF"/>
                <w:lang w:bidi="ar"/>
              </w:rPr>
            </w:pPr>
            <w:r>
              <w:rPr>
                <w:rFonts w:hint="eastAsia"/>
                <w:color w:val="333333"/>
                <w:kern w:val="2"/>
                <w:shd w:val="clear" w:color="auto" w:fill="FFFFFF"/>
                <w:lang w:bidi="ar"/>
              </w:rPr>
              <w:t>展示 2 条记录（统计周期 15:04:00~15:04:59、15:08:00~15:08:59），均在所选范围内；与预期一致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94A8F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A42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ACE174">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5208C9">
            <w:pPr>
              <w:widowControl w:val="0"/>
              <w:jc w:val="both"/>
              <w:rPr>
                <w:rFonts w:hint="eastAsia"/>
                <w:color w:val="333333"/>
                <w:shd w:val="clear" w:color="auto" w:fill="FFFFFF"/>
                <w:lang w:bidi="ar"/>
              </w:rPr>
            </w:pPr>
            <w:r>
              <w:rPr>
                <w:rFonts w:hint="eastAsia"/>
                <w:color w:val="333333"/>
                <w:kern w:val="2"/>
                <w:shd w:val="clear" w:color="auto" w:fill="FFFFFF"/>
                <w:lang w:bidi="ar"/>
              </w:rPr>
              <w:t>DPM_GFJFJL_006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验证记录列表计费次数与顶部统计卡片一致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509FF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读取顶部“数据需求方计费次数”“数据提供方计费次数”卡片值</w:t>
            </w:r>
            <w:r>
              <w:rPr>
                <w:rFonts w:hint="eastAsia"/>
                <w:color w:val="333333"/>
                <w:kern w:val="2"/>
                <w:shd w:val="clear" w:color="auto" w:fill="FFFFFF"/>
                <w:lang w:bidi="ar"/>
              </w:rPr>
              <w:br w:type="textWrapping"/>
            </w:r>
            <w:r>
              <w:rPr>
                <w:rFonts w:hint="eastAsia"/>
                <w:color w:val="333333"/>
                <w:kern w:val="2"/>
                <w:shd w:val="clear" w:color="auto" w:fill="FFFFFF"/>
                <w:lang w:bidi="ar"/>
              </w:rPr>
              <w:t>将列表中各统计周期的计费次数求和对比</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6152B29">
            <w:pPr>
              <w:widowControl w:val="0"/>
              <w:numPr>
                <w:ilvl w:val="0"/>
                <w:numId w:val="24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顶部卡片数值等于列表中对应计费次数之和</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257D5D">
            <w:pPr>
              <w:widowControl w:val="0"/>
              <w:jc w:val="both"/>
              <w:rPr>
                <w:rFonts w:hint="eastAsia"/>
                <w:color w:val="333333"/>
                <w:shd w:val="clear" w:color="auto" w:fill="FFFFFF"/>
                <w:lang w:bidi="ar"/>
              </w:rPr>
            </w:pPr>
            <w:r>
              <w:rPr>
                <w:rFonts w:hint="eastAsia"/>
                <w:color w:val="333333"/>
                <w:kern w:val="2"/>
                <w:shd w:val="clear" w:color="auto" w:fill="FFFFFF"/>
                <w:lang w:bidi="ar"/>
              </w:rPr>
              <w:t>顶部两个卡片均为 4，列表合计 3+1=4，数据一致；与预期一致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473ED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380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56986B">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221D8F">
            <w:pPr>
              <w:widowControl w:val="0"/>
              <w:jc w:val="both"/>
              <w:rPr>
                <w:rFonts w:hint="eastAsia"/>
                <w:color w:val="333333"/>
                <w:shd w:val="clear" w:color="auto" w:fill="FFFFFF"/>
                <w:lang w:bidi="ar"/>
              </w:rPr>
            </w:pPr>
            <w:r>
              <w:rPr>
                <w:rFonts w:hint="eastAsia"/>
                <w:color w:val="333333"/>
                <w:kern w:val="2"/>
                <w:shd w:val="clear" w:color="auto" w:fill="FFFFFF"/>
                <w:lang w:bidi="ar"/>
              </w:rPr>
              <w:t>DPM_GFJFJL_007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D4C4E0">
            <w:pPr>
              <w:widowControl w:val="0"/>
              <w:jc w:val="both"/>
              <w:rPr>
                <w:rFonts w:hint="eastAsia"/>
                <w:color w:val="333333"/>
                <w:shd w:val="clear" w:color="auto" w:fill="FFFFFF"/>
                <w:lang w:bidi="ar"/>
              </w:rPr>
            </w:pPr>
            <w:r>
              <w:rPr>
                <w:rFonts w:hint="eastAsia"/>
                <w:color w:val="333333"/>
                <w:kern w:val="2"/>
                <w:shd w:val="clear" w:color="auto" w:fill="FFFFFF"/>
                <w:lang w:bidi="ar"/>
              </w:rPr>
              <w:t>验证统计时间范围无匹配记录时的空数据展示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919B9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选择无计费记录的日期区间（2026-10-20 00:00:00 至 2026-10-20 23:59:59）</w:t>
            </w:r>
            <w:r>
              <w:rPr>
                <w:rFonts w:hint="eastAsia"/>
                <w:color w:val="333333"/>
                <w:kern w:val="2"/>
                <w:shd w:val="clear" w:color="auto" w:fill="FFFFFF"/>
                <w:lang w:bidi="ar"/>
              </w:rPr>
              <w:br w:type="textWrapping"/>
            </w:r>
            <w:r>
              <w:rPr>
                <w:rFonts w:hint="eastAsia"/>
                <w:color w:val="333333"/>
                <w:kern w:val="2"/>
                <w:shd w:val="clear" w:color="auto" w:fill="FFFFFF"/>
                <w:lang w:bidi="ar"/>
              </w:rPr>
              <w:t>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0BD8DB">
            <w:pPr>
              <w:widowControl w:val="0"/>
              <w:numPr>
                <w:ilvl w:val="0"/>
                <w:numId w:val="25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列表展示“暂无数据”，分页共 0 条，顶部计费次数卡片显示 0，页面无报错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8B4F4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与预期一致，列表暂无数据、卡片为 0，无报错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6E460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A10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3949D4D">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638D68">
            <w:pPr>
              <w:widowControl w:val="0"/>
              <w:jc w:val="both"/>
              <w:rPr>
                <w:rFonts w:hint="eastAsia"/>
                <w:color w:val="333333"/>
                <w:shd w:val="clear" w:color="auto" w:fill="FFFFFF"/>
                <w:lang w:bidi="ar"/>
              </w:rPr>
            </w:pPr>
            <w:r>
              <w:rPr>
                <w:rFonts w:hint="eastAsia"/>
                <w:color w:val="333333"/>
                <w:kern w:val="2"/>
                <w:shd w:val="clear" w:color="auto" w:fill="FFFFFF"/>
                <w:lang w:bidi="ar"/>
              </w:rPr>
              <w:t>DPM_GFJFJL_008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34A121">
            <w:pPr>
              <w:widowControl w:val="0"/>
              <w:jc w:val="both"/>
              <w:rPr>
                <w:rFonts w:hint="eastAsia"/>
                <w:color w:val="333333"/>
                <w:shd w:val="clear" w:color="auto" w:fill="FFFFFF"/>
                <w:lang w:bidi="ar"/>
              </w:rPr>
            </w:pPr>
            <w:r>
              <w:rPr>
                <w:rFonts w:hint="eastAsia"/>
                <w:color w:val="333333"/>
                <w:kern w:val="2"/>
                <w:shd w:val="clear" w:color="auto" w:fill="FFFFFF"/>
                <w:lang w:bidi="ar"/>
              </w:rPr>
              <w:t>验证交付记录查询条件重置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163A5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1．进入交付记录页，设置统计时间范围并查询</w:t>
            </w:r>
            <w:r>
              <w:rPr>
                <w:rFonts w:hint="eastAsia"/>
                <w:color w:val="333333"/>
                <w:kern w:val="2"/>
                <w:shd w:val="clear" w:color="auto" w:fill="FFFFFF"/>
                <w:lang w:bidi="ar"/>
              </w:rPr>
              <w:br w:type="textWrapping"/>
            </w:r>
            <w:r>
              <w:rPr>
                <w:rFonts w:hint="eastAsia"/>
                <w:color w:val="333333"/>
                <w:kern w:val="2"/>
                <w:shd w:val="clear" w:color="auto" w:fill="FFFFFF"/>
                <w:lang w:bidi="ar"/>
              </w:rPr>
              <w:t>点击“重置”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EC9F7A6">
            <w:pPr>
              <w:widowControl w:val="0"/>
              <w:numPr>
                <w:ilvl w:val="0"/>
                <w:numId w:val="25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统计时间条件清空，列表恢复全部记录（2 条），顶部卡片恢复为 4</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2E6A6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与预期一致，恢复 2 条记录与顶部统计值</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B5D09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12C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78A053">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AB8724">
            <w:pPr>
              <w:widowControl w:val="0"/>
              <w:jc w:val="both"/>
              <w:rPr>
                <w:rFonts w:hint="eastAsia"/>
                <w:color w:val="333333"/>
                <w:shd w:val="clear" w:color="auto" w:fill="FFFFFF"/>
                <w:lang w:bidi="ar"/>
              </w:rPr>
            </w:pPr>
            <w:r>
              <w:rPr>
                <w:rFonts w:hint="eastAsia"/>
                <w:color w:val="333333"/>
                <w:kern w:val="2"/>
                <w:shd w:val="clear" w:color="auto" w:fill="FFFFFF"/>
                <w:lang w:bidi="ar"/>
              </w:rPr>
              <w:t>DPM_GFJFJL_009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6C34A4">
            <w:pPr>
              <w:widowControl w:val="0"/>
              <w:jc w:val="both"/>
              <w:rPr>
                <w:rFonts w:hint="eastAsia"/>
                <w:color w:val="333333"/>
                <w:shd w:val="clear" w:color="auto" w:fill="FFFFFF"/>
                <w:lang w:bidi="ar"/>
              </w:rPr>
            </w:pPr>
            <w:r>
              <w:rPr>
                <w:rFonts w:hint="eastAsia"/>
                <w:color w:val="333333"/>
                <w:kern w:val="2"/>
                <w:shd w:val="clear" w:color="auto" w:fill="FFFFFF"/>
                <w:lang w:bidi="ar"/>
              </w:rPr>
              <w:t>验证查看交付记录详情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C32C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1．进入交付记录页</w:t>
            </w:r>
            <w:r>
              <w:rPr>
                <w:rFonts w:hint="eastAsia"/>
                <w:color w:val="333333"/>
                <w:kern w:val="2"/>
                <w:shd w:val="clear" w:color="auto" w:fill="FFFFFF"/>
                <w:lang w:bidi="ar"/>
              </w:rPr>
              <w:br w:type="textWrapping"/>
            </w:r>
            <w:r>
              <w:rPr>
                <w:rFonts w:hint="eastAsia"/>
                <w:color w:val="333333"/>
                <w:kern w:val="2"/>
                <w:shd w:val="clear" w:color="auto" w:fill="FFFFFF"/>
                <w:lang w:bidi="ar"/>
              </w:rPr>
              <w:t>点击首行操作列“详情”</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EA49C6F">
            <w:pPr>
              <w:widowControl w:val="0"/>
              <w:numPr>
                <w:ilvl w:val="0"/>
                <w:numId w:val="25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弹出“链上详细信息”弹窗，包含数据需求方上链信息与数据提供方上链信息，各含交易ID、计费次数、上链时间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124B9C">
            <w:pPr>
              <w:widowControl w:val="0"/>
              <w:jc w:val="both"/>
              <w:rPr>
                <w:rFonts w:hint="eastAsia"/>
                <w:color w:val="333333"/>
                <w:shd w:val="clear" w:color="auto" w:fill="FFFFFF"/>
                <w:lang w:bidi="ar"/>
              </w:rPr>
            </w:pPr>
            <w:r>
              <w:rPr>
                <w:rFonts w:hint="eastAsia"/>
                <w:color w:val="333333"/>
                <w:kern w:val="2"/>
                <w:shd w:val="clear" w:color="auto" w:fill="FFFFFF"/>
                <w:lang w:bidi="ar"/>
              </w:rPr>
              <w:t>弹窗正常展示；需求方与提供方各 1 条上链信息，交易ID 为 64 位哈希、计费次数 1、上链时间 2026-10-21 15:09:00；与预期一致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EB47C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905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870454">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BDEC86">
            <w:pPr>
              <w:widowControl w:val="0"/>
              <w:jc w:val="both"/>
              <w:rPr>
                <w:rFonts w:hint="eastAsia"/>
                <w:color w:val="333333"/>
                <w:shd w:val="clear" w:color="auto" w:fill="FFFFFF"/>
                <w:lang w:bidi="ar"/>
              </w:rPr>
            </w:pPr>
            <w:r>
              <w:rPr>
                <w:rFonts w:hint="eastAsia"/>
                <w:color w:val="333333"/>
                <w:kern w:val="2"/>
                <w:shd w:val="clear" w:color="auto" w:fill="FFFFFF"/>
                <w:lang w:bidi="ar"/>
              </w:rPr>
              <w:t>DPM_GFJFJL_010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279AA3">
            <w:pPr>
              <w:widowControl w:val="0"/>
              <w:jc w:val="both"/>
              <w:rPr>
                <w:rFonts w:hint="eastAsia"/>
                <w:color w:val="333333"/>
                <w:shd w:val="clear" w:color="auto" w:fill="FFFFFF"/>
                <w:lang w:bidi="ar"/>
              </w:rPr>
            </w:pPr>
            <w:r>
              <w:rPr>
                <w:rFonts w:hint="eastAsia"/>
                <w:color w:val="333333"/>
                <w:kern w:val="2"/>
                <w:shd w:val="clear" w:color="auto" w:fill="FFFFFF"/>
                <w:lang w:bidi="ar"/>
              </w:rPr>
              <w:t>验证记录详情上链信息与列表计费次数一致</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9641D6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1．打开交付记录首行“详情”弹窗</w:t>
            </w:r>
            <w:r>
              <w:rPr>
                <w:rFonts w:hint="eastAsia"/>
                <w:color w:val="333333"/>
                <w:kern w:val="2"/>
                <w:shd w:val="clear" w:color="auto" w:fill="FFFFFF"/>
                <w:lang w:bidi="ar"/>
              </w:rPr>
              <w:br w:type="textWrapping"/>
            </w:r>
            <w:r>
              <w:rPr>
                <w:rFonts w:hint="eastAsia"/>
                <w:color w:val="333333"/>
                <w:kern w:val="2"/>
                <w:shd w:val="clear" w:color="auto" w:fill="FFFFFF"/>
                <w:lang w:bidi="ar"/>
              </w:rPr>
              <w:t>对比弹窗内双方计费次数与该行列表“数据需求方/提供方计费次数”</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0C8EF7A">
            <w:pPr>
              <w:widowControl w:val="0"/>
              <w:numPr>
                <w:ilvl w:val="0"/>
                <w:numId w:val="25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详情中双方计费次数与列表该行数值一致，交易ID 不为空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980D36">
            <w:pPr>
              <w:widowControl w:val="0"/>
              <w:jc w:val="both"/>
              <w:rPr>
                <w:rFonts w:hint="eastAsia"/>
                <w:color w:val="333333"/>
                <w:shd w:val="clear" w:color="auto" w:fill="FFFFFF"/>
                <w:lang w:bidi="ar"/>
              </w:rPr>
            </w:pPr>
            <w:r>
              <w:rPr>
                <w:rFonts w:hint="eastAsia"/>
                <w:color w:val="333333"/>
                <w:kern w:val="2"/>
                <w:shd w:val="clear" w:color="auto" w:fill="FFFFFF"/>
                <w:lang w:bidi="ar"/>
              </w:rPr>
              <w:t>首行列表为 1/1，详情弹窗同为 1/1，交易ID 非空；与预期一致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3FAE0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E67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289E7D">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55019E">
            <w:pPr>
              <w:widowControl w:val="0"/>
              <w:jc w:val="both"/>
              <w:rPr>
                <w:rFonts w:hint="eastAsia"/>
                <w:color w:val="333333"/>
                <w:shd w:val="clear" w:color="auto" w:fill="FFFFFF"/>
                <w:lang w:bidi="ar"/>
              </w:rPr>
            </w:pPr>
            <w:r>
              <w:rPr>
                <w:rFonts w:hint="eastAsia"/>
                <w:color w:val="333333"/>
                <w:kern w:val="2"/>
                <w:shd w:val="clear" w:color="auto" w:fill="FFFFFF"/>
                <w:lang w:bidi="ar"/>
              </w:rPr>
              <w:t>DPM_GFJFJL_011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2BECEE">
            <w:pPr>
              <w:widowControl w:val="0"/>
              <w:jc w:val="both"/>
              <w:rPr>
                <w:rFonts w:hint="eastAsia"/>
                <w:color w:val="333333"/>
                <w:shd w:val="clear" w:color="auto" w:fill="FFFFFF"/>
                <w:lang w:bidi="ar"/>
              </w:rPr>
            </w:pPr>
            <w:r>
              <w:rPr>
                <w:rFonts w:hint="eastAsia"/>
                <w:color w:val="333333"/>
                <w:kern w:val="2"/>
                <w:shd w:val="clear" w:color="auto" w:fill="FFFFFF"/>
                <w:lang w:bidi="ar"/>
              </w:rPr>
              <w:t>验证关闭交付记录详情弹窗</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2D3AD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1．打开交付记录“详情”弹窗</w:t>
            </w:r>
            <w:r>
              <w:rPr>
                <w:rFonts w:hint="eastAsia"/>
                <w:color w:val="333333"/>
                <w:kern w:val="2"/>
                <w:shd w:val="clear" w:color="auto" w:fill="FFFFFF"/>
                <w:lang w:bidi="ar"/>
              </w:rPr>
              <w:br w:type="textWrapping"/>
            </w:r>
            <w:r>
              <w:rPr>
                <w:rFonts w:hint="eastAsia"/>
                <w:color w:val="333333"/>
                <w:kern w:val="2"/>
                <w:shd w:val="clear" w:color="auto" w:fill="FFFFFF"/>
                <w:lang w:bidi="ar"/>
              </w:rPr>
              <w:t>点击弹窗右上角关闭按钮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236C517">
            <w:pPr>
              <w:widowControl w:val="0"/>
              <w:numPr>
                <w:ilvl w:val="0"/>
                <w:numId w:val="25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弹窗关闭，交付记录列表数据、分页与顶部统计卡片保持不变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33B05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与预期一致，弹窗关闭后页面状态无变化</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FFC64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07398DE1">
      <w:pPr>
        <w:pStyle w:val="6"/>
        <w:widowControl/>
        <w:numPr>
          <w:ilvl w:val="3"/>
          <w:numId w:val="6"/>
        </w:numPr>
        <w:jc w:val="left"/>
      </w:pPr>
      <w:r>
        <w:rPr>
          <w:rFonts w:hint="eastAsia" w:ascii="Calibri" w:hAnsi="Calibri" w:cs="宋体"/>
        </w:rPr>
        <w:t>重试交付</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9EB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604A3FD">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14040A">
            <w:pPr>
              <w:widowControl w:val="0"/>
              <w:jc w:val="both"/>
              <w:rPr>
                <w:rFonts w:hint="eastAsia"/>
                <w:color w:val="000000"/>
              </w:rPr>
            </w:pPr>
            <w:r>
              <w:rPr>
                <w:rFonts w:hint="eastAsia"/>
                <w:color w:val="000000"/>
                <w:kern w:val="2"/>
                <w:lang w:eastAsia="zh-Hans" w:bidi="ar"/>
              </w:rPr>
              <w:t>重试交付</w:t>
            </w:r>
          </w:p>
        </w:tc>
      </w:tr>
      <w:tr w14:paraId="536F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7FF7811">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ADFA7E">
            <w:pPr>
              <w:widowControl w:val="0"/>
              <w:jc w:val="both"/>
              <w:rPr>
                <w:rFonts w:hint="eastAsia"/>
                <w:color w:val="000000"/>
              </w:rPr>
            </w:pPr>
            <w:r>
              <w:rPr>
                <w:rFonts w:hint="eastAsia"/>
                <w:color w:val="333333"/>
                <w:kern w:val="2"/>
                <w:shd w:val="clear" w:color="auto" w:fill="FFFFFF"/>
                <w:lang w:bidi="ar"/>
              </w:rPr>
              <w:t>2026/03/19</w:t>
            </w:r>
          </w:p>
        </w:tc>
      </w:tr>
      <w:tr w14:paraId="3C1D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B088126">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04F982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88CC1B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AEFA5FA">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6BF3944">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104D08D">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C18BD0">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875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25AF5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C494F1">
            <w:pPr>
              <w:widowControl w:val="0"/>
              <w:jc w:val="both"/>
              <w:rPr>
                <w:rFonts w:hint="eastAsia"/>
                <w:color w:val="333333"/>
                <w:shd w:val="clear" w:color="auto" w:fill="FFFFFF"/>
                <w:lang w:bidi="ar"/>
              </w:rPr>
            </w:pPr>
            <w:r>
              <w:rPr>
                <w:rFonts w:hint="eastAsia"/>
                <w:color w:val="333333"/>
                <w:kern w:val="2"/>
                <w:shd w:val="clear" w:color="auto" w:fill="FFFFFF"/>
                <w:lang w:bidi="ar"/>
              </w:rPr>
              <w:t>DPM_GFJFCS_001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92B073">
            <w:pPr>
              <w:widowControl w:val="0"/>
              <w:jc w:val="both"/>
              <w:rPr>
                <w:rFonts w:hint="eastAsia"/>
                <w:color w:val="333333"/>
                <w:shd w:val="clear" w:color="auto" w:fill="FFFFFF"/>
                <w:lang w:bidi="ar"/>
              </w:rPr>
            </w:pPr>
            <w:r>
              <w:rPr>
                <w:rFonts w:hint="eastAsia"/>
                <w:color w:val="333333"/>
                <w:kern w:val="2"/>
                <w:shd w:val="clear" w:color="auto" w:fill="FFFFFF"/>
                <w:lang w:bidi="ar"/>
              </w:rPr>
              <w:t>验证交付失败重试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880FE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6DD61E5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2．选择交付失败的交付单</w:t>
            </w:r>
          </w:p>
          <w:p w14:paraId="4A5746F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49B39E">
            <w:pPr>
              <w:widowControl w:val="0"/>
              <w:numPr>
                <w:ilvl w:val="0"/>
                <w:numId w:val="26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重新发起交付，交付状态变更为交付中，重试记录写入交付记录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7C77F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13D23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958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799E93">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C51CE8">
            <w:pPr>
              <w:widowControl w:val="0"/>
              <w:jc w:val="both"/>
              <w:rPr>
                <w:rFonts w:hint="eastAsia"/>
                <w:color w:val="333333"/>
                <w:shd w:val="clear" w:color="auto" w:fill="FFFFFF"/>
                <w:lang w:bidi="ar"/>
              </w:rPr>
            </w:pPr>
            <w:r>
              <w:rPr>
                <w:rFonts w:hint="eastAsia"/>
                <w:color w:val="333333"/>
                <w:kern w:val="2"/>
                <w:shd w:val="clear" w:color="auto" w:fill="FFFFFF"/>
                <w:lang w:bidi="ar"/>
              </w:rPr>
              <w:t>DPM_GFJFCS_002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F2D044">
            <w:pPr>
              <w:widowControl w:val="0"/>
              <w:jc w:val="both"/>
              <w:rPr>
                <w:rFonts w:hint="eastAsia"/>
                <w:color w:val="333333"/>
                <w:shd w:val="clear" w:color="auto" w:fill="FFFFFF"/>
                <w:lang w:bidi="ar"/>
              </w:rPr>
            </w:pPr>
            <w:r>
              <w:rPr>
                <w:rFonts w:hint="eastAsia"/>
                <w:color w:val="333333"/>
                <w:kern w:val="2"/>
                <w:shd w:val="clear" w:color="auto" w:fill="FFFFFF"/>
                <w:lang w:bidi="ar"/>
              </w:rPr>
              <w:t>验证交付中的交付单无重试入口</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2C8E5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715D0D3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2．选择交付中的交付单</w:t>
            </w:r>
          </w:p>
          <w:p w14:paraId="19D216D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BC2C76A">
            <w:pPr>
              <w:widowControl w:val="0"/>
              <w:numPr>
                <w:ilvl w:val="0"/>
                <w:numId w:val="26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仅交付失败的交付单展示“重试”入口</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6905C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0F55B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6B2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10541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76729C">
            <w:pPr>
              <w:widowControl w:val="0"/>
              <w:jc w:val="both"/>
              <w:rPr>
                <w:rFonts w:hint="eastAsia"/>
                <w:color w:val="333333"/>
                <w:shd w:val="clear" w:color="auto" w:fill="FFFFFF"/>
                <w:lang w:bidi="ar"/>
              </w:rPr>
            </w:pPr>
            <w:r>
              <w:rPr>
                <w:rFonts w:hint="eastAsia"/>
                <w:color w:val="333333"/>
                <w:kern w:val="2"/>
                <w:shd w:val="clear" w:color="auto" w:fill="FFFFFF"/>
                <w:lang w:bidi="ar"/>
              </w:rPr>
              <w:t>DPM_GFJFCS_003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17A184">
            <w:pPr>
              <w:widowControl w:val="0"/>
              <w:jc w:val="both"/>
              <w:rPr>
                <w:rFonts w:hint="eastAsia"/>
                <w:color w:val="333333"/>
                <w:shd w:val="clear" w:color="auto" w:fill="FFFFFF"/>
                <w:lang w:bidi="ar"/>
              </w:rPr>
            </w:pPr>
            <w:r>
              <w:rPr>
                <w:rFonts w:hint="eastAsia"/>
                <w:color w:val="333333"/>
                <w:kern w:val="2"/>
                <w:shd w:val="clear" w:color="auto" w:fill="FFFFFF"/>
                <w:lang w:bidi="ar"/>
              </w:rPr>
              <w:t>验证重试记录写入交付记录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9C0C7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数据供方交付”页面</w:t>
            </w:r>
          </w:p>
          <w:p w14:paraId="1F95E3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2．对失败交付单执行“重试”</w:t>
            </w:r>
          </w:p>
          <w:p w14:paraId="543642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3．打开交付记录查看</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90ABE3">
            <w:pPr>
              <w:widowControl w:val="0"/>
              <w:numPr>
                <w:ilvl w:val="0"/>
                <w:numId w:val="26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交付记录中新增一条重试后的记录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1F020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9D82D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220C478">
      <w:pPr>
        <w:pStyle w:val="4"/>
        <w:widowControl/>
        <w:numPr>
          <w:ilvl w:val="1"/>
          <w:numId w:val="6"/>
        </w:numPr>
        <w:rPr>
          <w:rFonts w:ascii="Arial" w:hAnsi="Arial" w:eastAsia="黑体" w:cs="黑体"/>
        </w:rPr>
      </w:pPr>
      <w:bookmarkStart w:id="80" w:name="_Toc243568559"/>
      <w:r>
        <w:rPr>
          <w:rFonts w:hint="eastAsia" w:ascii="Arial" w:hAnsi="Arial" w:eastAsia="黑体" w:cs="黑体"/>
        </w:rPr>
        <w:t>授权书管理</w:t>
      </w:r>
      <w:bookmarkEnd w:id="80"/>
    </w:p>
    <w:p w14:paraId="2E1DEB03">
      <w:pPr>
        <w:pStyle w:val="5"/>
        <w:widowControl/>
        <w:numPr>
          <w:ilvl w:val="2"/>
          <w:numId w:val="6"/>
        </w:numPr>
        <w:jc w:val="left"/>
      </w:pPr>
      <w:r>
        <w:rPr>
          <w:rFonts w:hint="eastAsia" w:ascii="Calibri" w:hAnsi="Calibri" w:cs="宋体"/>
        </w:rPr>
        <w:t>授权书模板</w:t>
      </w:r>
    </w:p>
    <w:p w14:paraId="4CCDAD80">
      <w:pPr>
        <w:pStyle w:val="6"/>
        <w:widowControl/>
        <w:numPr>
          <w:ilvl w:val="3"/>
          <w:numId w:val="6"/>
        </w:numPr>
        <w:jc w:val="left"/>
      </w:pPr>
      <w:r>
        <w:rPr>
          <w:rFonts w:hint="eastAsia" w:ascii="Calibri" w:hAnsi="Calibri" w:cs="宋体"/>
        </w:rPr>
        <w:t>授权书模板列表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26F0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985F86C">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397F071">
            <w:pPr>
              <w:widowControl w:val="0"/>
              <w:jc w:val="both"/>
              <w:rPr>
                <w:rFonts w:hint="eastAsia"/>
                <w:color w:val="000000"/>
              </w:rPr>
            </w:pPr>
            <w:r>
              <w:rPr>
                <w:rFonts w:hint="eastAsia"/>
                <w:color w:val="000000"/>
                <w:kern w:val="2"/>
                <w:lang w:eastAsia="zh-Hans" w:bidi="ar"/>
              </w:rPr>
              <w:t>授权书模板列表</w:t>
            </w:r>
          </w:p>
        </w:tc>
      </w:tr>
      <w:tr w14:paraId="493A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45C18D3">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31453F">
            <w:pPr>
              <w:widowControl w:val="0"/>
              <w:jc w:val="both"/>
              <w:rPr>
                <w:rFonts w:hint="eastAsia"/>
                <w:color w:val="000000"/>
              </w:rPr>
            </w:pPr>
            <w:r>
              <w:rPr>
                <w:rFonts w:hint="eastAsia"/>
                <w:color w:val="333333"/>
                <w:kern w:val="2"/>
                <w:shd w:val="clear" w:color="auto" w:fill="FFFFFF"/>
                <w:lang w:bidi="ar"/>
              </w:rPr>
              <w:t>2026/03/19</w:t>
            </w:r>
          </w:p>
        </w:tc>
      </w:tr>
      <w:tr w14:paraId="1763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F733984">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272663A">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9C8A0C7">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0CCC6BE">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AF10F56">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CE62572">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437452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6AE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4C607D">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1E7B78">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737F56">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验证授权书模板列表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BE8F0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726A5A9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2．查看模板列表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展示授权书模板列表，字段包含：模板备注名、模板类型、应用场景、创建时间、操作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1FB52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75AE5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6E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49ECDA">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102B4D">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5A2D71">
            <w:pPr>
              <w:widowControl w:val="0"/>
              <w:jc w:val="both"/>
              <w:rPr>
                <w:rFonts w:hint="eastAsia"/>
                <w:color w:val="333333"/>
                <w:shd w:val="clear" w:color="auto" w:fill="FFFFFF"/>
                <w:lang w:bidi="ar"/>
              </w:rPr>
            </w:pPr>
            <w:r>
              <w:rPr>
                <w:rFonts w:hint="eastAsia"/>
                <w:color w:val="333333"/>
                <w:kern w:val="2"/>
                <w:shd w:val="clear" w:color="auto" w:fill="FFFFFF"/>
                <w:lang w:bidi="ar"/>
              </w:rPr>
              <w:t>验证模板列表字段与分页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B8E4DA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0D45AE0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4532ECE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字段包含模板备注名、模板类型、应用场景、创建时间、操作；分页正常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B8558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B63DD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44A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E58C5A">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465BAD">
            <w:pPr>
              <w:widowControl w:val="0"/>
              <w:jc w:val="both"/>
              <w:rPr>
                <w:rFonts w:hint="eastAsia"/>
                <w:color w:val="333333"/>
                <w:shd w:val="clear" w:color="auto" w:fill="FFFFFF"/>
                <w:lang w:bidi="ar"/>
              </w:rPr>
            </w:pPr>
            <w:r>
              <w:rPr>
                <w:rFonts w:hint="eastAsia"/>
                <w:color w:val="333333"/>
                <w:kern w:val="2"/>
                <w:shd w:val="clear" w:color="auto" w:fill="FFFFFF"/>
                <w:lang w:bidi="ar"/>
              </w:rPr>
              <w:t>DPM_SQSMBBLB_003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379C71">
            <w:pPr>
              <w:widowControl w:val="0"/>
              <w:jc w:val="both"/>
              <w:rPr>
                <w:rFonts w:hint="eastAsia"/>
                <w:color w:val="333333"/>
                <w:shd w:val="clear" w:color="auto" w:fill="FFFFFF"/>
                <w:lang w:bidi="ar"/>
              </w:rPr>
            </w:pPr>
            <w:r>
              <w:rPr>
                <w:rFonts w:hint="eastAsia"/>
                <w:color w:val="333333"/>
                <w:kern w:val="2"/>
                <w:shd w:val="clear" w:color="auto" w:fill="FFFFFF"/>
                <w:lang w:bidi="ar"/>
              </w:rPr>
              <w:t>验证无模板时的空数据展示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79756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5E9A56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2．在无模板数据时查看列表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1F9056B">
            <w:pPr>
              <w:widowControl w:val="0"/>
              <w:numPr>
                <w:ilvl w:val="0"/>
                <w:numId w:val="26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51D1E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EE8AA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1502FDE">
      <w:pPr>
        <w:pStyle w:val="6"/>
        <w:widowControl/>
        <w:numPr>
          <w:ilvl w:val="3"/>
          <w:numId w:val="6"/>
        </w:numPr>
        <w:jc w:val="left"/>
      </w:pPr>
      <w:r>
        <w:rPr>
          <w:rFonts w:hint="eastAsia" w:ascii="Calibri" w:hAnsi="Calibri" w:cs="宋体"/>
        </w:rPr>
        <w:t>授权书模板查询</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E09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C4949FE">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A84FCA">
            <w:pPr>
              <w:widowControl w:val="0"/>
              <w:jc w:val="both"/>
              <w:rPr>
                <w:rFonts w:hint="eastAsia"/>
                <w:color w:val="000000"/>
              </w:rPr>
            </w:pPr>
            <w:r>
              <w:rPr>
                <w:rFonts w:hint="eastAsia"/>
                <w:color w:val="000000"/>
                <w:kern w:val="2"/>
                <w:lang w:eastAsia="zh-Hans" w:bidi="ar"/>
              </w:rPr>
              <w:t>授权书模板查询</w:t>
            </w:r>
          </w:p>
        </w:tc>
      </w:tr>
      <w:tr w14:paraId="580C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EC64D5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921A69">
            <w:pPr>
              <w:widowControl w:val="0"/>
              <w:jc w:val="both"/>
              <w:rPr>
                <w:rFonts w:hint="eastAsia"/>
                <w:color w:val="000000"/>
              </w:rPr>
            </w:pPr>
            <w:r>
              <w:rPr>
                <w:rFonts w:hint="eastAsia"/>
                <w:color w:val="333333"/>
                <w:kern w:val="2"/>
                <w:shd w:val="clear" w:color="auto" w:fill="FFFFFF"/>
                <w:lang w:bidi="ar"/>
              </w:rPr>
              <w:t>2026/03/19</w:t>
            </w:r>
          </w:p>
        </w:tc>
      </w:tr>
      <w:tr w14:paraId="6FAE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0A0DFF5">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6BCB184">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FF2E3ED">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41EE62D">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070EF1E">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7921029">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982F2ED">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71B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4D336B">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BA4B23">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E1718F">
            <w:pPr>
              <w:widowControl w:val="0"/>
              <w:jc w:val="both"/>
              <w:rPr>
                <w:rFonts w:hint="eastAsia"/>
                <w:color w:val="333333"/>
                <w:shd w:val="clear" w:color="auto" w:fill="FFFFFF"/>
                <w:lang w:bidi="ar"/>
              </w:rPr>
            </w:pPr>
            <w:r>
              <w:rPr>
                <w:rFonts w:hint="eastAsia"/>
                <w:color w:val="333333"/>
                <w:kern w:val="2"/>
                <w:shd w:val="clear" w:color="auto" w:fill="FFFFFF"/>
                <w:lang w:bidi="ar"/>
              </w:rPr>
              <w:t>验证按模板名称查询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CE278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18CF692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2．输入模板名称关键字</w:t>
            </w:r>
          </w:p>
          <w:p w14:paraId="68026BA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E938D1">
            <w:pPr>
              <w:widowControl w:val="0"/>
              <w:numPr>
                <w:ilvl w:val="0"/>
                <w:numId w:val="27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展示名称匹配的模板记录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357E8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4390E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C25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D8003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DD9E1">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EC9601">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2439B9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66B42FF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29A00C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C148BFD">
            <w:pPr>
              <w:widowControl w:val="0"/>
              <w:numPr>
                <w:ilvl w:val="0"/>
                <w:numId w:val="27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查询条件清空，列表恢复展示全部模板</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4B5C0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1545D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5A9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811DAF">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5C90CD">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2BD439">
            <w:pPr>
              <w:widowControl w:val="0"/>
              <w:jc w:val="both"/>
              <w:rPr>
                <w:rFonts w:hint="eastAsia"/>
                <w:color w:val="333333"/>
                <w:shd w:val="clear" w:color="auto" w:fill="FFFFFF"/>
                <w:lang w:bidi="ar"/>
              </w:rPr>
            </w:pPr>
            <w:r>
              <w:rPr>
                <w:rFonts w:hint="eastAsia"/>
                <w:color w:val="333333"/>
                <w:kern w:val="2"/>
                <w:shd w:val="clear" w:color="auto" w:fill="FFFFFF"/>
                <w:lang w:bidi="ar"/>
              </w:rPr>
              <w:t>验证查询区仅支持单条件查询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7981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60588A6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2．查看查询区展示的查询条件</w:t>
            </w:r>
          </w:p>
          <w:p w14:paraId="3FC200C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3．输入模板备注名并点击“查询”按钮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0A4EC6C">
            <w:pPr>
              <w:widowControl w:val="0"/>
              <w:numPr>
                <w:ilvl w:val="0"/>
                <w:numId w:val="27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查询区仅提供“模板备注名”一个条件，无组合筛选入口，查询结果按备注名匹配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0EB71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91B3C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62C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58570D">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108634">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F97C18">
            <w:pPr>
              <w:widowControl w:val="0"/>
              <w:jc w:val="both"/>
              <w:rPr>
                <w:rFonts w:hint="eastAsia"/>
                <w:color w:val="333333"/>
                <w:shd w:val="clear" w:color="auto" w:fill="FFFFFF"/>
                <w:lang w:bidi="ar"/>
              </w:rPr>
            </w:pPr>
            <w:r>
              <w:rPr>
                <w:rFonts w:hint="eastAsia"/>
                <w:color w:val="333333"/>
                <w:kern w:val="2"/>
                <w:shd w:val="clear" w:color="auto" w:fill="FFFFFF"/>
                <w:lang w:bidi="ar"/>
              </w:rPr>
              <w:t>验证按模板备注名模糊查询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E1A5A4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1．进入“产品交易-授权书模板”页面</w:t>
            </w:r>
            <w:r>
              <w:rPr>
                <w:rFonts w:hint="eastAsia"/>
                <w:color w:val="333333"/>
                <w:kern w:val="2"/>
                <w:shd w:val="clear" w:color="auto" w:fill="FFFFFF"/>
                <w:lang w:bidi="ar"/>
              </w:rPr>
              <w:br w:type="textWrapping"/>
            </w:r>
            <w:r>
              <w:rPr>
                <w:rFonts w:hint="eastAsia"/>
                <w:color w:val="333333"/>
                <w:kern w:val="2"/>
                <w:shd w:val="clear" w:color="auto" w:fill="FFFFFF"/>
                <w:lang w:bidi="ar"/>
              </w:rPr>
              <w:t>在“模板备注名”输入框中输入该字段的连续片段（如编号中段或名称关键字）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406C436">
            <w:pPr>
              <w:widowControl w:val="0"/>
              <w:numPr>
                <w:ilvl w:val="0"/>
                <w:numId w:val="27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列表展示“模板备注名”包含该片段的全部记录，分页总数同步刷新，字段展示与关键字匹配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A24B1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26CA5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DBC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F60E91">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9999A8">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A898B9">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验证按不存在的模板备注名查询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F7D11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1．进入“产品交易-授权书模板”页面</w:t>
            </w:r>
            <w:r>
              <w:rPr>
                <w:rFonts w:hint="eastAsia"/>
                <w:color w:val="333333"/>
                <w:kern w:val="2"/>
                <w:shd w:val="clear" w:color="auto" w:fill="FFFFFF"/>
                <w:lang w:bidi="ar"/>
              </w:rPr>
              <w:br w:type="textWrapping"/>
            </w:r>
            <w:r>
              <w:rPr>
                <w:rFonts w:hint="eastAsia"/>
                <w:color w:val="333333"/>
                <w:kern w:val="2"/>
                <w:shd w:val="clear" w:color="auto" w:fill="FFFFFF"/>
                <w:lang w:bidi="ar"/>
              </w:rPr>
              <w:t>在“模板备注名”输入框中输入系统中不存在的值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E1E328D">
            <w:pPr>
              <w:widowControl w:val="0"/>
              <w:numPr>
                <w:ilvl w:val="0"/>
                <w:numId w:val="27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86567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AEF36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551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EFBE51">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650968">
            <w:pPr>
              <w:widowControl w:val="0"/>
              <w:jc w:val="both"/>
              <w:rPr>
                <w:rFonts w:hint="eastAsia"/>
                <w:color w:val="333333"/>
                <w:shd w:val="clear" w:color="auto" w:fill="FFFFFF"/>
                <w:lang w:bidi="ar"/>
              </w:rPr>
            </w:pPr>
            <w:r>
              <w:rPr>
                <w:rFonts w:hint="eastAsia"/>
                <w:color w:val="333333"/>
                <w:kern w:val="2"/>
                <w:shd w:val="clear" w:color="auto" w:fill="FFFFFF"/>
                <w:lang w:bidi="ar"/>
              </w:rPr>
              <w:t>DPM_SQSMBBCX_006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26CEC5">
            <w:pPr>
              <w:widowControl w:val="0"/>
              <w:jc w:val="both"/>
              <w:rPr>
                <w:rFonts w:hint="eastAsia"/>
                <w:color w:val="333333"/>
                <w:shd w:val="clear" w:color="auto" w:fill="FFFFFF"/>
                <w:lang w:bidi="ar"/>
              </w:rPr>
            </w:pPr>
            <w:r>
              <w:rPr>
                <w:rFonts w:hint="eastAsia"/>
                <w:color w:val="333333"/>
                <w:kern w:val="2"/>
                <w:shd w:val="clear" w:color="auto" w:fill="FFFFFF"/>
                <w:lang w:bidi="ar"/>
              </w:rPr>
              <w:t>验证模板备注名输入特殊字符查询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CD73C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1．进入“产品交易-授权书模板”页面</w:t>
            </w:r>
            <w:r>
              <w:rPr>
                <w:rFonts w:hint="eastAsia"/>
                <w:color w:val="333333"/>
                <w:kern w:val="2"/>
                <w:shd w:val="clear" w:color="auto" w:fill="FFFFFF"/>
                <w:lang w:bidi="ar"/>
              </w:rPr>
              <w:br w:type="textWrapping"/>
            </w:r>
            <w:r>
              <w:rPr>
                <w:rFonts w:hint="eastAsia"/>
                <w:color w:val="333333"/>
                <w:kern w:val="2"/>
                <w:shd w:val="clear" w:color="auto" w:fill="FFFFFF"/>
                <w:lang w:bidi="ar"/>
              </w:rPr>
              <w:t>在“模板备注名”输入框中输入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8311C8F">
            <w:pPr>
              <w:widowControl w:val="0"/>
              <w:numPr>
                <w:ilvl w:val="0"/>
                <w:numId w:val="27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21517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3F594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540D1AD">
      <w:pPr>
        <w:pStyle w:val="6"/>
        <w:widowControl/>
        <w:numPr>
          <w:ilvl w:val="3"/>
          <w:numId w:val="6"/>
        </w:numPr>
        <w:jc w:val="left"/>
      </w:pPr>
      <w:r>
        <w:rPr>
          <w:rFonts w:hint="eastAsia" w:ascii="Calibri" w:hAnsi="Calibri" w:cs="宋体"/>
        </w:rPr>
        <w:t>授权书模板详情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0FD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2B8CD9D">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B4CBDC">
            <w:pPr>
              <w:widowControl w:val="0"/>
              <w:jc w:val="both"/>
              <w:rPr>
                <w:rFonts w:hint="eastAsia"/>
                <w:color w:val="000000"/>
              </w:rPr>
            </w:pPr>
            <w:r>
              <w:rPr>
                <w:rFonts w:hint="eastAsia"/>
                <w:color w:val="000000"/>
                <w:kern w:val="2"/>
                <w:lang w:eastAsia="zh-Hans" w:bidi="ar"/>
              </w:rPr>
              <w:t>授权书模板详情</w:t>
            </w:r>
          </w:p>
        </w:tc>
      </w:tr>
      <w:tr w14:paraId="106C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F5EA444">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D0C6EE">
            <w:pPr>
              <w:widowControl w:val="0"/>
              <w:jc w:val="both"/>
              <w:rPr>
                <w:rFonts w:hint="eastAsia"/>
                <w:color w:val="000000"/>
              </w:rPr>
            </w:pPr>
            <w:r>
              <w:rPr>
                <w:rFonts w:hint="eastAsia"/>
                <w:color w:val="333333"/>
                <w:kern w:val="2"/>
                <w:shd w:val="clear" w:color="auto" w:fill="FFFFFF"/>
                <w:lang w:bidi="ar"/>
              </w:rPr>
              <w:t>2026/03/19</w:t>
            </w:r>
          </w:p>
        </w:tc>
      </w:tr>
      <w:tr w14:paraId="79D8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A959D2">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0E79D63">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08DBF7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8F75CFF">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4B78CE2">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A4A9AC">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80DF0B7">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B50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0E421D">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0B069D">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0971BA">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验证查看授权书模板详情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65CCB5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70F2334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2．在列表选择对应模板</w:t>
            </w:r>
          </w:p>
          <w:p w14:paraId="16A627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F36D11B">
            <w:pPr>
              <w:widowControl w:val="0"/>
              <w:numPr>
                <w:ilvl w:val="0"/>
                <w:numId w:val="27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展示模板备注名、模板类型、应用场景、模板正文、创建时间等信息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00EFA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F66A1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D40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81FAF8">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85B078">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CFC429">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A527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5ADD7BE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2．点击“详情”打开模板</w:t>
            </w:r>
          </w:p>
          <w:p w14:paraId="7DE67B5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3．核对模板备注名、类型、应用场景与正文</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15E583">
            <w:pPr>
              <w:widowControl w:val="0"/>
              <w:numPr>
                <w:ilvl w:val="0"/>
                <w:numId w:val="27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模板正文完整展示，字段与列表一致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129BA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E9E69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2AB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2A1C12">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83B7C8">
            <w:pPr>
              <w:widowControl w:val="0"/>
              <w:jc w:val="both"/>
              <w:rPr>
                <w:rFonts w:hint="eastAsia"/>
                <w:color w:val="333333"/>
                <w:shd w:val="clear" w:color="auto" w:fill="FFFFFF"/>
                <w:lang w:bidi="ar"/>
              </w:rPr>
            </w:pPr>
            <w:r>
              <w:rPr>
                <w:rFonts w:hint="eastAsia"/>
                <w:color w:val="333333"/>
                <w:kern w:val="2"/>
                <w:shd w:val="clear" w:color="auto" w:fill="FFFFFF"/>
                <w:lang w:bidi="ar"/>
              </w:rPr>
              <w:t>DPM_SQSMBBXQ_003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2E33F1">
            <w:pPr>
              <w:widowControl w:val="0"/>
              <w:jc w:val="both"/>
              <w:rPr>
                <w:rFonts w:hint="eastAsia"/>
                <w:color w:val="333333"/>
                <w:shd w:val="clear" w:color="auto" w:fill="FFFFFF"/>
                <w:lang w:bidi="ar"/>
              </w:rPr>
            </w:pPr>
            <w:r>
              <w:rPr>
                <w:rFonts w:hint="eastAsia"/>
                <w:color w:val="333333"/>
                <w:kern w:val="2"/>
                <w:shd w:val="clear" w:color="auto" w:fill="FFFFFF"/>
                <w:lang w:bidi="ar"/>
              </w:rPr>
              <w:t>验证关闭模板详情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8B9EE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授权书模板”页面</w:t>
            </w:r>
          </w:p>
          <w:p w14:paraId="4A5C1BF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4AA901C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B73572">
            <w:pPr>
              <w:widowControl w:val="0"/>
              <w:numPr>
                <w:ilvl w:val="0"/>
                <w:numId w:val="27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详情关闭，返回模板列表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8A28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47AC5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2AB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DPM_SQSMBBXQ_004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验证模板详情空白样式与填写示例展示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8B9EE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授权书模板”页面</w:t>
            </w:r>
            <w:r>
              <w:br/>
            </w:r>
            <w:r>
              <w:rPr>
                <w:rFonts w:hint="eastAsia"/>
                <w:color w:val="333333"/>
                <w:kern w:val="2"/>
                <w:shd w:val="clear" w:color="auto" w:fill="FFFFFF"/>
                <w:lang w:bidi="ar"/>
              </w:rPr>
              <w:t>2．点击“详情”打开模板详情</w:t>
            </w:r>
            <w:r>
              <w:br/>
            </w:r>
            <w:r>
              <w:rPr>
                <w:rFonts w:hint="eastAsia"/>
                <w:color w:val="333333"/>
                <w:kern w:val="2"/>
                <w:shd w:val="clear" w:color="auto" w:fill="FFFFFF"/>
                <w:lang w:bidi="ar"/>
              </w:rPr>
              <w:t>3．查看“授权书模板（空白样式）”与“填写示例”两个区域</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详情页分别展示“授权书模板（空白样式）”与“填写示例”两个区域；空白样式展示未填写的模板正文（编号、授权方、被授权方等为空白占位），填写示例展示已填写的完整模板内容（含编号、授权方、被授权方、授权产品等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6E0A5063">
      <w:pPr>
        <w:rPr>
          <w:rFonts w:ascii="Arial" w:hAnsi="Arial" w:eastAsia="黑体" w:cs="黑体"/>
        </w:rPr>
      </w:pPr>
    </w:p>
    <w:p w14:paraId="1CBAE280">
      <w:pPr>
        <w:pStyle w:val="5"/>
        <w:widowControl/>
        <w:numPr>
          <w:ilvl w:val="2"/>
          <w:numId w:val="6"/>
        </w:numPr>
        <w:jc w:val="left"/>
      </w:pPr>
      <w:r>
        <w:rPr>
          <w:rFonts w:hint="eastAsia" w:ascii="Calibri" w:hAnsi="Calibri" w:cs="宋体"/>
        </w:rPr>
        <w:t>数据需方授权书</w:t>
      </w:r>
    </w:p>
    <w:p w14:paraId="488FF7C8">
      <w:pPr>
        <w:pStyle w:val="6"/>
        <w:widowControl/>
        <w:numPr>
          <w:ilvl w:val="3"/>
          <w:numId w:val="6"/>
        </w:numPr>
        <w:jc w:val="left"/>
      </w:pPr>
      <w:r>
        <w:rPr>
          <w:rFonts w:hint="eastAsia" w:ascii="Calibri" w:hAnsi="Calibri" w:cs="宋体"/>
        </w:rPr>
        <w:t>数据需方授权书列表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C34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6217EBC">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07CC49">
            <w:pPr>
              <w:widowControl w:val="0"/>
              <w:jc w:val="both"/>
              <w:rPr>
                <w:rFonts w:hint="eastAsia"/>
                <w:color w:val="000000"/>
              </w:rPr>
            </w:pPr>
            <w:r>
              <w:rPr>
                <w:rFonts w:hint="eastAsia"/>
                <w:color w:val="000000"/>
                <w:kern w:val="2"/>
                <w:lang w:eastAsia="zh-Hans" w:bidi="ar"/>
              </w:rPr>
              <w:t>数据需方授权书列表</w:t>
            </w:r>
          </w:p>
        </w:tc>
      </w:tr>
      <w:tr w14:paraId="72F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5537F23">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4130C4">
            <w:pPr>
              <w:widowControl w:val="0"/>
              <w:jc w:val="both"/>
              <w:rPr>
                <w:rFonts w:hint="eastAsia"/>
                <w:color w:val="000000"/>
              </w:rPr>
            </w:pPr>
            <w:r>
              <w:rPr>
                <w:rFonts w:hint="eastAsia"/>
                <w:color w:val="333333"/>
                <w:kern w:val="2"/>
                <w:shd w:val="clear" w:color="auto" w:fill="FFFFFF"/>
                <w:lang w:bidi="ar"/>
              </w:rPr>
              <w:t>2026/03/19</w:t>
            </w:r>
          </w:p>
        </w:tc>
      </w:tr>
      <w:tr w14:paraId="2360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65A951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C17384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1D5CA5D">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1C126D4">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FB731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E7A747F">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AD408C0">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1C21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6A1E1E">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1240FC">
            <w:pPr>
              <w:widowControl w:val="0"/>
              <w:jc w:val="both"/>
              <w:rPr>
                <w:rFonts w:hint="eastAsia"/>
                <w:color w:val="333333"/>
                <w:shd w:val="clear" w:color="auto" w:fill="FFFFFF"/>
                <w:lang w:bidi="ar"/>
              </w:rPr>
            </w:pPr>
            <w:r>
              <w:rPr>
                <w:rFonts w:hint="eastAsia"/>
                <w:color w:val="333333"/>
                <w:kern w:val="2"/>
                <w:shd w:val="clear" w:color="auto" w:fill="FFFFFF"/>
                <w:lang w:bidi="ar"/>
              </w:rPr>
              <w:t>DPM_XFSQSLB_001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53E675">
            <w:pPr>
              <w:widowControl w:val="0"/>
              <w:jc w:val="both"/>
              <w:rPr>
                <w:rFonts w:hint="eastAsia"/>
                <w:color w:val="333333"/>
                <w:shd w:val="clear" w:color="auto" w:fill="FFFFFF"/>
                <w:lang w:bidi="ar"/>
              </w:rPr>
            </w:pPr>
            <w:r>
              <w:rPr>
                <w:rFonts w:hint="eastAsia"/>
                <w:color w:val="333333"/>
                <w:kern w:val="2"/>
                <w:shd w:val="clear" w:color="auto" w:fill="FFFFFF"/>
                <w:lang w:bidi="ar"/>
              </w:rPr>
              <w:t>验证数据需方授权书列表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BCC0F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3C44836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2．查看授权书列表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展示所有授权书，字段包含：授权书编号、产品名称、产品类型、数据提供方、产品授权方、授权方式、上链状态、授权书状态、授权书有效期、签署时间、操作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C4AD2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343D5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5D5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0B9F39">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E82539">
            <w:pPr>
              <w:widowControl w:val="0"/>
              <w:jc w:val="both"/>
              <w:rPr>
                <w:rFonts w:hint="eastAsia"/>
                <w:color w:val="333333"/>
                <w:shd w:val="clear" w:color="auto" w:fill="FFFFFF"/>
                <w:lang w:bidi="ar"/>
              </w:rPr>
            </w:pPr>
            <w:r>
              <w:rPr>
                <w:rFonts w:hint="eastAsia"/>
                <w:color w:val="333333"/>
                <w:kern w:val="2"/>
                <w:shd w:val="clear" w:color="auto" w:fill="FFFFFF"/>
                <w:lang w:bidi="ar"/>
              </w:rPr>
              <w:t>DPM_XFSQSLB_002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E8DB8B">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3B233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4FC1AB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53CBD78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字段包含授权书编号、产品名称、产品类型、数据提供方、产品授权方、授权方式、上链状态、授权书状态、授权书有效期、签署时间、操作；分页正常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D9602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49AF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60E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5B014C">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4DA011">
            <w:pPr>
              <w:widowControl w:val="0"/>
              <w:jc w:val="both"/>
              <w:rPr>
                <w:rFonts w:hint="eastAsia"/>
                <w:color w:val="333333"/>
                <w:shd w:val="clear" w:color="auto" w:fill="FFFFFF"/>
                <w:lang w:bidi="ar"/>
              </w:rPr>
            </w:pPr>
            <w:r>
              <w:rPr>
                <w:rFonts w:hint="eastAsia"/>
                <w:color w:val="333333"/>
                <w:kern w:val="2"/>
                <w:shd w:val="clear" w:color="auto" w:fill="FFFFFF"/>
                <w:lang w:bidi="ar"/>
              </w:rPr>
              <w:t>DPM_XFSQSLB_003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0295C0">
            <w:pPr>
              <w:widowControl w:val="0"/>
              <w:jc w:val="both"/>
              <w:rPr>
                <w:rFonts w:hint="eastAsia"/>
                <w:color w:val="333333"/>
                <w:shd w:val="clear" w:color="auto" w:fill="FFFFFF"/>
                <w:lang w:bidi="ar"/>
              </w:rPr>
            </w:pPr>
            <w:r>
              <w:rPr>
                <w:rFonts w:hint="eastAsia"/>
                <w:color w:val="333333"/>
                <w:kern w:val="2"/>
                <w:shd w:val="clear" w:color="auto" w:fill="FFFFFF"/>
                <w:lang w:bidi="ar"/>
              </w:rPr>
              <w:t>验证无授权书时的空数据展示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C37BD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217F970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2．在无授权书数据时查看列表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D2C443">
            <w:pPr>
              <w:widowControl w:val="0"/>
              <w:numPr>
                <w:ilvl w:val="0"/>
                <w:numId w:val="28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BFFF7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B7D91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485C4196">
      <w:pPr>
        <w:pStyle w:val="6"/>
        <w:widowControl/>
        <w:numPr>
          <w:ilvl w:val="3"/>
          <w:numId w:val="6"/>
        </w:numPr>
        <w:jc w:val="left"/>
      </w:pPr>
      <w:r>
        <w:rPr>
          <w:rFonts w:hint="eastAsia" w:ascii="Calibri" w:hAnsi="Calibri" w:cs="宋体"/>
        </w:rPr>
        <w:t>数据需方授权书查询</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7F61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64CEE7D">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65E078">
            <w:pPr>
              <w:widowControl w:val="0"/>
              <w:jc w:val="both"/>
              <w:rPr>
                <w:rFonts w:hint="eastAsia"/>
                <w:color w:val="000000"/>
              </w:rPr>
            </w:pPr>
            <w:r>
              <w:rPr>
                <w:rFonts w:hint="eastAsia"/>
                <w:color w:val="000000"/>
                <w:kern w:val="2"/>
                <w:lang w:eastAsia="zh-Hans" w:bidi="ar"/>
              </w:rPr>
              <w:t>数据需方授权书查询</w:t>
            </w:r>
          </w:p>
        </w:tc>
      </w:tr>
      <w:tr w14:paraId="616F9DFE">
        <w:tblPrEx>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9F3728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7E9039">
            <w:pPr>
              <w:widowControl w:val="0"/>
              <w:jc w:val="both"/>
              <w:rPr>
                <w:rFonts w:hint="eastAsia"/>
                <w:color w:val="000000"/>
              </w:rPr>
            </w:pPr>
            <w:r>
              <w:rPr>
                <w:rFonts w:hint="eastAsia"/>
                <w:color w:val="333333"/>
                <w:kern w:val="2"/>
                <w:shd w:val="clear" w:color="auto" w:fill="FFFFFF"/>
                <w:lang w:bidi="ar"/>
              </w:rPr>
              <w:t>2026/03/19</w:t>
            </w:r>
          </w:p>
        </w:tc>
      </w:tr>
      <w:tr w14:paraId="7128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20CF776">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67E29B5">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112D54E">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A8DCEED">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483FC7">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C386E5">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31AAB40">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F9A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0D20F6">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B64D05">
            <w:pPr>
              <w:widowControl w:val="0"/>
              <w:jc w:val="both"/>
              <w:rPr>
                <w:rFonts w:hint="eastAsia"/>
                <w:color w:val="333333"/>
                <w:shd w:val="clear" w:color="auto" w:fill="FFFFFF"/>
                <w:lang w:bidi="ar"/>
              </w:rPr>
            </w:pPr>
            <w:r>
              <w:rPr>
                <w:rFonts w:hint="eastAsia"/>
                <w:color w:val="333333"/>
                <w:kern w:val="2"/>
                <w:shd w:val="clear" w:color="auto" w:fill="FFFFFF"/>
                <w:lang w:bidi="ar"/>
              </w:rPr>
              <w:t>DPM_XFSQSCX_001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B56F84">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83E55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6F02D30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2．输入授权书编号</w:t>
            </w:r>
          </w:p>
          <w:p w14:paraId="5A67E21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E590E61">
            <w:pPr>
              <w:widowControl w:val="0"/>
              <w:numPr>
                <w:ilvl w:val="0"/>
                <w:numId w:val="28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展示编号匹配的授权书记录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89756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69EC4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8BA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54DF0E">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FDFB06">
            <w:pPr>
              <w:widowControl w:val="0"/>
              <w:jc w:val="both"/>
              <w:rPr>
                <w:rFonts w:hint="eastAsia"/>
                <w:color w:val="333333"/>
                <w:shd w:val="clear" w:color="auto" w:fill="FFFFFF"/>
                <w:lang w:bidi="ar"/>
              </w:rPr>
            </w:pPr>
            <w:r>
              <w:rPr>
                <w:rFonts w:hint="eastAsia"/>
                <w:color w:val="333333"/>
                <w:kern w:val="2"/>
                <w:shd w:val="clear" w:color="auto" w:fill="FFFFFF"/>
                <w:lang w:bidi="ar"/>
              </w:rPr>
              <w:t>DPM_XFSQSCX_002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93CDF9">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351BD8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41E07F1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5C78852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98DCF2">
            <w:pPr>
              <w:widowControl w:val="0"/>
              <w:numPr>
                <w:ilvl w:val="0"/>
                <w:numId w:val="28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展示产品名称匹配的授权书记录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60F71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F442F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449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8A3D6C">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631D79">
            <w:pPr>
              <w:widowControl w:val="0"/>
              <w:jc w:val="both"/>
              <w:rPr>
                <w:rFonts w:hint="eastAsia"/>
                <w:color w:val="333333"/>
                <w:shd w:val="clear" w:color="auto" w:fill="FFFFFF"/>
                <w:lang w:bidi="ar"/>
              </w:rPr>
            </w:pPr>
            <w:r>
              <w:rPr>
                <w:rFonts w:hint="eastAsia"/>
                <w:color w:val="333333"/>
                <w:kern w:val="2"/>
                <w:shd w:val="clear" w:color="auto" w:fill="FFFFFF"/>
                <w:lang w:bidi="ar"/>
              </w:rPr>
              <w:t>DPM_XFSQSCX_003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6E5823">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3824D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2CEAE65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4A943A7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94391B">
            <w:pPr>
              <w:widowControl w:val="0"/>
              <w:numPr>
                <w:ilvl w:val="0"/>
                <w:numId w:val="28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查询条件清空，列表恢复展示全部授权书</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5F920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7212D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81D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66E987">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199AC9">
            <w:pPr>
              <w:widowControl w:val="0"/>
              <w:jc w:val="both"/>
              <w:rPr>
                <w:rFonts w:hint="eastAsia"/>
                <w:color w:val="333333"/>
                <w:shd w:val="clear" w:color="auto" w:fill="FFFFFF"/>
                <w:lang w:bidi="ar"/>
              </w:rPr>
            </w:pPr>
            <w:r>
              <w:rPr>
                <w:rFonts w:hint="eastAsia"/>
                <w:color w:val="333333"/>
                <w:kern w:val="2"/>
                <w:shd w:val="clear" w:color="auto" w:fill="FFFFFF"/>
                <w:lang w:bidi="ar"/>
              </w:rPr>
              <w:t>DPM_XFSQSCX_004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53FA72">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验证按产品名称+授权书状态组合查询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BBB0C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4B7948B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2．输入数据产品名称，并选择授权书状态</w:t>
            </w:r>
          </w:p>
          <w:p w14:paraId="06E845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7D0DD44">
            <w:pPr>
              <w:widowControl w:val="0"/>
              <w:numPr>
                <w:ilvl w:val="0"/>
                <w:numId w:val="28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展示同时满足产品名称与授权书状态条件的授权书</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C5269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661AC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630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017BA7">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F1AAC8">
            <w:pPr>
              <w:widowControl w:val="0"/>
              <w:jc w:val="both"/>
              <w:rPr>
                <w:rFonts w:hint="eastAsia"/>
                <w:color w:val="333333"/>
                <w:shd w:val="clear" w:color="auto" w:fill="FFFFFF"/>
                <w:lang w:bidi="ar"/>
              </w:rPr>
            </w:pPr>
            <w:r>
              <w:rPr>
                <w:rFonts w:hint="eastAsia"/>
                <w:color w:val="333333"/>
                <w:kern w:val="2"/>
                <w:shd w:val="clear" w:color="auto" w:fill="FFFFFF"/>
                <w:lang w:bidi="ar"/>
              </w:rPr>
              <w:t>DPM_XFSQSCX_005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3190E5">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验证授权书编号+产品授权方+状态组合查询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790A40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42F10CF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2．输入授权书编号与产品授权方，选择授权书状态</w:t>
            </w:r>
          </w:p>
          <w:p w14:paraId="348C101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C521573">
            <w:pPr>
              <w:widowControl w:val="0"/>
              <w:numPr>
                <w:ilvl w:val="0"/>
                <w:numId w:val="28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展示同时满足三个条件的授权书，条件之间为“与”关系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40DC77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AA5FF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39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6C9A2E">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63AB9C">
            <w:pPr>
              <w:widowControl w:val="0"/>
              <w:jc w:val="both"/>
              <w:rPr>
                <w:rFonts w:hint="eastAsia"/>
                <w:color w:val="333333"/>
                <w:shd w:val="clear" w:color="auto" w:fill="FFFFFF"/>
                <w:lang w:bidi="ar"/>
              </w:rPr>
            </w:pPr>
            <w:r>
              <w:rPr>
                <w:rFonts w:hint="eastAsia"/>
                <w:color w:val="333333"/>
                <w:kern w:val="2"/>
                <w:shd w:val="clear" w:color="auto" w:fill="FFFFFF"/>
                <w:lang w:bidi="ar"/>
              </w:rPr>
              <w:t>DPM_XFSQSCX_006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BB2B6E">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7DF7C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789828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2．输入存在的授权书编号，选择与其状态不一致的授权书状态</w:t>
            </w:r>
          </w:p>
          <w:p w14:paraId="0068A67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C6B3CA">
            <w:pPr>
              <w:widowControl w:val="0"/>
              <w:numPr>
                <w:ilvl w:val="0"/>
                <w:numId w:val="28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EC2BB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550F5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F1C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33CC86">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3A031A">
            <w:pPr>
              <w:widowControl w:val="0"/>
              <w:jc w:val="both"/>
              <w:rPr>
                <w:rFonts w:hint="eastAsia"/>
                <w:color w:val="333333"/>
                <w:shd w:val="clear" w:color="auto" w:fill="FFFFFF"/>
                <w:lang w:bidi="ar"/>
              </w:rPr>
            </w:pPr>
            <w:r>
              <w:rPr>
                <w:rFonts w:hint="eastAsia"/>
                <w:color w:val="333333"/>
                <w:kern w:val="2"/>
                <w:shd w:val="clear" w:color="auto" w:fill="FFFFFF"/>
                <w:lang w:bidi="ar"/>
              </w:rPr>
              <w:t>DPM_XFSQSCX_007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95CECB">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52B0D2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FA35420">
            <w:pPr>
              <w:widowControl w:val="0"/>
              <w:numPr>
                <w:ilvl w:val="0"/>
                <w:numId w:val="28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列表展示“授权书编号”包含该片段的全部记录，分页总数同步刷新，字段展示与关键字匹配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DF1EC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AB7E6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580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6235EE">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BBBC16">
            <w:pPr>
              <w:widowControl w:val="0"/>
              <w:jc w:val="both"/>
              <w:rPr>
                <w:rFonts w:hint="eastAsia"/>
                <w:color w:val="333333"/>
                <w:shd w:val="clear" w:color="auto" w:fill="FFFFFF"/>
                <w:lang w:bidi="ar"/>
              </w:rPr>
            </w:pPr>
            <w:r>
              <w:rPr>
                <w:rFonts w:hint="eastAsia"/>
                <w:color w:val="333333"/>
                <w:kern w:val="2"/>
                <w:shd w:val="clear" w:color="auto" w:fill="FFFFFF"/>
                <w:lang w:bidi="ar"/>
              </w:rPr>
              <w:t>DPM_XFSQSCX_008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E2B5C8E">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验证按不存在的授权书编号查询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8A6EC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C8B52A">
            <w:pPr>
              <w:widowControl w:val="0"/>
              <w:numPr>
                <w:ilvl w:val="0"/>
                <w:numId w:val="28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DAE32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4A03C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FA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320A55">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C32876">
            <w:pPr>
              <w:widowControl w:val="0"/>
              <w:jc w:val="both"/>
              <w:rPr>
                <w:rFonts w:hint="eastAsia"/>
                <w:color w:val="333333"/>
                <w:shd w:val="clear" w:color="auto" w:fill="FFFFFF"/>
                <w:lang w:bidi="ar"/>
              </w:rPr>
            </w:pPr>
            <w:r>
              <w:rPr>
                <w:rFonts w:hint="eastAsia"/>
                <w:color w:val="333333"/>
                <w:kern w:val="2"/>
                <w:shd w:val="clear" w:color="auto" w:fill="FFFFFF"/>
                <w:lang w:bidi="ar"/>
              </w:rPr>
              <w:t>DPM_XFSQSCX_009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F3F895">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942B1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451B31">
            <w:pPr>
              <w:widowControl w:val="0"/>
              <w:numPr>
                <w:ilvl w:val="0"/>
                <w:numId w:val="29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3115D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1FE0A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AC4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2B0831">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6E5E604">
            <w:pPr>
              <w:widowControl w:val="0"/>
              <w:jc w:val="both"/>
              <w:rPr>
                <w:rFonts w:hint="eastAsia"/>
                <w:color w:val="333333"/>
                <w:shd w:val="clear" w:color="auto" w:fill="FFFFFF"/>
                <w:lang w:bidi="ar"/>
              </w:rPr>
            </w:pPr>
            <w:r>
              <w:rPr>
                <w:rFonts w:hint="eastAsia"/>
                <w:color w:val="333333"/>
                <w:kern w:val="2"/>
                <w:shd w:val="clear" w:color="auto" w:fill="FFFFFF"/>
                <w:lang w:bidi="ar"/>
              </w:rPr>
              <w:t>DPM_XFSQSCX_010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B5F35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验证按授权书状态查询-已签署</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45C3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在“授权书状态”下拉中选择“已签署”</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7C0018">
            <w:pPr>
              <w:widowControl w:val="0"/>
              <w:numPr>
                <w:ilvl w:val="0"/>
                <w:numId w:val="29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列表仅展示“授权书状态”为“已签署”的记录，分页总数同步刷新；无匹配数据时展示“暂无数据”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1C946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与预期一致，返回记录的“授权书状态”均为“已签署”，筛选结果正确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76EF3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778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1C35F0">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4DF16E">
            <w:pPr>
              <w:widowControl w:val="0"/>
              <w:jc w:val="both"/>
              <w:rPr>
                <w:rFonts w:hint="eastAsia"/>
                <w:color w:val="333333"/>
                <w:shd w:val="clear" w:color="auto" w:fill="FFFFFF"/>
                <w:lang w:bidi="ar"/>
              </w:rPr>
            </w:pPr>
            <w:r>
              <w:rPr>
                <w:rFonts w:hint="eastAsia"/>
                <w:color w:val="333333"/>
                <w:kern w:val="2"/>
                <w:shd w:val="clear" w:color="auto" w:fill="FFFFFF"/>
                <w:lang w:bidi="ar"/>
              </w:rPr>
              <w:t>DPM_XFSQSCX_011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34007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验证按授权书状态查询-已过期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302F0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在“授权书状态”下拉中选择“已过期”</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E1C588">
            <w:pPr>
              <w:widowControl w:val="0"/>
              <w:numPr>
                <w:ilvl w:val="0"/>
                <w:numId w:val="29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列表仅展示“授权书状态”为“已过期”的记录，分页总数同步刷新；无匹配数据时展示“暂无数据”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63E1E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与预期一致，返回记录的“授权书状态”均为“已过期”，筛选结果正确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DE192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9D1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C4FB6F">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EE88C6">
            <w:pPr>
              <w:widowControl w:val="0"/>
              <w:jc w:val="both"/>
              <w:rPr>
                <w:rFonts w:hint="eastAsia"/>
                <w:color w:val="333333"/>
                <w:shd w:val="clear" w:color="auto" w:fill="FFFFFF"/>
                <w:lang w:bidi="ar"/>
              </w:rPr>
            </w:pPr>
            <w:r>
              <w:rPr>
                <w:rFonts w:hint="eastAsia"/>
                <w:color w:val="333333"/>
                <w:kern w:val="2"/>
                <w:shd w:val="clear" w:color="auto" w:fill="FFFFFF"/>
                <w:lang w:bidi="ar"/>
              </w:rPr>
              <w:t>DPM_XFSQSCX_012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01D74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验证按授权书状态查询-已撤销</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AD170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1．进入“产品交易-数据需方授权书”页面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在“授权书状态”下拉中选择“已撤销”</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59965B">
            <w:pPr>
              <w:widowControl w:val="0"/>
              <w:numPr>
                <w:ilvl w:val="0"/>
                <w:numId w:val="29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列表仅展示“授权书状态”为“已撤销”的记录，分页总数同步刷新；无匹配数据时展示“暂无数据”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E9CB9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与预期一致，返回记录的“授权书状态”均为“已撤销”，筛选结果正确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354CD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9D1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DPM_XFSQSCX_013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验证按产品授权方查询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AD170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数据需方授权书”页面</w:t>
            </w:r>
            <w:r>
              <w:br/>
            </w:r>
            <w:r>
              <w:rPr>
                <w:rFonts w:hint="eastAsia"/>
                <w:color w:val="333333"/>
                <w:kern w:val="2"/>
                <w:shd w:val="clear" w:color="auto" w:fill="FFFFFF"/>
                <w:lang w:bidi="ar"/>
              </w:rPr>
              <w:t>2．在产品授权方输入框输入产品授权方名称</w:t>
            </w:r>
            <w:r>
              <w:br/>
            </w: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列表仅展示所选产品授权方的授权书记录，分页总数同步刷新；无匹配数据时展示“暂无数据”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2F3B2226">
      <w:pPr>
        <w:pStyle w:val="6"/>
        <w:widowControl/>
        <w:numPr>
          <w:ilvl w:val="3"/>
          <w:numId w:val="6"/>
        </w:numPr>
        <w:jc w:val="left"/>
      </w:pPr>
      <w:r>
        <w:rPr>
          <w:rFonts w:hint="eastAsia" w:ascii="Calibri" w:hAnsi="Calibri" w:cs="宋体"/>
        </w:rPr>
        <w:t>数据需方授权书详情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0DDF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A99D4A3">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7F39F8">
            <w:pPr>
              <w:widowControl w:val="0"/>
              <w:jc w:val="both"/>
              <w:rPr>
                <w:rFonts w:hint="eastAsia"/>
                <w:color w:val="000000"/>
              </w:rPr>
            </w:pPr>
            <w:r>
              <w:rPr>
                <w:rFonts w:hint="eastAsia"/>
                <w:color w:val="000000"/>
                <w:kern w:val="2"/>
                <w:lang w:eastAsia="zh-Hans" w:bidi="ar"/>
              </w:rPr>
              <w:t>数据需方授权书详情</w:t>
            </w:r>
          </w:p>
        </w:tc>
      </w:tr>
      <w:tr w14:paraId="7AF3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CEB81CB">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DF34A4">
            <w:pPr>
              <w:widowControl w:val="0"/>
              <w:jc w:val="both"/>
              <w:rPr>
                <w:rFonts w:hint="eastAsia"/>
                <w:color w:val="000000"/>
              </w:rPr>
            </w:pPr>
            <w:r>
              <w:rPr>
                <w:rFonts w:hint="eastAsia"/>
                <w:color w:val="333333"/>
                <w:kern w:val="2"/>
                <w:shd w:val="clear" w:color="auto" w:fill="FFFFFF"/>
                <w:lang w:bidi="ar"/>
              </w:rPr>
              <w:t>2026/03/19</w:t>
            </w:r>
          </w:p>
        </w:tc>
      </w:tr>
      <w:tr w14:paraId="2FA2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C3224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707998B">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9A64D4">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31AF21C">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BC6CE86">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4EDC6E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0F4EFD9">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1576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8C06D">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4B01DF">
            <w:pPr>
              <w:widowControl w:val="0"/>
              <w:jc w:val="both"/>
              <w:rPr>
                <w:rFonts w:hint="eastAsia"/>
                <w:color w:val="333333"/>
                <w:shd w:val="clear" w:color="auto" w:fill="FFFFFF"/>
                <w:lang w:bidi="ar"/>
              </w:rPr>
            </w:pPr>
            <w:r>
              <w:rPr>
                <w:rFonts w:hint="eastAsia"/>
                <w:color w:val="333333"/>
                <w:kern w:val="2"/>
                <w:shd w:val="clear" w:color="auto" w:fill="FFFFFF"/>
                <w:lang w:bidi="ar"/>
              </w:rPr>
              <w:t>DPM_XFSQSXQ_001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938D9F">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ACDCC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419EE48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2．在列表选择对应授权书</w:t>
            </w:r>
          </w:p>
          <w:p w14:paraId="07B31E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97020B">
            <w:pPr>
              <w:widowControl w:val="0"/>
              <w:numPr>
                <w:ilvl w:val="0"/>
                <w:numId w:val="29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展示授权书基本信息、授权范围、授权期限、授权书正文等内容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36531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1E4CD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F7D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43211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5A23C3">
            <w:pPr>
              <w:widowControl w:val="0"/>
              <w:jc w:val="both"/>
              <w:rPr>
                <w:rFonts w:hint="eastAsia"/>
                <w:color w:val="333333"/>
                <w:shd w:val="clear" w:color="auto" w:fill="FFFFFF"/>
                <w:lang w:bidi="ar"/>
              </w:rPr>
            </w:pPr>
            <w:r>
              <w:rPr>
                <w:rFonts w:hint="eastAsia"/>
                <w:color w:val="333333"/>
                <w:kern w:val="2"/>
                <w:shd w:val="clear" w:color="auto" w:fill="FFFFFF"/>
                <w:lang w:bidi="ar"/>
              </w:rPr>
              <w:t>DPM_XFSQSXQ_002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1ABB98">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9B823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23DE990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2．点击“详情”打开授权书</w:t>
            </w:r>
          </w:p>
          <w:p w14:paraId="2DA235F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3．核对授权范围、期限与正文</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2FCAE41">
            <w:pPr>
              <w:widowControl w:val="0"/>
              <w:numPr>
                <w:ilvl w:val="0"/>
                <w:numId w:val="29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授权范围、授权期限、授权书正文完整展示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B5BA91">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C34D6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F2F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BFAB83">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238933">
            <w:pPr>
              <w:widowControl w:val="0"/>
              <w:jc w:val="both"/>
              <w:rPr>
                <w:rFonts w:hint="eastAsia"/>
                <w:color w:val="333333"/>
                <w:shd w:val="clear" w:color="auto" w:fill="FFFFFF"/>
                <w:lang w:bidi="ar"/>
              </w:rPr>
            </w:pPr>
            <w:r>
              <w:rPr>
                <w:rFonts w:hint="eastAsia"/>
                <w:color w:val="333333"/>
                <w:kern w:val="2"/>
                <w:shd w:val="clear" w:color="auto" w:fill="FFFFFF"/>
                <w:lang w:bidi="ar"/>
              </w:rPr>
              <w:t>DPM_XFSQSXQ_003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531D60">
            <w:pPr>
              <w:widowControl w:val="0"/>
              <w:jc w:val="both"/>
              <w:rPr>
                <w:rFonts w:hint="eastAsia"/>
                <w:color w:val="333333"/>
                <w:shd w:val="clear" w:color="auto" w:fill="FFFFFF"/>
                <w:lang w:bidi="ar"/>
              </w:rPr>
            </w:pPr>
            <w:r>
              <w:rPr>
                <w:rFonts w:hint="eastAsia"/>
                <w:color w:val="333333"/>
                <w:kern w:val="2"/>
                <w:shd w:val="clear" w:color="auto" w:fill="FFFFFF"/>
                <w:lang w:bidi="ar"/>
              </w:rPr>
              <w:t>验证关闭授权书详情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89AE06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589F213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6BC905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E50241">
            <w:pPr>
              <w:widowControl w:val="0"/>
              <w:numPr>
                <w:ilvl w:val="0"/>
                <w:numId w:val="29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详情关闭，返回授权书列表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9429BF">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12255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2149FD57">
      <w:pPr>
        <w:pStyle w:val="6"/>
        <w:widowControl/>
        <w:numPr>
          <w:ilvl w:val="3"/>
          <w:numId w:val="6"/>
        </w:numPr>
        <w:jc w:val="left"/>
      </w:pPr>
      <w:r>
        <w:rPr>
          <w:rFonts w:hint="eastAsia" w:ascii="Calibri" w:hAnsi="Calibri" w:cs="宋体"/>
        </w:rPr>
        <w:t>数据需方授权书撤销</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E47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E88A4F5">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2D273E">
            <w:pPr>
              <w:widowControl w:val="0"/>
              <w:jc w:val="both"/>
              <w:rPr>
                <w:rFonts w:hint="eastAsia"/>
                <w:color w:val="000000"/>
              </w:rPr>
            </w:pPr>
            <w:r>
              <w:rPr>
                <w:rFonts w:hint="eastAsia"/>
                <w:color w:val="000000"/>
                <w:kern w:val="2"/>
                <w:lang w:eastAsia="zh-Hans" w:bidi="ar"/>
              </w:rPr>
              <w:t>数据需方授权书撤销</w:t>
            </w:r>
          </w:p>
        </w:tc>
      </w:tr>
      <w:tr w14:paraId="451D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E6F2EF8">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69BA4E">
            <w:pPr>
              <w:widowControl w:val="0"/>
              <w:jc w:val="both"/>
              <w:rPr>
                <w:rFonts w:hint="eastAsia"/>
                <w:color w:val="000000"/>
              </w:rPr>
            </w:pPr>
            <w:r>
              <w:rPr>
                <w:rFonts w:hint="eastAsia"/>
                <w:color w:val="333333"/>
                <w:kern w:val="2"/>
                <w:shd w:val="clear" w:color="auto" w:fill="FFFFFF"/>
                <w:lang w:bidi="ar"/>
              </w:rPr>
              <w:t>2026/03/19</w:t>
            </w:r>
          </w:p>
        </w:tc>
      </w:tr>
      <w:tr w14:paraId="6003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CCE0E0F">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7FE062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73EE28E">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863A0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26BF8B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31D28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6698E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D3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3657FD">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DA2ECC">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421031">
            <w:pPr>
              <w:widowControl w:val="0"/>
              <w:jc w:val="both"/>
              <w:rPr>
                <w:rFonts w:hint="eastAsia"/>
                <w:color w:val="333333"/>
                <w:shd w:val="clear" w:color="auto" w:fill="FFFFFF"/>
                <w:lang w:bidi="ar"/>
              </w:rPr>
            </w:pPr>
            <w:r>
              <w:rPr>
                <w:rFonts w:hint="eastAsia"/>
                <w:color w:val="333333"/>
                <w:kern w:val="2"/>
                <w:shd w:val="clear" w:color="auto" w:fill="FFFFFF"/>
                <w:lang w:bidi="ar"/>
              </w:rPr>
              <w:t>验证撤销授权书</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73F79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54EE939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2．在列表选择对应授权书</w:t>
            </w:r>
          </w:p>
          <w:p w14:paraId="5FA07D4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3．点击“撤销”按钮并在确认弹窗点击“确定”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AF368A2">
            <w:pPr>
              <w:widowControl w:val="0"/>
              <w:numPr>
                <w:ilvl w:val="0"/>
                <w:numId w:val="30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撤销成功，授权书状态变更为已撤销，对应接口无法继续调用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01E62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E6E45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FC2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C1683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C8C39B">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04C3D0">
            <w:pPr>
              <w:widowControl w:val="0"/>
              <w:jc w:val="both"/>
              <w:rPr>
                <w:rFonts w:hint="eastAsia"/>
                <w:color w:val="333333"/>
                <w:shd w:val="clear" w:color="auto" w:fill="FFFFFF"/>
                <w:lang w:bidi="ar"/>
              </w:rPr>
            </w:pPr>
            <w:r>
              <w:rPr>
                <w:rFonts w:hint="eastAsia"/>
                <w:color w:val="333333"/>
                <w:kern w:val="2"/>
                <w:shd w:val="clear" w:color="auto" w:fill="FFFFFF"/>
                <w:lang w:bidi="ar"/>
              </w:rPr>
              <w:t>验证重复撤销授权书</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D8C6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573F131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2．选择已撤销的授权书</w:t>
            </w:r>
          </w:p>
          <w:p w14:paraId="29CD08E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3．查看操作列“撤销”入口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9DAE600">
            <w:pPr>
              <w:widowControl w:val="0"/>
              <w:numPr>
                <w:ilvl w:val="0"/>
                <w:numId w:val="30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已撤销授权书不展示“撤销”入口，不允许重复撤销</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B6594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8CCDD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AC0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3D738A">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864096">
            <w:pPr>
              <w:widowControl w:val="0"/>
              <w:jc w:val="both"/>
              <w:rPr>
                <w:rFonts w:hint="eastAsia"/>
                <w:color w:val="333333"/>
                <w:shd w:val="clear" w:color="auto" w:fill="FFFFFF"/>
                <w:lang w:bidi="ar"/>
              </w:rPr>
            </w:pPr>
            <w:r>
              <w:rPr>
                <w:rFonts w:hint="eastAsia"/>
                <w:color w:val="333333"/>
                <w:kern w:val="2"/>
                <w:shd w:val="clear" w:color="auto" w:fill="FFFFFF"/>
                <w:lang w:bidi="ar"/>
              </w:rPr>
              <w:t>DPM_XFSQSCHE_003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6890F6">
            <w:pPr>
              <w:widowControl w:val="0"/>
              <w:jc w:val="both"/>
              <w:rPr>
                <w:rFonts w:hint="eastAsia"/>
                <w:color w:val="333333"/>
                <w:shd w:val="clear" w:color="auto" w:fill="FFFFFF"/>
                <w:lang w:bidi="ar"/>
              </w:rPr>
            </w:pPr>
            <w:r>
              <w:rPr>
                <w:rFonts w:hint="eastAsia"/>
                <w:color w:val="333333"/>
                <w:kern w:val="2"/>
                <w:shd w:val="clear" w:color="auto" w:fill="FFFFFF"/>
                <w:lang w:bidi="ar"/>
              </w:rPr>
              <w:t>验证撤销后接口调用失败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98DF8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数据需方授权书”页面</w:t>
            </w:r>
          </w:p>
          <w:p w14:paraId="167E278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2．撤销一条有效授权书</w:t>
            </w:r>
          </w:p>
          <w:p w14:paraId="00BF702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3．使用该授权书调用交付接口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3DBF7D">
            <w:pPr>
              <w:widowControl w:val="0"/>
              <w:numPr>
                <w:ilvl w:val="0"/>
                <w:numId w:val="30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接口返回授权已失效，调用失败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E7F0E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11D90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5845AA40">
      <w:pPr>
        <w:rPr>
          <w:rFonts w:ascii="Arial" w:hAnsi="Arial" w:eastAsia="黑体" w:cs="黑体"/>
        </w:rPr>
      </w:pPr>
    </w:p>
    <w:p w14:paraId="2149FD57">
      <w:pPr>
        <w:pStyle w:val="6"/>
        <w:widowControl/>
        <w:numPr>
          <w:ilvl w:val="3"/>
          <w:numId w:val="6"/>
        </w:numPr>
        <w:jc w:val="left"/>
      </w:pPr>
      <w:r>
        <w:rPr>
          <w:rFonts w:hint="eastAsia" w:ascii="Calibri" w:hAnsi="Calibri" w:cs="宋体"/>
        </w:rPr>
        <w:t xml:space="preserve">数据需方授权书签署</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E47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数据需方授权书签署</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2D273E">
            <w:pPr>
              <w:widowControl w:val="0"/>
              <w:jc w:val="both"/>
              <w:rPr>
                <w:rFonts w:hint="eastAsia"/>
                <w:color w:val="000000"/>
              </w:rPr>
            </w:pPr>
            <w:r>
              <w:rPr>
                <w:rFonts w:hint="eastAsia"/>
                <w:color w:val="000000"/>
                <w:kern w:val="2"/>
                <w:lang w:eastAsia="zh-Hans" w:bidi="ar"/>
              </w:rPr>
              <w:t>数据需方授权书撤销</w:t>
            </w:r>
          </w:p>
        </w:tc>
      </w:tr>
      <w:tr w14:paraId="451D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2026/10/25</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69BA4E">
            <w:pPr>
              <w:widowControl w:val="0"/>
              <w:jc w:val="both"/>
              <w:rPr>
                <w:rFonts w:hint="eastAsia"/>
                <w:color w:val="000000"/>
              </w:rPr>
            </w:pPr>
            <w:r>
              <w:rPr>
                <w:rFonts w:hint="eastAsia"/>
                <w:color w:val="333333"/>
                <w:kern w:val="2"/>
                <w:shd w:val="clear" w:color="auto" w:fill="FFFFFF"/>
                <w:lang w:bidi="ar"/>
              </w:rPr>
              <w:t>2026/03/19</w:t>
            </w:r>
          </w:p>
        </w:tc>
      </w:tr>
      <w:tr w14:paraId="6003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CCE0E0F">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7FE062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73EE28E">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863A0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26BF8B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31D28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6698E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D3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DPM_XFSQSQS_001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验证授权书签署后状态与签署时间展示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73F79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数据需方授权书”页面</w:t>
            </w:r>
            <w:r>
              <w:br/>
            </w:r>
            <w:r>
              <w:rPr>
                <w:rFonts w:hint="eastAsia"/>
                <w:color w:val="333333"/>
                <w:kern w:val="2"/>
                <w:shd w:val="clear" w:color="auto" w:fill="FFFFFF"/>
                <w:lang w:bidi="ar"/>
              </w:rPr>
              <w:t>2．选择已签署的授权书</w:t>
            </w:r>
            <w:r>
              <w:br/>
            </w:r>
            <w:r>
              <w:rPr>
                <w:rFonts w:hint="eastAsia"/>
                <w:color w:val="333333"/>
                <w:kern w:val="2"/>
                <w:shd w:val="clear" w:color="auto" w:fill="FFFFFF"/>
                <w:lang w:bidi="ar"/>
              </w:rPr>
              <w:t>3．查看“授权书状态”与“签署时间”字段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授权书状态展示为“已签署”，签署时间正确展示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2149FD57">
      <w:pPr>
        <w:pStyle w:val="6"/>
        <w:widowControl/>
        <w:numPr>
          <w:ilvl w:val="3"/>
          <w:numId w:val="6"/>
        </w:numPr>
        <w:jc w:val="left"/>
      </w:pPr>
      <w:r>
        <w:rPr>
          <w:rFonts w:hint="eastAsia" w:ascii="Calibri" w:hAnsi="Calibri" w:cs="宋体"/>
        </w:rPr>
        <w:t xml:space="preserve">数据需方授权书过期</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E47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数据需方授权书过期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2D273E">
            <w:pPr>
              <w:widowControl w:val="0"/>
              <w:jc w:val="both"/>
              <w:rPr>
                <w:rFonts w:hint="eastAsia"/>
                <w:color w:val="000000"/>
              </w:rPr>
            </w:pPr>
            <w:r>
              <w:rPr>
                <w:rFonts w:hint="eastAsia"/>
                <w:color w:val="000000"/>
                <w:kern w:val="2"/>
                <w:lang w:eastAsia="zh-Hans" w:bidi="ar"/>
              </w:rPr>
              <w:t>数据需方授权书撤销</w:t>
            </w:r>
          </w:p>
        </w:tc>
      </w:tr>
      <w:tr w14:paraId="451D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2026/10/25</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69BA4E">
            <w:pPr>
              <w:widowControl w:val="0"/>
              <w:jc w:val="both"/>
              <w:rPr>
                <w:rFonts w:hint="eastAsia"/>
                <w:color w:val="000000"/>
              </w:rPr>
            </w:pPr>
            <w:r>
              <w:rPr>
                <w:rFonts w:hint="eastAsia"/>
                <w:color w:val="333333"/>
                <w:kern w:val="2"/>
                <w:shd w:val="clear" w:color="auto" w:fill="FFFFFF"/>
                <w:lang w:bidi="ar"/>
              </w:rPr>
              <w:t>2026/03/19</w:t>
            </w:r>
          </w:p>
        </w:tc>
      </w:tr>
      <w:tr w14:paraId="6003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CCE0E0F">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7FE062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73EE28E">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863A0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26BF8BB">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31D28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6698E1">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D3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DPM_XFSQSGQ_001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验证授权书过期后状态展示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D73F79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数据需方授权书”页面</w:t>
            </w:r>
            <w:r>
              <w:br/>
            </w:r>
            <w:r>
              <w:rPr>
                <w:rFonts w:hint="eastAsia"/>
                <w:color w:val="333333"/>
                <w:kern w:val="2"/>
                <w:shd w:val="clear" w:color="auto" w:fill="FFFFFF"/>
                <w:lang w:bidi="ar"/>
              </w:rPr>
              <w:t>2．选择已过期的授权书</w:t>
            </w:r>
            <w:r>
              <w:br/>
            </w:r>
            <w:r>
              <w:rPr>
                <w:rFonts w:hint="eastAsia"/>
                <w:color w:val="333333"/>
                <w:kern w:val="2"/>
                <w:shd w:val="clear" w:color="auto" w:fill="FFFFFF"/>
                <w:lang w:bidi="ar"/>
              </w:rPr>
              <w:t>3．查看“授权书状态”字段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授权书状态展示为“已过期”</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FC2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DPM_XFSQSGQ_002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验证授权书过期后接口调用失败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D8C6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数据需方授权书”页面</w:t>
            </w:r>
            <w:r>
              <w:br/>
            </w:r>
            <w:r>
              <w:rPr>
                <w:rFonts w:hint="eastAsia"/>
                <w:color w:val="333333"/>
                <w:kern w:val="2"/>
                <w:shd w:val="clear" w:color="auto" w:fill="FFFFFF"/>
                <w:lang w:bidi="ar"/>
              </w:rPr>
              <w:t>2．选择已过期的授权书</w:t>
            </w:r>
            <w:r>
              <w:br/>
            </w:r>
            <w:r>
              <w:rPr>
                <w:rFonts w:hint="eastAsia"/>
                <w:color w:val="333333"/>
                <w:kern w:val="2"/>
                <w:shd w:val="clear" w:color="auto" w:fill="FFFFFF"/>
                <w:lang w:bidi="ar"/>
              </w:rPr>
              <w:t>3．使用该授权书调用对应数据产品接口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产品接口调用不成功，返回授权已过期/失效</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6FC2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DPM_XFSQSGQ_003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验证已过期授权书操作按钮展示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D8C6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数据需方授权书”页面</w:t>
            </w:r>
            <w:r>
              <w:br/>
            </w:r>
            <w:r>
              <w:rPr>
                <w:rFonts w:hint="eastAsia"/>
                <w:color w:val="333333"/>
                <w:kern w:val="2"/>
                <w:shd w:val="clear" w:color="auto" w:fill="FFFFFF"/>
                <w:lang w:bidi="ar"/>
              </w:rPr>
              <w:t>2．选择“授权书状态”为“已过期”的授权书</w:t>
            </w:r>
            <w:r>
              <w:br/>
            </w: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已过期授权书仅展示“详情”按钮，不展示“撤销”按钮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03A137E3">
      <w:pPr>
        <w:pStyle w:val="5"/>
        <w:widowControl/>
        <w:numPr>
          <w:ilvl w:val="2"/>
          <w:numId w:val="6"/>
        </w:numPr>
        <w:jc w:val="left"/>
      </w:pPr>
      <w:r>
        <w:rPr>
          <w:rFonts w:hint="eastAsia" w:ascii="Calibri" w:hAnsi="Calibri" w:cs="宋体"/>
        </w:rPr>
        <w:t>数据供方授权书</w:t>
      </w:r>
    </w:p>
    <w:p w14:paraId="5AE9C2C0">
      <w:pPr>
        <w:pStyle w:val="6"/>
        <w:widowControl/>
        <w:numPr>
          <w:ilvl w:val="3"/>
          <w:numId w:val="6"/>
        </w:numPr>
        <w:jc w:val="left"/>
      </w:pPr>
      <w:r>
        <w:rPr>
          <w:rFonts w:hint="eastAsia" w:ascii="Calibri" w:hAnsi="Calibri" w:cs="宋体"/>
        </w:rPr>
        <w:t>数据供方授权书列表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113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4E11DEF">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464006">
            <w:pPr>
              <w:widowControl w:val="0"/>
              <w:jc w:val="both"/>
              <w:rPr>
                <w:rFonts w:hint="eastAsia"/>
                <w:color w:val="000000"/>
              </w:rPr>
            </w:pPr>
            <w:r>
              <w:rPr>
                <w:rFonts w:hint="eastAsia"/>
                <w:color w:val="000000"/>
                <w:kern w:val="2"/>
                <w:lang w:eastAsia="zh-Hans" w:bidi="ar"/>
              </w:rPr>
              <w:t>数据供方授权书列表</w:t>
            </w:r>
          </w:p>
        </w:tc>
      </w:tr>
      <w:tr w14:paraId="6358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54FDF4F">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36BF61">
            <w:pPr>
              <w:widowControl w:val="0"/>
              <w:jc w:val="both"/>
              <w:rPr>
                <w:rFonts w:hint="eastAsia"/>
                <w:color w:val="000000"/>
              </w:rPr>
            </w:pPr>
            <w:r>
              <w:rPr>
                <w:rFonts w:hint="eastAsia"/>
                <w:color w:val="333333"/>
                <w:kern w:val="2"/>
                <w:shd w:val="clear" w:color="auto" w:fill="FFFFFF"/>
                <w:lang w:bidi="ar"/>
              </w:rPr>
              <w:t>2026/03/19</w:t>
            </w:r>
          </w:p>
        </w:tc>
      </w:tr>
      <w:tr w14:paraId="118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CBFC0F3">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35A0D55">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0BE54A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0C2CEF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C8B4920">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813793">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63DF246">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2BB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1FDB69">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31146E">
            <w:pPr>
              <w:widowControl w:val="0"/>
              <w:jc w:val="both"/>
              <w:rPr>
                <w:rFonts w:hint="eastAsia"/>
                <w:color w:val="333333"/>
                <w:shd w:val="clear" w:color="auto" w:fill="FFFFFF"/>
                <w:lang w:bidi="ar"/>
              </w:rPr>
            </w:pPr>
            <w:r>
              <w:rPr>
                <w:rFonts w:hint="eastAsia"/>
                <w:color w:val="333333"/>
                <w:kern w:val="2"/>
                <w:shd w:val="clear" w:color="auto" w:fill="FFFFFF"/>
                <w:lang w:bidi="ar"/>
              </w:rPr>
              <w:t>DPM_GFSQSLB_001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E965CD">
            <w:pPr>
              <w:widowControl w:val="0"/>
              <w:jc w:val="both"/>
              <w:rPr>
                <w:rFonts w:hint="eastAsia"/>
                <w:color w:val="333333"/>
                <w:shd w:val="clear" w:color="auto" w:fill="FFFFFF"/>
                <w:lang w:bidi="ar"/>
              </w:rPr>
            </w:pPr>
            <w:r>
              <w:rPr>
                <w:rFonts w:hint="eastAsia"/>
                <w:color w:val="333333"/>
                <w:kern w:val="2"/>
                <w:shd w:val="clear" w:color="auto" w:fill="FFFFFF"/>
                <w:lang w:bidi="ar"/>
              </w:rPr>
              <w:t>验证数据供方授权书列表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7F338E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38DAAE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2．查看授权书列表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展示所有授权书，字段包含：授权书编号、产品名称、产品类型、数据需求方、产品授权方、授权方式、授权书状态、授权书有效期、签署时间、操作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757C6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32B0F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EA5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3381D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09EE14">
            <w:pPr>
              <w:widowControl w:val="0"/>
              <w:jc w:val="both"/>
              <w:rPr>
                <w:rFonts w:hint="eastAsia"/>
                <w:color w:val="333333"/>
                <w:shd w:val="clear" w:color="auto" w:fill="FFFFFF"/>
                <w:lang w:bidi="ar"/>
              </w:rPr>
            </w:pPr>
            <w:r>
              <w:rPr>
                <w:rFonts w:hint="eastAsia"/>
                <w:color w:val="333333"/>
                <w:kern w:val="2"/>
                <w:shd w:val="clear" w:color="auto" w:fill="FFFFFF"/>
                <w:lang w:bidi="ar"/>
              </w:rPr>
              <w:t>DPM_GFSQSLB_002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FF333C">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F5D409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0783CFC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66C5CB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字段包含授权书编号、产品名称、产品类型、数据需求方、产品授权方、授权方式、授权书状态、授权书有效期、签署时间、操作；分页正常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14FA0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C9BEB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9A4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A1CF07">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903B66">
            <w:pPr>
              <w:widowControl w:val="0"/>
              <w:jc w:val="both"/>
              <w:rPr>
                <w:rFonts w:hint="eastAsia"/>
                <w:color w:val="333333"/>
                <w:shd w:val="clear" w:color="auto" w:fill="FFFFFF"/>
                <w:lang w:bidi="ar"/>
              </w:rPr>
            </w:pPr>
            <w:r>
              <w:rPr>
                <w:rFonts w:hint="eastAsia"/>
                <w:color w:val="333333"/>
                <w:kern w:val="2"/>
                <w:shd w:val="clear" w:color="auto" w:fill="FFFFFF"/>
                <w:lang w:bidi="ar"/>
              </w:rPr>
              <w:t>DPM_GFSQSLB_003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439B90">
            <w:pPr>
              <w:widowControl w:val="0"/>
              <w:jc w:val="both"/>
              <w:rPr>
                <w:rFonts w:hint="eastAsia"/>
                <w:color w:val="333333"/>
                <w:shd w:val="clear" w:color="auto" w:fill="FFFFFF"/>
                <w:lang w:bidi="ar"/>
              </w:rPr>
            </w:pPr>
            <w:r>
              <w:rPr>
                <w:rFonts w:hint="eastAsia"/>
                <w:color w:val="333333"/>
                <w:kern w:val="2"/>
                <w:shd w:val="clear" w:color="auto" w:fill="FFFFFF"/>
                <w:lang w:bidi="ar"/>
              </w:rPr>
              <w:t>验证无授权书时的空数据展示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9B39F2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1AEE869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2．在无授权书数据时查看列表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AD72BB">
            <w:pPr>
              <w:widowControl w:val="0"/>
              <w:numPr>
                <w:ilvl w:val="0"/>
                <w:numId w:val="30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817506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74671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0334E179">
      <w:pPr>
        <w:pStyle w:val="6"/>
        <w:widowControl/>
        <w:numPr>
          <w:ilvl w:val="3"/>
          <w:numId w:val="6"/>
        </w:numPr>
        <w:jc w:val="left"/>
      </w:pPr>
      <w:r>
        <w:rPr>
          <w:rFonts w:hint="eastAsia" w:ascii="Calibri" w:hAnsi="Calibri" w:cs="宋体"/>
        </w:rPr>
        <w:t>数据供方授权书查询</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661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EBA7F67">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3B65ED8">
            <w:pPr>
              <w:widowControl w:val="0"/>
              <w:jc w:val="both"/>
              <w:rPr>
                <w:rFonts w:hint="eastAsia"/>
                <w:color w:val="000000"/>
              </w:rPr>
            </w:pPr>
            <w:r>
              <w:rPr>
                <w:rFonts w:hint="eastAsia"/>
                <w:color w:val="000000"/>
                <w:kern w:val="2"/>
                <w:lang w:eastAsia="zh-Hans" w:bidi="ar"/>
              </w:rPr>
              <w:t>数据供方授权书查询</w:t>
            </w:r>
          </w:p>
        </w:tc>
      </w:tr>
      <w:tr w14:paraId="05AB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570B4B6">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D190C4">
            <w:pPr>
              <w:widowControl w:val="0"/>
              <w:jc w:val="both"/>
              <w:rPr>
                <w:rFonts w:hint="eastAsia"/>
                <w:color w:val="000000"/>
              </w:rPr>
            </w:pPr>
            <w:r>
              <w:rPr>
                <w:rFonts w:hint="eastAsia"/>
                <w:color w:val="333333"/>
                <w:kern w:val="2"/>
                <w:shd w:val="clear" w:color="auto" w:fill="FFFFFF"/>
                <w:lang w:bidi="ar"/>
              </w:rPr>
              <w:t>2026/03/19</w:t>
            </w:r>
          </w:p>
        </w:tc>
      </w:tr>
      <w:tr w14:paraId="01DD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594C48B">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744CA0F">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50878D2">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10FBBD3">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3A55595">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8D11D5B">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95FF8EF">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A6A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986D60">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A8D604">
            <w:pPr>
              <w:widowControl w:val="0"/>
              <w:jc w:val="both"/>
              <w:rPr>
                <w:rFonts w:hint="eastAsia"/>
                <w:color w:val="333333"/>
                <w:shd w:val="clear" w:color="auto" w:fill="FFFFFF"/>
                <w:lang w:bidi="ar"/>
              </w:rPr>
            </w:pPr>
            <w:r>
              <w:rPr>
                <w:rFonts w:hint="eastAsia"/>
                <w:color w:val="333333"/>
                <w:kern w:val="2"/>
                <w:shd w:val="clear" w:color="auto" w:fill="FFFFFF"/>
                <w:lang w:bidi="ar"/>
              </w:rPr>
              <w:t>DPM_GFSQSCX_001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2735A3">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41946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44E79D6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2．输入授权书编号</w:t>
            </w:r>
          </w:p>
          <w:p w14:paraId="048EF5D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B798554">
            <w:pPr>
              <w:widowControl w:val="0"/>
              <w:numPr>
                <w:ilvl w:val="0"/>
                <w:numId w:val="30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展示编号匹配的授权书记录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FCD40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5E518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D11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69FCB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11ABC4">
            <w:pPr>
              <w:widowControl w:val="0"/>
              <w:jc w:val="both"/>
              <w:rPr>
                <w:rFonts w:hint="eastAsia"/>
                <w:color w:val="333333"/>
                <w:shd w:val="clear" w:color="auto" w:fill="FFFFFF"/>
                <w:lang w:bidi="ar"/>
              </w:rPr>
            </w:pPr>
            <w:r>
              <w:rPr>
                <w:rFonts w:hint="eastAsia"/>
                <w:color w:val="333333"/>
                <w:kern w:val="2"/>
                <w:shd w:val="clear" w:color="auto" w:fill="FFFFFF"/>
                <w:lang w:bidi="ar"/>
              </w:rPr>
              <w:t>DPM_GFSQSCX_002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F72E28">
            <w:pPr>
              <w:widowControl w:val="0"/>
              <w:jc w:val="both"/>
              <w:rPr>
                <w:rFonts w:hint="eastAsia"/>
                <w:color w:val="333333"/>
                <w:shd w:val="clear" w:color="auto" w:fill="FFFFFF"/>
                <w:lang w:bidi="ar"/>
              </w:rPr>
            </w:pPr>
            <w:r>
              <w:rPr>
                <w:rFonts w:hint="eastAsia"/>
                <w:color w:val="333333"/>
                <w:kern w:val="2"/>
                <w:shd w:val="clear" w:color="auto" w:fill="FFFFFF"/>
                <w:lang w:bidi="ar"/>
              </w:rPr>
              <w:t>验证按数据产品名称查询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EB297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647C93B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w:t>
            </w:r>
          </w:p>
          <w:p w14:paraId="1A3B4A5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F9FBF4C">
            <w:pPr>
              <w:widowControl w:val="0"/>
              <w:numPr>
                <w:ilvl w:val="0"/>
                <w:numId w:val="30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展示产品名称匹配的授权书记录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C2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8BD25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A2A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F0628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E000936">
            <w:pPr>
              <w:widowControl w:val="0"/>
              <w:jc w:val="both"/>
              <w:rPr>
                <w:rFonts w:hint="eastAsia"/>
                <w:color w:val="333333"/>
                <w:shd w:val="clear" w:color="auto" w:fill="FFFFFF"/>
                <w:lang w:bidi="ar"/>
              </w:rPr>
            </w:pPr>
            <w:r>
              <w:rPr>
                <w:rFonts w:hint="eastAsia"/>
                <w:color w:val="333333"/>
                <w:kern w:val="2"/>
                <w:shd w:val="clear" w:color="auto" w:fill="FFFFFF"/>
                <w:lang w:bidi="ar"/>
              </w:rPr>
              <w:t>DPM_GFSQSCX_003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6E63B7">
            <w:pPr>
              <w:widowControl w:val="0"/>
              <w:jc w:val="both"/>
              <w:rPr>
                <w:rFonts w:hint="eastAsia"/>
                <w:color w:val="333333"/>
                <w:shd w:val="clear" w:color="auto" w:fill="FFFFFF"/>
                <w:lang w:bidi="ar"/>
              </w:rPr>
            </w:pPr>
            <w:r>
              <w:rPr>
                <w:rFonts w:hint="eastAsia"/>
                <w:color w:val="333333"/>
                <w:kern w:val="2"/>
                <w:shd w:val="clear" w:color="auto" w:fill="FFFFFF"/>
                <w:lang w:bidi="ar"/>
              </w:rPr>
              <w:t>验证查询条件重置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FF4411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1870FDF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2．输入查询条件并点击“查询”</w:t>
            </w:r>
          </w:p>
          <w:p w14:paraId="41CCEA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3．点击“重置”按钮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582856">
            <w:pPr>
              <w:widowControl w:val="0"/>
              <w:numPr>
                <w:ilvl w:val="0"/>
                <w:numId w:val="30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查询条件清空，列表恢复展示全部授权书</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106D1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36035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A6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3BB32D">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55B717">
            <w:pPr>
              <w:widowControl w:val="0"/>
              <w:jc w:val="both"/>
              <w:rPr>
                <w:rFonts w:hint="eastAsia"/>
                <w:color w:val="333333"/>
                <w:shd w:val="clear" w:color="auto" w:fill="FFFFFF"/>
                <w:lang w:bidi="ar"/>
              </w:rPr>
            </w:pPr>
            <w:r>
              <w:rPr>
                <w:rFonts w:hint="eastAsia"/>
                <w:color w:val="333333"/>
                <w:kern w:val="2"/>
                <w:shd w:val="clear" w:color="auto" w:fill="FFFFFF"/>
                <w:lang w:bidi="ar"/>
              </w:rPr>
              <w:t>DPM_GFSQSCX_004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5DBCDA">
            <w:pPr>
              <w:widowControl w:val="0"/>
              <w:jc w:val="both"/>
              <w:rPr>
                <w:rFonts w:hint="eastAsia"/>
                <w:color w:val="333333"/>
                <w:shd w:val="clear" w:color="auto" w:fill="FFFFFF"/>
                <w:lang w:bidi="ar"/>
              </w:rPr>
            </w:pPr>
            <w:r>
              <w:rPr>
                <w:rFonts w:hint="eastAsia"/>
                <w:color w:val="333333"/>
                <w:kern w:val="2"/>
                <w:shd w:val="clear" w:color="auto" w:fill="FFFFFF"/>
                <w:lang w:bidi="ar"/>
              </w:rPr>
              <w:t>验证按产品名称+授权书状态组合查询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522ECA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07DEC83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2．输入数据产品名称，并选择授权书状态</w:t>
            </w:r>
          </w:p>
          <w:p w14:paraId="08B3F3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A94F398">
            <w:pPr>
              <w:widowControl w:val="0"/>
              <w:numPr>
                <w:ilvl w:val="0"/>
                <w:numId w:val="31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展示同时满足产品名称与授权书状态条件的授权书</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52053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9E86D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3BF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655AC6">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580E7C">
            <w:pPr>
              <w:widowControl w:val="0"/>
              <w:jc w:val="both"/>
              <w:rPr>
                <w:rFonts w:hint="eastAsia"/>
                <w:color w:val="333333"/>
                <w:shd w:val="clear" w:color="auto" w:fill="FFFFFF"/>
                <w:lang w:bidi="ar"/>
              </w:rPr>
            </w:pPr>
            <w:r>
              <w:rPr>
                <w:rFonts w:hint="eastAsia"/>
                <w:color w:val="333333"/>
                <w:kern w:val="2"/>
                <w:shd w:val="clear" w:color="auto" w:fill="FFFFFF"/>
                <w:lang w:bidi="ar"/>
              </w:rPr>
              <w:t>DPM_GFSQSCX_005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307980">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验证授权书编号+产品授权方+状态组合查询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B1DDC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4F969AB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2．输入授权书编号与产品授权方，选择授权书状态</w:t>
            </w:r>
          </w:p>
          <w:p w14:paraId="5FBA8D4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CB20CF">
            <w:pPr>
              <w:widowControl w:val="0"/>
              <w:numPr>
                <w:ilvl w:val="0"/>
                <w:numId w:val="31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展示同时满足三个条件的授权书，条件之间为“与”关系</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5B65F4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71AB2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78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D6B0D3">
            <w:pPr>
              <w:widowControl w:val="0"/>
              <w:jc w:val="center"/>
              <w:rPr>
                <w:rFonts w:hint="eastAsia"/>
                <w:color w:val="333333"/>
                <w:shd w:val="clear" w:color="auto" w:fill="FFFFFF"/>
                <w:lang w:bidi="ar"/>
              </w:rPr>
            </w:pPr>
            <w:r>
              <w:rPr>
                <w:rFonts w:hint="eastAsia"/>
                <w:color w:val="333333"/>
                <w:kern w:val="2"/>
                <w:shd w:val="clear" w:color="auto" w:fill="FFFFFF"/>
                <w:lang w:bidi="ar"/>
              </w:rP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4A5769">
            <w:pPr>
              <w:widowControl w:val="0"/>
              <w:jc w:val="both"/>
              <w:rPr>
                <w:rFonts w:hint="eastAsia"/>
                <w:color w:val="333333"/>
                <w:shd w:val="clear" w:color="auto" w:fill="FFFFFF"/>
                <w:lang w:bidi="ar"/>
              </w:rPr>
            </w:pPr>
            <w:r>
              <w:rPr>
                <w:rFonts w:hint="eastAsia"/>
                <w:color w:val="333333"/>
                <w:kern w:val="2"/>
                <w:shd w:val="clear" w:color="auto" w:fill="FFFFFF"/>
                <w:lang w:bidi="ar"/>
              </w:rPr>
              <w:t>DPM_GFSQSCX_006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0818EE">
            <w:pPr>
              <w:widowControl w:val="0"/>
              <w:jc w:val="both"/>
              <w:rPr>
                <w:rFonts w:hint="eastAsia"/>
                <w:color w:val="333333"/>
                <w:shd w:val="clear" w:color="auto" w:fill="FFFFFF"/>
                <w:lang w:bidi="ar"/>
              </w:rPr>
            </w:pPr>
            <w:r>
              <w:rPr>
                <w:rFonts w:hint="eastAsia"/>
                <w:color w:val="333333"/>
                <w:kern w:val="2"/>
                <w:shd w:val="clear" w:color="auto" w:fill="FFFFFF"/>
                <w:lang w:bidi="ar"/>
              </w:rPr>
              <w:t>验证组合查询无匹配数据</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B14EB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402647E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2．输入存在的授权书编号，选择与其状态不一致的授权书状态</w:t>
            </w:r>
          </w:p>
          <w:p w14:paraId="17A15F4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4D20CE1">
            <w:pPr>
              <w:widowControl w:val="0"/>
              <w:numPr>
                <w:ilvl w:val="0"/>
                <w:numId w:val="31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44C98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F476A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275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BACDF7">
            <w:pPr>
              <w:widowControl w:val="0"/>
              <w:jc w:val="center"/>
              <w:rPr>
                <w:rFonts w:hint="eastAsia"/>
                <w:color w:val="333333"/>
                <w:shd w:val="clear" w:color="auto" w:fill="FFFFFF"/>
                <w:lang w:bidi="ar"/>
              </w:rPr>
            </w:pPr>
            <w:r>
              <w:rPr>
                <w:rFonts w:hint="eastAsia"/>
                <w:color w:val="333333"/>
                <w:kern w:val="2"/>
                <w:shd w:val="clear" w:color="auto" w:fill="FFFFFF"/>
                <w:lang w:bidi="ar"/>
              </w:rP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7C2809">
            <w:pPr>
              <w:widowControl w:val="0"/>
              <w:jc w:val="both"/>
              <w:rPr>
                <w:rFonts w:hint="eastAsia"/>
                <w:color w:val="333333"/>
                <w:shd w:val="clear" w:color="auto" w:fill="FFFFFF"/>
                <w:lang w:bidi="ar"/>
              </w:rPr>
            </w:pPr>
            <w:r>
              <w:rPr>
                <w:rFonts w:hint="eastAsia"/>
                <w:color w:val="333333"/>
                <w:kern w:val="2"/>
                <w:shd w:val="clear" w:color="auto" w:fill="FFFFFF"/>
                <w:lang w:bidi="ar"/>
              </w:rPr>
              <w:t>DPM_GFSQSCX_007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18E106">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验证按授权书编号模糊查询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07D717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在“授权书编号”输入框中输入该字段的连续片段（如编号中段或名称关键字）</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7774E67">
            <w:pPr>
              <w:widowControl w:val="0"/>
              <w:numPr>
                <w:ilvl w:val="0"/>
                <w:numId w:val="31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列表展示“授权书编号”包含该片段的全部记录，分页总数同步刷新，字段展示与关键字匹配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07B3A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与预期一致，返回记录均包含输入的关键字，分页总数正确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83558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D9E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8088EF">
            <w:pPr>
              <w:widowControl w:val="0"/>
              <w:jc w:val="center"/>
              <w:rPr>
                <w:rFonts w:hint="eastAsia"/>
                <w:color w:val="333333"/>
                <w:shd w:val="clear" w:color="auto" w:fill="FFFFFF"/>
                <w:lang w:bidi="ar"/>
              </w:rPr>
            </w:pPr>
            <w:r>
              <w:rPr>
                <w:rFonts w:hint="eastAsia"/>
                <w:color w:val="333333"/>
                <w:kern w:val="2"/>
                <w:shd w:val="clear" w:color="auto" w:fill="FFFFFF"/>
                <w:lang w:bidi="ar"/>
              </w:rP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120639">
            <w:pPr>
              <w:widowControl w:val="0"/>
              <w:jc w:val="both"/>
              <w:rPr>
                <w:rFonts w:hint="eastAsia"/>
                <w:color w:val="333333"/>
                <w:shd w:val="clear" w:color="auto" w:fill="FFFFFF"/>
                <w:lang w:bidi="ar"/>
              </w:rPr>
            </w:pPr>
            <w:r>
              <w:rPr>
                <w:rFonts w:hint="eastAsia"/>
                <w:color w:val="333333"/>
                <w:kern w:val="2"/>
                <w:shd w:val="clear" w:color="auto" w:fill="FFFFFF"/>
                <w:lang w:bidi="ar"/>
              </w:rPr>
              <w:t>DPM_GFSQSCX_008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85AAE5">
            <w:pPr>
              <w:widowControl w:val="0"/>
              <w:jc w:val="both"/>
              <w:rPr>
                <w:rFonts w:hint="eastAsia"/>
                <w:color w:val="333333"/>
                <w:shd w:val="clear" w:color="auto" w:fill="FFFFFF"/>
                <w:lang w:bidi="ar"/>
              </w:rPr>
            </w:pPr>
            <w:r>
              <w:rPr>
                <w:rFonts w:hint="eastAsia"/>
                <w:color w:val="333333"/>
                <w:kern w:val="2"/>
                <w:shd w:val="clear" w:color="auto" w:fill="FFFFFF"/>
                <w:lang w:bidi="ar"/>
              </w:rPr>
              <w:t>验证按不存在的授权书编号查询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EFA0C8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在“授权书编号”输入框中输入系统中不存在的值</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9BE6743">
            <w:pPr>
              <w:widowControl w:val="0"/>
              <w:numPr>
                <w:ilvl w:val="0"/>
                <w:numId w:val="31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列表展示“暂无数据”，分页显示 0 条，页面无报错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8C4A3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与预期一致，展示暂无数据，控制台无报错</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908B1E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76E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040A1E">
            <w:pPr>
              <w:widowControl w:val="0"/>
              <w:jc w:val="center"/>
              <w:rPr>
                <w:rFonts w:hint="eastAsia"/>
                <w:color w:val="333333"/>
                <w:shd w:val="clear" w:color="auto" w:fill="FFFFFF"/>
                <w:lang w:bidi="ar"/>
              </w:rPr>
            </w:pPr>
            <w:r>
              <w:rPr>
                <w:rFonts w:hint="eastAsia"/>
                <w:color w:val="333333"/>
                <w:kern w:val="2"/>
                <w:shd w:val="clear" w:color="auto" w:fill="FFFFFF"/>
                <w:lang w:bidi="ar"/>
              </w:rP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04EEE7">
            <w:pPr>
              <w:widowControl w:val="0"/>
              <w:jc w:val="both"/>
              <w:rPr>
                <w:rFonts w:hint="eastAsia"/>
                <w:color w:val="333333"/>
                <w:shd w:val="clear" w:color="auto" w:fill="FFFFFF"/>
                <w:lang w:bidi="ar"/>
              </w:rPr>
            </w:pPr>
            <w:r>
              <w:rPr>
                <w:rFonts w:hint="eastAsia"/>
                <w:color w:val="333333"/>
                <w:kern w:val="2"/>
                <w:shd w:val="clear" w:color="auto" w:fill="FFFFFF"/>
                <w:lang w:bidi="ar"/>
              </w:rPr>
              <w:t>DPM_GFSQSCX_009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4DCAC4">
            <w:pPr>
              <w:widowControl w:val="0"/>
              <w:jc w:val="both"/>
              <w:rPr>
                <w:rFonts w:hint="eastAsia"/>
                <w:color w:val="333333"/>
                <w:shd w:val="clear" w:color="auto" w:fill="FFFFFF"/>
                <w:lang w:bidi="ar"/>
              </w:rPr>
            </w:pPr>
            <w:r>
              <w:rPr>
                <w:rFonts w:hint="eastAsia"/>
                <w:color w:val="333333"/>
                <w:kern w:val="2"/>
                <w:shd w:val="clear" w:color="auto" w:fill="FFFFFF"/>
                <w:lang w:bidi="ar"/>
              </w:rPr>
              <w:t>验证授权书编号输入特殊字符查询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68998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在“授权书编号”输入框中输入 @#$%^&amp;* 等特殊字符</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点击“查询”，查看结果列表与页面提示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4D74940">
            <w:pPr>
              <w:widowControl w:val="0"/>
              <w:numPr>
                <w:ilvl w:val="0"/>
                <w:numId w:val="31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查询条件被正常接收，不产生 SQL 注入或脚本注入；无匹配数据时展示“暂无数据”，页面无报错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2221B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与预期一致，特殊字符未触发异常，展示暂无数据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7396D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945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D2D907">
            <w:pPr>
              <w:widowControl w:val="0"/>
              <w:jc w:val="center"/>
              <w:rPr>
                <w:rFonts w:hint="eastAsia"/>
                <w:color w:val="333333"/>
                <w:shd w:val="clear" w:color="auto" w:fill="FFFFFF"/>
                <w:lang w:bidi="ar"/>
              </w:rPr>
            </w:pPr>
            <w:r>
              <w:rPr>
                <w:rFonts w:hint="eastAsia"/>
                <w:color w:val="333333"/>
                <w:kern w:val="2"/>
                <w:shd w:val="clear" w:color="auto" w:fill="FFFFFF"/>
                <w:lang w:bidi="ar"/>
              </w:rP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DCC19B">
            <w:pPr>
              <w:widowControl w:val="0"/>
              <w:jc w:val="both"/>
              <w:rPr>
                <w:rFonts w:hint="eastAsia"/>
                <w:color w:val="333333"/>
                <w:shd w:val="clear" w:color="auto" w:fill="FFFFFF"/>
                <w:lang w:bidi="ar"/>
              </w:rPr>
            </w:pPr>
            <w:r>
              <w:rPr>
                <w:rFonts w:hint="eastAsia"/>
                <w:color w:val="333333"/>
                <w:kern w:val="2"/>
                <w:shd w:val="clear" w:color="auto" w:fill="FFFFFF"/>
                <w:lang w:bidi="ar"/>
              </w:rPr>
              <w:t>DPM_GFSQSCX_010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FC058A">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验证按授权书状态查询-已签署</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6D5BB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在“授权书状态”下拉中选择“已签署”</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657558">
            <w:pPr>
              <w:widowControl w:val="0"/>
              <w:numPr>
                <w:ilvl w:val="0"/>
                <w:numId w:val="31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列表仅展示“授权书状态”为“已签署”的记录，分页总数同步刷新；无匹配数据时展示“暂无数据”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538B5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与预期一致，返回记录的“授权书状态”均为“已签署”，筛选结果正确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1517F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0E6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F3DB11">
            <w:pPr>
              <w:widowControl w:val="0"/>
              <w:jc w:val="center"/>
              <w:rPr>
                <w:rFonts w:hint="eastAsia"/>
                <w:color w:val="333333"/>
                <w:shd w:val="clear" w:color="auto" w:fill="FFFFFF"/>
                <w:lang w:bidi="ar"/>
              </w:rPr>
            </w:pPr>
            <w:r>
              <w:rPr>
                <w:rFonts w:hint="eastAsia"/>
                <w:color w:val="333333"/>
                <w:kern w:val="2"/>
                <w:shd w:val="clear" w:color="auto" w:fill="FFFFFF"/>
                <w:lang w:bidi="ar"/>
              </w:rPr>
              <w:t>11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27CE46">
            <w:pPr>
              <w:widowControl w:val="0"/>
              <w:jc w:val="both"/>
              <w:rPr>
                <w:rFonts w:hint="eastAsia"/>
                <w:color w:val="333333"/>
                <w:shd w:val="clear" w:color="auto" w:fill="FFFFFF"/>
                <w:lang w:bidi="ar"/>
              </w:rPr>
            </w:pPr>
            <w:r>
              <w:rPr>
                <w:rFonts w:hint="eastAsia"/>
                <w:color w:val="333333"/>
                <w:kern w:val="2"/>
                <w:shd w:val="clear" w:color="auto" w:fill="FFFFFF"/>
                <w:lang w:bidi="ar"/>
              </w:rPr>
              <w:t>DPM_GFSQSCX_011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214EFC">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验证按授权书状态查询-已过期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E0079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在“授权书状态”下拉中选择“已过期”</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910BCB">
            <w:pPr>
              <w:widowControl w:val="0"/>
              <w:numPr>
                <w:ilvl w:val="0"/>
                <w:numId w:val="31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列表仅展示“授权书状态”为“已过期”的记录，分页总数同步刷新；无匹配数据时展示“暂无数据”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7E4AF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与预期一致，返回记录的“授权书状态”均为“已过期”，筛选结果正确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0E552B">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AA4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3263C4">
            <w:pPr>
              <w:widowControl w:val="0"/>
              <w:jc w:val="center"/>
              <w:rPr>
                <w:rFonts w:hint="eastAsia"/>
                <w:color w:val="333333"/>
                <w:shd w:val="clear" w:color="auto" w:fill="FFFFFF"/>
                <w:lang w:bidi="ar"/>
              </w:rPr>
            </w:pPr>
            <w:r>
              <w:rPr>
                <w:rFonts w:hint="eastAsia"/>
                <w:color w:val="333333"/>
                <w:kern w:val="2"/>
                <w:shd w:val="clear" w:color="auto" w:fill="FFFFFF"/>
                <w:lang w:bidi="ar"/>
              </w:rPr>
              <w:t>12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2A2986">
            <w:pPr>
              <w:widowControl w:val="0"/>
              <w:jc w:val="both"/>
              <w:rPr>
                <w:rFonts w:hint="eastAsia"/>
                <w:color w:val="333333"/>
                <w:shd w:val="clear" w:color="auto" w:fill="FFFFFF"/>
                <w:lang w:bidi="ar"/>
              </w:rPr>
            </w:pPr>
            <w:r>
              <w:rPr>
                <w:rFonts w:hint="eastAsia"/>
                <w:color w:val="333333"/>
                <w:kern w:val="2"/>
                <w:shd w:val="clear" w:color="auto" w:fill="FFFFFF"/>
                <w:lang w:bidi="ar"/>
              </w:rPr>
              <w:t>DPM_GFSQSCX_012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87D2EC">
            <w:pPr>
              <w:widowControl w:val="0"/>
              <w:jc w:val="both"/>
              <w:rPr>
                <w:rFonts w:hint="eastAsia"/>
                <w:color w:val="333333"/>
                <w:shd w:val="clear" w:color="auto" w:fill="FFFFFF"/>
                <w:lang w:bidi="ar"/>
              </w:rPr>
            </w:pPr>
            <w:r>
              <w:rPr>
                <w:rFonts w:hint="eastAsia"/>
                <w:color w:val="333333"/>
                <w:kern w:val="2"/>
                <w:shd w:val="clear" w:color="auto" w:fill="FFFFFF"/>
                <w:lang w:bidi="ar"/>
              </w:rPr>
              <w:t>验证按授权书状态查询-已撤销</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B3680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1．进入“产品交易-数据供方授权书”页面</w:t>
            </w:r>
            <w:r>
              <w:rPr>
                <w:rFonts w:hint="eastAsia"/>
                <w:color w:val="333333"/>
                <w:kern w:val="2"/>
                <w:shd w:val="clear" w:color="auto" w:fill="FFFFFF"/>
                <w:lang w:bidi="ar"/>
              </w:rPr>
              <w:br w:type="textWrapping"/>
            </w:r>
            <w:r>
              <w:rPr>
                <w:rFonts w:hint="eastAsia"/>
                <w:color w:val="333333"/>
                <w:kern w:val="2"/>
                <w:shd w:val="clear" w:color="auto" w:fill="FFFFFF"/>
                <w:lang w:bidi="ar"/>
              </w:rPr>
              <w:t>在“授权书状态”下拉中选择“已撤销”</w:t>
            </w:r>
            <w:r>
              <w:rPr>
                <w:rFonts w:hint="eastAsia"/>
                <w:color w:val="333333"/>
                <w:kern w:val="2"/>
                <w:shd w:val="clear" w:color="auto" w:fill="FFFFFF"/>
                <w:lang w:bidi="ar"/>
              </w:rPr>
              <w:br w:type="textWrapping"/>
            </w:r>
            <w:r>
              <w:rPr>
                <w:rFonts w:hint="eastAsia"/>
                <w:color w:val="333333"/>
                <w:kern w:val="2"/>
                <w:shd w:val="clear" w:color="auto" w:fill="FFFFFF"/>
                <w:lang w:bidi="ar"/>
              </w:rPr>
              <w:t>点击“查询”，查看结果列表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AA822D">
            <w:pPr>
              <w:widowControl w:val="0"/>
              <w:numPr>
                <w:ilvl w:val="0"/>
                <w:numId w:val="31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列表仅展示“授权书状态”为“已撤销”的记录，分页总数同步刷新；无匹配数据时展示“暂无数据”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50C39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与预期一致，返回记录的“授权书状态”均为“已撤销”，筛选结果正确</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D6BC65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AA4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DPM_GFSQSCX_013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验证按产品授权方查询</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B3680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2．在产品授权方输入框输入产品授权方名称</w:t>
            </w:r>
            <w:r>
              <w:br/>
            </w:r>
            <w:r>
              <w:rPr>
                <w:rFonts w:hint="eastAsia"/>
                <w:color w:val="333333"/>
                <w:kern w:val="2"/>
                <w:shd w:val="clear" w:color="auto" w:fill="FFFFFF"/>
                <w:lang w:bidi="ar"/>
              </w:rPr>
              <w:t>3．点击“查询”按钮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列表仅展示所选产品授权方的授权书记录，分页总数同步刷新；无匹配数据时展示“暂无数据”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6E65BF25">
      <w:pPr>
        <w:pStyle w:val="6"/>
        <w:widowControl/>
        <w:numPr>
          <w:ilvl w:val="3"/>
          <w:numId w:val="6"/>
        </w:numPr>
        <w:jc w:val="left"/>
      </w:pPr>
      <w:r>
        <w:rPr>
          <w:rFonts w:hint="eastAsia" w:ascii="Calibri" w:hAnsi="Calibri" w:cs="宋体"/>
        </w:rPr>
        <w:t>数据供方授权书详情</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F3E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062EAAC">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D1A89D">
            <w:pPr>
              <w:widowControl w:val="0"/>
              <w:jc w:val="both"/>
              <w:rPr>
                <w:rFonts w:hint="eastAsia"/>
                <w:color w:val="000000"/>
              </w:rPr>
            </w:pPr>
            <w:r>
              <w:rPr>
                <w:rFonts w:hint="eastAsia"/>
                <w:color w:val="000000"/>
                <w:kern w:val="2"/>
                <w:lang w:eastAsia="zh-Hans" w:bidi="ar"/>
              </w:rPr>
              <w:t>数据供方授权书详情</w:t>
            </w:r>
          </w:p>
        </w:tc>
      </w:tr>
      <w:tr w14:paraId="75FF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E4C0602">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58F5012">
            <w:pPr>
              <w:widowControl w:val="0"/>
              <w:jc w:val="both"/>
              <w:rPr>
                <w:rFonts w:hint="eastAsia"/>
                <w:color w:val="000000"/>
              </w:rPr>
            </w:pPr>
            <w:r>
              <w:rPr>
                <w:rFonts w:hint="eastAsia"/>
                <w:color w:val="333333"/>
                <w:kern w:val="2"/>
                <w:shd w:val="clear" w:color="auto" w:fill="FFFFFF"/>
                <w:lang w:bidi="ar"/>
              </w:rPr>
              <w:t>2026/03/19</w:t>
            </w:r>
          </w:p>
        </w:tc>
      </w:tr>
      <w:tr w14:paraId="7ADC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97B2E48">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5AB5E58">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A4F15D0">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0476C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14C6158">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A3F2C49">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492B2A7">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4C8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9D16DDC">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2709637">
            <w:pPr>
              <w:widowControl w:val="0"/>
              <w:jc w:val="both"/>
              <w:rPr>
                <w:rFonts w:hint="eastAsia"/>
                <w:color w:val="333333"/>
                <w:shd w:val="clear" w:color="auto" w:fill="FFFFFF"/>
                <w:lang w:bidi="ar"/>
              </w:rPr>
            </w:pPr>
            <w:r>
              <w:rPr>
                <w:rFonts w:hint="eastAsia"/>
                <w:color w:val="333333"/>
                <w:kern w:val="2"/>
                <w:shd w:val="clear" w:color="auto" w:fill="FFFFFF"/>
                <w:lang w:bidi="ar"/>
              </w:rPr>
              <w:t>DPM_GFSQSXQ_001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3FC193">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CF21F8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6FAFA8C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2．在列表选择对应授权书</w:t>
            </w:r>
          </w:p>
          <w:p w14:paraId="40EA99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3．点击“详情”按钮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3027CA9">
            <w:pPr>
              <w:widowControl w:val="0"/>
              <w:numPr>
                <w:ilvl w:val="0"/>
                <w:numId w:val="31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展示授权书基本信息、授权范围、授权期限、授权书正文等内容</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1750CC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78F12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1C4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E4EE9D5">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6D474D">
            <w:pPr>
              <w:widowControl w:val="0"/>
              <w:jc w:val="both"/>
              <w:rPr>
                <w:rFonts w:hint="eastAsia"/>
                <w:color w:val="333333"/>
                <w:shd w:val="clear" w:color="auto" w:fill="FFFFFF"/>
                <w:lang w:bidi="ar"/>
              </w:rPr>
            </w:pPr>
            <w:r>
              <w:rPr>
                <w:rFonts w:hint="eastAsia"/>
                <w:color w:val="333333"/>
                <w:kern w:val="2"/>
                <w:shd w:val="clear" w:color="auto" w:fill="FFFFFF"/>
                <w:lang w:bidi="ar"/>
              </w:rPr>
              <w:t>DPM_GFSQSXQ_002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553447">
            <w:pPr>
              <w:widowControl w:val="0"/>
              <w:jc w:val="both"/>
              <w:rPr>
                <w:rFonts w:hint="eastAsia"/>
                <w:color w:val="333333"/>
                <w:shd w:val="clear" w:color="auto" w:fill="FFFFFF"/>
                <w:lang w:bidi="ar"/>
              </w:rPr>
            </w:pPr>
            <w:r>
              <w:rPr>
                <w:rFonts w:hint="eastAsia"/>
                <w:color w:val="333333"/>
                <w:kern w:val="2"/>
                <w:shd w:val="clear" w:color="auto" w:fill="FFFFFF"/>
                <w:lang w:bidi="ar"/>
              </w:rPr>
              <w:t>验证详情字段完整性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2C389C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228A104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2．点击“详情”打开授权书</w:t>
            </w:r>
          </w:p>
          <w:p w14:paraId="259F645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3．核对授权范围、期限与正文</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ED92157">
            <w:pPr>
              <w:widowControl w:val="0"/>
              <w:numPr>
                <w:ilvl w:val="0"/>
                <w:numId w:val="32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授权范围、授权期限、授权书正文完整展示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E0E83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3A39B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571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27ACCF">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1D386C">
            <w:pPr>
              <w:widowControl w:val="0"/>
              <w:jc w:val="both"/>
              <w:rPr>
                <w:rFonts w:hint="eastAsia"/>
                <w:color w:val="333333"/>
                <w:shd w:val="clear" w:color="auto" w:fill="FFFFFF"/>
                <w:lang w:bidi="ar"/>
              </w:rPr>
            </w:pPr>
            <w:r>
              <w:rPr>
                <w:rFonts w:hint="eastAsia"/>
                <w:color w:val="333333"/>
                <w:kern w:val="2"/>
                <w:shd w:val="clear" w:color="auto" w:fill="FFFFFF"/>
                <w:lang w:bidi="ar"/>
              </w:rPr>
              <w:t>DPM_GFSQSXQ_003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0A5C0D">
            <w:pPr>
              <w:widowControl w:val="0"/>
              <w:jc w:val="both"/>
              <w:rPr>
                <w:rFonts w:hint="eastAsia"/>
                <w:color w:val="333333"/>
                <w:shd w:val="clear" w:color="auto" w:fill="FFFFFF"/>
                <w:lang w:bidi="ar"/>
              </w:rPr>
            </w:pPr>
            <w:r>
              <w:rPr>
                <w:rFonts w:hint="eastAsia"/>
                <w:color w:val="333333"/>
                <w:kern w:val="2"/>
                <w:shd w:val="clear" w:color="auto" w:fill="FFFFFF"/>
                <w:lang w:bidi="ar"/>
              </w:rPr>
              <w:t>验证关闭授权书详情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C7A503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6B65151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2．点击“详情”打开详情</w:t>
            </w:r>
          </w:p>
          <w:p w14:paraId="1FE7FB6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3．点击“关闭”按钮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1A3D690">
            <w:pPr>
              <w:widowControl w:val="0"/>
              <w:numPr>
                <w:ilvl w:val="0"/>
                <w:numId w:val="32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详情关闭，返回授权书列表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6B24B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A6D12A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D658C4A">
      <w:pPr>
        <w:pStyle w:val="6"/>
        <w:widowControl/>
        <w:numPr>
          <w:ilvl w:val="3"/>
          <w:numId w:val="6"/>
        </w:numPr>
        <w:jc w:val="left"/>
      </w:pPr>
      <w:r>
        <w:rPr>
          <w:rFonts w:hint="eastAsia" w:ascii="Calibri" w:hAnsi="Calibri" w:cs="宋体"/>
        </w:rPr>
        <w:t>数据供方授权书验证记录</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266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BC3C201">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F69960">
            <w:pPr>
              <w:widowControl w:val="0"/>
              <w:jc w:val="both"/>
              <w:rPr>
                <w:rFonts w:hint="eastAsia"/>
                <w:color w:val="000000"/>
              </w:rPr>
            </w:pPr>
            <w:r>
              <w:rPr>
                <w:rFonts w:hint="eastAsia"/>
                <w:color w:val="000000"/>
                <w:kern w:val="2"/>
                <w:lang w:eastAsia="zh-Hans" w:bidi="ar"/>
              </w:rPr>
              <w:t>数据供方授权书验证记录</w:t>
            </w:r>
          </w:p>
        </w:tc>
      </w:tr>
      <w:tr w14:paraId="6CE3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9CDD617">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9AFCDB">
            <w:pPr>
              <w:widowControl w:val="0"/>
              <w:jc w:val="both"/>
              <w:rPr>
                <w:rFonts w:hint="eastAsia"/>
                <w:color w:val="000000"/>
              </w:rPr>
            </w:pPr>
            <w:r>
              <w:rPr>
                <w:rFonts w:hint="eastAsia"/>
                <w:color w:val="333333"/>
                <w:kern w:val="2"/>
                <w:shd w:val="clear" w:color="auto" w:fill="FFFFFF"/>
                <w:lang w:bidi="ar"/>
              </w:rPr>
              <w:t>2026/03/19</w:t>
            </w:r>
          </w:p>
        </w:tc>
      </w:tr>
      <w:tr w14:paraId="6712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6ED79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551BA8F">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B6EDFB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8901D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E185BE9">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78AEC70">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79D42A6">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F3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A9490B1">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7FC08D">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0AAA6E">
            <w:pPr>
              <w:widowControl w:val="0"/>
              <w:jc w:val="both"/>
              <w:rPr>
                <w:rFonts w:hint="eastAsia"/>
                <w:color w:val="333333"/>
                <w:shd w:val="clear" w:color="auto" w:fill="FFFFFF"/>
                <w:lang w:bidi="ar"/>
              </w:rPr>
            </w:pPr>
            <w:r>
              <w:rPr>
                <w:rFonts w:hint="eastAsia"/>
                <w:color w:val="333333"/>
                <w:kern w:val="2"/>
                <w:shd w:val="clear" w:color="auto" w:fill="FFFFFF"/>
                <w:lang w:bidi="ar"/>
              </w:rPr>
              <w:t>验证查看授权书验证记录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43903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1A3C68B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2．在列表选择对应授权书</w:t>
            </w:r>
          </w:p>
          <w:p w14:paraId="1A89D5E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3．点击“验证记录”按钮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4DFB2D8">
            <w:pPr>
              <w:widowControl w:val="0"/>
              <w:numPr>
                <w:ilvl w:val="0"/>
                <w:numId w:val="32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展示该授权书的验证记录，包含验证时间、验证结果、验证方信息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DCDD9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2DAA8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AB5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A0A25E">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81DA06">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95E4E9">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验证验证记录按时间排序</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7B721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42D5E0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2．点击“验证记录”</w:t>
            </w:r>
          </w:p>
          <w:p w14:paraId="22230A3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3．查看记录时间顺序</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54BAE35">
            <w:pPr>
              <w:widowControl w:val="0"/>
              <w:numPr>
                <w:ilvl w:val="0"/>
                <w:numId w:val="32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记录按验证时间倒序展示，最新记录在最前</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66F30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855FB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1D0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AC81AF2">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9BEB1EC">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BC75E3">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00366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0D7D18B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2．选择无验证记录的授权书</w:t>
            </w:r>
          </w:p>
          <w:p w14:paraId="132A42B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3．点击“验证记录”按钮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74ECB63">
            <w:pPr>
              <w:widowControl w:val="0"/>
              <w:numPr>
                <w:ilvl w:val="0"/>
                <w:numId w:val="32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验证记录列表展示暂无数据，页面无报错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4DD6B7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6F4C54">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4713C80">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2ACB5A">
            <w:pPr>
              <w:widowControl w:val="0"/>
              <w:jc w:val="both"/>
              <w:rPr>
                <w:rFonts w:hint="eastAsia"/>
                <w:color w:val="333333"/>
                <w:shd w:val="clear" w:color="auto" w:fill="FFFFFF"/>
                <w:lang w:bidi="ar"/>
              </w:rPr>
            </w:pPr>
            <w:r>
              <w:rPr>
                <w:rFonts w:hint="eastAsia"/>
                <w:color w:val="333333"/>
                <w:kern w:val="2"/>
                <w:shd w:val="clear" w:color="auto" w:fill="FFFFFF"/>
                <w:lang w:bidi="ar"/>
              </w:rPr>
              <w:t>DPM_GFSQSYZJL_004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C7EECB">
            <w:pPr>
              <w:widowControl w:val="0"/>
              <w:jc w:val="both"/>
              <w:rPr>
                <w:rFonts w:hint="eastAsia"/>
                <w:color w:val="333333"/>
                <w:shd w:val="clear" w:color="auto" w:fill="FFFFFF"/>
                <w:lang w:bidi="ar"/>
              </w:rPr>
            </w:pPr>
            <w:r>
              <w:rPr>
                <w:rFonts w:hint="eastAsia"/>
                <w:color w:val="333333"/>
                <w:kern w:val="2"/>
                <w:shd w:val="clear" w:color="auto" w:fill="FFFFFF"/>
                <w:lang w:bidi="ar"/>
              </w:rPr>
              <w:t>验证验证记录详情</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数据供方授权书”页面</w:t>
            </w:r>
          </w:p>
          <w:p w14:paraId="4BD6C0F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2．点击“验证记录”进入列表</w:t>
            </w:r>
          </w:p>
          <w:p w14:paraId="08B5B67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3．选择一条记录查看详情</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E2510C6">
            <w:pPr>
              <w:widowControl w:val="0"/>
              <w:numPr>
                <w:ilvl w:val="0"/>
                <w:numId w:val="32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展示验证时间、验证结果、验证方及失败原因（如有）</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F01623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2162C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验证按验证时间查询验证记录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3．选择验证时间范围</w:t>
            </w:r>
            <w:r>
              <w:br/>
            </w:r>
            <w:r>
              <w:rPr>
                <w:rFonts w:hint="eastAsia"/>
                <w:color w:val="333333"/>
                <w:kern w:val="2"/>
                <w:shd w:val="clear" w:color="auto" w:fill="FFFFFF"/>
                <w:lang w:bidi="ar"/>
              </w:rPr>
              <w:t>4．点击“查询”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列表展示所选时间范围内的验证记录，时间范围外的不展示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6</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DPM_GFSQSYZJL_006</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验证按验证结果查询验证记录</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3．验证结果选择“验证成功”或“验证失败”</w:t>
            </w:r>
            <w:r>
              <w:br/>
            </w:r>
            <w:r>
              <w:rPr>
                <w:rFonts w:hint="eastAsia"/>
                <w:color w:val="333333"/>
                <w:kern w:val="2"/>
                <w:shd w:val="clear" w:color="auto" w:fill="FFFFFF"/>
                <w:lang w:bidi="ar"/>
              </w:rPr>
              <w:t>4．点击“查询”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列表仅展示所选验证结果的记录，分页总数同步刷新；无匹配数据时展示“暂无数据”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7</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DPM_GFSQSYZJL_007</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验证验证记录字段完整性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3．核对列表字段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列表字段包含产品名称、产品类型、数据需求方、产品授权方、授权方式、验证时间、验证结果，字段完整展示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8</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DPM_GFSQSYZJL_008</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验证按验证结果查询-验证成功</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3．验证结果选择“验证成功”</w:t>
            </w:r>
            <w:r>
              <w:br/>
            </w:r>
            <w:r>
              <w:rPr>
                <w:rFonts w:hint="eastAsia"/>
                <w:color w:val="333333"/>
                <w:kern w:val="2"/>
                <w:shd w:val="clear" w:color="auto" w:fill="FFFFFF"/>
                <w:lang w:bidi="ar"/>
              </w:rPr>
              <w:t>4．点击“查询”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列表仅展示验证结果为“验证成功”的记录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9</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DPM_GFSQSYZJL_009</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验证按验证结果查询-验证失败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3．验证结果选择“验证失败”</w:t>
            </w:r>
            <w:r>
              <w:br/>
            </w:r>
            <w:r>
              <w:rPr>
                <w:rFonts w:hint="eastAsia"/>
                <w:color w:val="333333"/>
                <w:kern w:val="2"/>
                <w:shd w:val="clear" w:color="auto" w:fill="FFFFFF"/>
                <w:lang w:bidi="ar"/>
              </w:rPr>
              <w:t>4．点击“查询”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列表仅展示验证结果为“验证失败”的记录；无匹配数据时展示“暂无数据”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12D6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10</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DPM_GFSQSYZJL_010</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验证重置查询条件</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20DD4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2．点击“验证记录”进入验证记录页面</w:t>
            </w:r>
            <w:r>
              <w:br/>
            </w:r>
            <w:r>
              <w:rPr>
                <w:rFonts w:hint="eastAsia"/>
                <w:color w:val="333333"/>
                <w:kern w:val="2"/>
                <w:shd w:val="clear" w:color="auto" w:fill="FFFFFF"/>
                <w:lang w:bidi="ar"/>
              </w:rPr>
              <w:t>3．设置验证时间和验证结果并点击“查询”</w:t>
            </w:r>
            <w:r>
              <w:br/>
            </w:r>
            <w:r>
              <w:rPr>
                <w:rFonts w:hint="eastAsia"/>
                <w:color w:val="333333"/>
                <w:kern w:val="2"/>
                <w:shd w:val="clear" w:color="auto" w:fill="FFFFFF"/>
                <w:lang w:bidi="ar"/>
              </w:rPr>
              <w:t>4．点击“重置”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查询条件清空，列表恢复展示全部验证记录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D658C4A">
      <w:pPr>
        <w:pStyle w:val="6"/>
        <w:widowControl/>
        <w:numPr>
          <w:ilvl w:val="3"/>
          <w:numId w:val="6"/>
        </w:numPr>
        <w:jc w:val="left"/>
      </w:pPr>
      <w:r>
        <w:rPr>
          <w:rFonts w:hint="eastAsia" w:ascii="Calibri" w:hAnsi="Calibri" w:cs="宋体"/>
        </w:rPr>
        <w:t xml:space="preserve">数据供方授权书签署</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266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数据供方授权书签署</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F69960">
            <w:pPr>
              <w:widowControl w:val="0"/>
              <w:jc w:val="both"/>
              <w:rPr>
                <w:rFonts w:hint="eastAsia"/>
                <w:color w:val="000000"/>
              </w:rPr>
            </w:pPr>
            <w:r>
              <w:rPr>
                <w:rFonts w:hint="eastAsia"/>
                <w:color w:val="000000"/>
                <w:kern w:val="2"/>
                <w:lang w:eastAsia="zh-Hans" w:bidi="ar"/>
              </w:rPr>
              <w:t>数据供方授权书验证记录</w:t>
            </w:r>
          </w:p>
        </w:tc>
      </w:tr>
      <w:tr w14:paraId="6CE3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2026/10/25</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9AFCDB">
            <w:pPr>
              <w:widowControl w:val="0"/>
              <w:jc w:val="both"/>
              <w:rPr>
                <w:rFonts w:hint="eastAsia"/>
                <w:color w:val="000000"/>
              </w:rPr>
            </w:pPr>
            <w:r>
              <w:rPr>
                <w:rFonts w:hint="eastAsia"/>
                <w:color w:val="333333"/>
                <w:kern w:val="2"/>
                <w:shd w:val="clear" w:color="auto" w:fill="FFFFFF"/>
                <w:lang w:bidi="ar"/>
              </w:rPr>
              <w:t>2026/03/19</w:t>
            </w:r>
          </w:p>
        </w:tc>
      </w:tr>
      <w:tr w14:paraId="6712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6ED79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551BA8F">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B6EDFB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8901D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E185BE9">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78AEC70">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79D42A6">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F3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DPM_GFSQSQS_001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验证授权书签署后状态与签署时间展示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43903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2．选择已签署的授权书</w:t>
            </w:r>
            <w:r>
              <w:br/>
            </w:r>
            <w:r>
              <w:rPr>
                <w:rFonts w:hint="eastAsia"/>
                <w:color w:val="333333"/>
                <w:kern w:val="2"/>
                <w:shd w:val="clear" w:color="auto" w:fill="FFFFFF"/>
                <w:lang w:bidi="ar"/>
              </w:rPr>
              <w:t>3．查看“授权书状态”与“签署时间”字段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授权书状态展示为“已签署”，签署时间正确展示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3D658C4A">
      <w:pPr>
        <w:pStyle w:val="6"/>
        <w:widowControl/>
        <w:numPr>
          <w:ilvl w:val="3"/>
          <w:numId w:val="6"/>
        </w:numPr>
        <w:jc w:val="left"/>
      </w:pPr>
      <w:r>
        <w:rPr>
          <w:rFonts w:hint="eastAsia" w:ascii="Calibri" w:hAnsi="Calibri" w:cs="宋体"/>
        </w:rPr>
        <w:t xml:space="preserve">数据供方授权书过期</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266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数据供方授权书过期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F69960">
            <w:pPr>
              <w:widowControl w:val="0"/>
              <w:jc w:val="both"/>
              <w:rPr>
                <w:rFonts w:hint="eastAsia"/>
                <w:color w:val="000000"/>
              </w:rPr>
            </w:pPr>
            <w:r>
              <w:rPr>
                <w:rFonts w:hint="eastAsia"/>
                <w:color w:val="000000"/>
                <w:kern w:val="2"/>
                <w:lang w:eastAsia="zh-Hans" w:bidi="ar"/>
              </w:rPr>
              <w:t>数据供方授权书验证记录</w:t>
            </w:r>
          </w:p>
        </w:tc>
      </w:tr>
      <w:tr w14:paraId="6CE3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r>
              <w:t>2026/10/25</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9AFCDB">
            <w:pPr>
              <w:widowControl w:val="0"/>
              <w:jc w:val="both"/>
              <w:rPr>
                <w:rFonts w:hint="eastAsia"/>
                <w:color w:val="000000"/>
              </w:rPr>
            </w:pPr>
            <w:r>
              <w:rPr>
                <w:rFonts w:hint="eastAsia"/>
                <w:color w:val="333333"/>
                <w:kern w:val="2"/>
                <w:shd w:val="clear" w:color="auto" w:fill="FFFFFF"/>
                <w:lang w:bidi="ar"/>
              </w:rPr>
              <w:t>2026/03/19</w:t>
            </w:r>
          </w:p>
        </w:tc>
      </w:tr>
      <w:tr w14:paraId="6712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66ED79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551BA8F">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B6EDFB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8901D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E185BE9">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78AEC70">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79D42A6">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AF3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DPM_GFSQSGQ_001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验证授权书过期后状态展示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43903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2．选择已过期的授权书</w:t>
            </w:r>
            <w:r>
              <w:br/>
            </w:r>
            <w:r>
              <w:rPr>
                <w:rFonts w:hint="eastAsia"/>
                <w:color w:val="333333"/>
                <w:kern w:val="2"/>
                <w:shd w:val="clear" w:color="auto" w:fill="FFFFFF"/>
                <w:lang w:bidi="ar"/>
              </w:rPr>
              <w:t>3．查看“授权书状态”字段</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授权书状态展示为“已过期”</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r w14:paraId="0AB5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DPM_GFSQSGQ_002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验证授权书过期后接口调用失败</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7B721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1．进入“产品交易 - 数据供方授权书”页面</w:t>
            </w:r>
            <w:r>
              <w:br/>
            </w:r>
            <w:r>
              <w:rPr>
                <w:rFonts w:hint="eastAsia"/>
                <w:color w:val="333333"/>
                <w:kern w:val="2"/>
                <w:shd w:val="clear" w:color="auto" w:fill="FFFFFF"/>
                <w:lang w:bidi="ar"/>
              </w:rPr>
              <w:t>2．选择已过期的授权书</w:t>
            </w:r>
            <w:r>
              <w:br/>
            </w:r>
            <w:r>
              <w:rPr>
                <w:rFonts w:hint="eastAsia"/>
                <w:color w:val="333333"/>
                <w:kern w:val="2"/>
                <w:shd w:val="clear" w:color="auto" w:fill="FFFFFF"/>
                <w:lang w:bidi="ar"/>
              </w:rPr>
              <w:t>3．使用该授权书调用对应数据产品接口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
              <w:t>产品接口调用不成功，返回授权已过期/失效</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r>
              <w:t>通过</w:t>
            </w:r>
          </w:p>
        </w:tc>
      </w:tr>
    </w:tbl>
    <w:p w14:paraId="5D10D21B">
      <w:pPr>
        <w:pStyle w:val="4"/>
        <w:widowControl/>
        <w:numPr>
          <w:ilvl w:val="1"/>
          <w:numId w:val="6"/>
        </w:numPr>
        <w:rPr>
          <w:rFonts w:ascii="Arial" w:hAnsi="Arial" w:eastAsia="黑体" w:cs="黑体"/>
        </w:rPr>
      </w:pPr>
      <w:bookmarkStart w:id="81" w:name="_Toc243568560"/>
      <w:r>
        <w:rPr>
          <w:rFonts w:hint="eastAsia" w:ascii="Arial" w:hAnsi="Arial" w:eastAsia="黑体" w:cs="黑体"/>
        </w:rPr>
        <w:t>财务管理</w:t>
      </w:r>
      <w:bookmarkEnd w:id="81"/>
    </w:p>
    <w:p w14:paraId="69593EC8">
      <w:pPr>
        <w:pStyle w:val="5"/>
        <w:widowControl/>
        <w:numPr>
          <w:ilvl w:val="2"/>
          <w:numId w:val="6"/>
        </w:numPr>
        <w:jc w:val="left"/>
      </w:pPr>
      <w:r>
        <w:rPr>
          <w:rFonts w:hint="eastAsia" w:ascii="Calibri" w:hAnsi="Calibri" w:cs="宋体"/>
        </w:rPr>
        <w:t>对公收款账户</w:t>
      </w:r>
    </w:p>
    <w:p w14:paraId="1FCA6ADB">
      <w:pPr>
        <w:pStyle w:val="6"/>
        <w:widowControl/>
        <w:numPr>
          <w:ilvl w:val="3"/>
          <w:numId w:val="6"/>
        </w:numPr>
        <w:jc w:val="left"/>
      </w:pPr>
      <w:r>
        <w:rPr>
          <w:rFonts w:hint="eastAsia" w:ascii="Calibri" w:hAnsi="Calibri" w:cs="宋体"/>
        </w:rPr>
        <w:t>对公收款账户列表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6F9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372122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2E22CD">
            <w:pPr>
              <w:widowControl w:val="0"/>
              <w:jc w:val="both"/>
              <w:rPr>
                <w:rFonts w:hint="eastAsia"/>
                <w:color w:val="000000"/>
              </w:rPr>
            </w:pPr>
            <w:r>
              <w:rPr>
                <w:rFonts w:hint="eastAsia"/>
                <w:color w:val="000000"/>
                <w:kern w:val="2"/>
                <w:lang w:eastAsia="zh-Hans" w:bidi="ar"/>
              </w:rPr>
              <w:t>对公收款账户列表</w:t>
            </w:r>
          </w:p>
        </w:tc>
      </w:tr>
      <w:tr w14:paraId="2753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D6FC4CA">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DD2EA9">
            <w:pPr>
              <w:widowControl w:val="0"/>
              <w:jc w:val="both"/>
              <w:rPr>
                <w:rFonts w:hint="eastAsia"/>
                <w:color w:val="000000"/>
              </w:rPr>
            </w:pPr>
            <w:r>
              <w:rPr>
                <w:rFonts w:hint="eastAsia"/>
                <w:color w:val="333333"/>
                <w:kern w:val="2"/>
                <w:shd w:val="clear" w:color="auto" w:fill="FFFFFF"/>
                <w:lang w:bidi="ar"/>
              </w:rPr>
              <w:t>2026/03/19</w:t>
            </w:r>
          </w:p>
        </w:tc>
      </w:tr>
      <w:tr w14:paraId="1ECF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3591EF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D0680C4">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D86A32A">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12E526E">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91D2D6F">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F64F59B">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F2F25EF">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715F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62BD1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FCECA6">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F0F9F95">
            <w:pPr>
              <w:widowControl w:val="0"/>
              <w:jc w:val="both"/>
              <w:rPr>
                <w:rFonts w:hint="eastAsia"/>
                <w:color w:val="333333"/>
                <w:shd w:val="clear" w:color="auto" w:fill="FFFFFF"/>
                <w:lang w:bidi="ar"/>
              </w:rPr>
            </w:pPr>
            <w:r>
              <w:rPr>
                <w:rFonts w:hint="eastAsia"/>
                <w:color w:val="333333"/>
                <w:kern w:val="2"/>
                <w:shd w:val="clear" w:color="auto" w:fill="FFFFFF"/>
                <w:lang w:bidi="ar"/>
              </w:rPr>
              <w:t>验证对公收款账户列表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569D39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27E75E7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2．查看账户列表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1FB273">
            <w:pPr>
              <w:widowControl w:val="0"/>
              <w:numPr>
                <w:ilvl w:val="0"/>
                <w:numId w:val="32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展示对公收款账户列表，字段包含：账户名称、开户银行、银行账号、账户状态、创建时间、操作；页面不提供查询条件区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0DE0F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7C088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480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06D3EC">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FCAFF8">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8F78F85">
            <w:pPr>
              <w:widowControl w:val="0"/>
              <w:jc w:val="both"/>
              <w:rPr>
                <w:rFonts w:hint="eastAsia"/>
                <w:color w:val="333333"/>
                <w:shd w:val="clear" w:color="auto" w:fill="FFFFFF"/>
                <w:lang w:bidi="ar"/>
              </w:rPr>
            </w:pPr>
            <w:r>
              <w:rPr>
                <w:rFonts w:hint="eastAsia"/>
                <w:color w:val="333333"/>
                <w:kern w:val="2"/>
                <w:shd w:val="clear" w:color="auto" w:fill="FFFFFF"/>
                <w:lang w:bidi="ar"/>
              </w:rPr>
              <w:t>验证对公收款账户空数据展示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C499A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5EC9B6D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2．在无账户数据时查看列表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B772A4B">
            <w:pPr>
              <w:widowControl w:val="0"/>
              <w:numPr>
                <w:ilvl w:val="0"/>
                <w:numId w:val="32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59E6C3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A971D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E16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90E084">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020B28">
            <w:pPr>
              <w:widowControl w:val="0"/>
              <w:jc w:val="both"/>
              <w:rPr>
                <w:rFonts w:hint="eastAsia"/>
                <w:color w:val="333333"/>
                <w:shd w:val="clear" w:color="auto" w:fill="FFFFFF"/>
                <w:lang w:bidi="ar"/>
              </w:rPr>
            </w:pPr>
            <w:r>
              <w:rPr>
                <w:rFonts w:hint="eastAsia"/>
                <w:color w:val="333333"/>
                <w:kern w:val="2"/>
                <w:shd w:val="clear" w:color="auto" w:fill="FFFFFF"/>
                <w:lang w:bidi="ar"/>
              </w:rPr>
              <w:t>DPM_DGSKZHLB_003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872EA41">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B9188A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1934E5C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1D60059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3．查看账户状态展示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7C36D31">
            <w:pPr>
              <w:widowControl w:val="0"/>
              <w:numPr>
                <w:ilvl w:val="0"/>
                <w:numId w:val="32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字段包含账户名称、开户银行、银行账号、账户状态、创建时间、操作</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40A38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CE4AC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1C51C6F6">
      <w:pPr>
        <w:pStyle w:val="6"/>
        <w:widowControl/>
        <w:numPr>
          <w:ilvl w:val="3"/>
          <w:numId w:val="6"/>
        </w:numPr>
        <w:jc w:val="left"/>
      </w:pPr>
      <w:r>
        <w:rPr>
          <w:rFonts w:hint="eastAsia" w:ascii="Calibri" w:hAnsi="Calibri" w:cs="宋体"/>
        </w:rPr>
        <w:t>新建对公收款账户</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2CB0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84A93FA">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1B91AC">
            <w:pPr>
              <w:widowControl w:val="0"/>
              <w:jc w:val="both"/>
              <w:rPr>
                <w:rFonts w:hint="eastAsia"/>
                <w:color w:val="000000"/>
              </w:rPr>
            </w:pPr>
            <w:r>
              <w:rPr>
                <w:rFonts w:hint="eastAsia"/>
                <w:color w:val="000000"/>
                <w:kern w:val="2"/>
                <w:lang w:eastAsia="zh-Hans" w:bidi="ar"/>
              </w:rPr>
              <w:t>新建对公收款账户</w:t>
            </w:r>
          </w:p>
        </w:tc>
      </w:tr>
      <w:tr w14:paraId="0EEF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0D2CF01">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5C0319">
            <w:pPr>
              <w:widowControl w:val="0"/>
              <w:jc w:val="both"/>
              <w:rPr>
                <w:rFonts w:hint="eastAsia"/>
                <w:color w:val="000000"/>
              </w:rPr>
            </w:pPr>
            <w:r>
              <w:rPr>
                <w:rFonts w:hint="eastAsia"/>
                <w:color w:val="333333"/>
                <w:kern w:val="2"/>
                <w:shd w:val="clear" w:color="auto" w:fill="FFFFFF"/>
                <w:lang w:bidi="ar"/>
              </w:rPr>
              <w:t>2026/03/19</w:t>
            </w:r>
          </w:p>
        </w:tc>
      </w:tr>
      <w:tr w14:paraId="09C6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D3CA266">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A2EF597">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6906B7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D77D95F">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9DAF83D">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0721720">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3EDEDBB">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F1D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105CA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7BEE33C">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203E9B">
            <w:pPr>
              <w:widowControl w:val="0"/>
              <w:jc w:val="both"/>
              <w:rPr>
                <w:rFonts w:hint="eastAsia"/>
                <w:color w:val="333333"/>
                <w:shd w:val="clear" w:color="auto" w:fill="FFFFFF"/>
                <w:lang w:bidi="ar"/>
              </w:rPr>
            </w:pPr>
            <w:r>
              <w:rPr>
                <w:rFonts w:hint="eastAsia"/>
                <w:color w:val="333333"/>
                <w:kern w:val="2"/>
                <w:shd w:val="clear" w:color="auto" w:fill="FFFFFF"/>
                <w:lang w:bidi="ar"/>
              </w:rPr>
              <w:t>验证新建对公收款账户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0E709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3E011D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2．点击“新建对公收款账户”按钮</w:t>
            </w:r>
          </w:p>
          <w:p w14:paraId="4BCC1CD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3．输入账户名称、开户银行、银行账号、开户支行</w:t>
            </w:r>
          </w:p>
          <w:p w14:paraId="707BDA0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A67D133">
            <w:pPr>
              <w:widowControl w:val="0"/>
              <w:numPr>
                <w:ilvl w:val="0"/>
                <w:numId w:val="32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新建成功，列表新增该对公收款账户记录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BD1743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63F79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AE9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CCBC5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630DFB">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1C39FD">
            <w:pPr>
              <w:widowControl w:val="0"/>
              <w:jc w:val="both"/>
              <w:rPr>
                <w:rFonts w:hint="eastAsia"/>
                <w:color w:val="333333"/>
                <w:shd w:val="clear" w:color="auto" w:fill="FFFFFF"/>
                <w:lang w:bidi="ar"/>
              </w:rPr>
            </w:pPr>
            <w:r>
              <w:rPr>
                <w:rFonts w:hint="eastAsia"/>
                <w:color w:val="333333"/>
                <w:kern w:val="2"/>
                <w:shd w:val="clear" w:color="auto" w:fill="FFFFFF"/>
                <w:lang w:bidi="ar"/>
              </w:rPr>
              <w:t>验证新建时必填字段为空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5E976A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5879B30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2．点击“新建对公收款账户”按钮</w:t>
            </w:r>
          </w:p>
          <w:p w14:paraId="4FD686A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3．账户名称、开户银行、银行账号任一项为空</w:t>
            </w:r>
          </w:p>
          <w:p w14:paraId="73F9D1A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1ED951D">
            <w:pPr>
              <w:widowControl w:val="0"/>
              <w:numPr>
                <w:ilvl w:val="0"/>
                <w:numId w:val="33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7E6D7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39AE8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885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A4E309">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A6C47C">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CC9853">
            <w:pPr>
              <w:widowControl w:val="0"/>
              <w:jc w:val="both"/>
              <w:rPr>
                <w:rFonts w:hint="eastAsia"/>
                <w:color w:val="333333"/>
                <w:shd w:val="clear" w:color="auto" w:fill="FFFFFF"/>
                <w:lang w:bidi="ar"/>
              </w:rPr>
            </w:pPr>
            <w:r>
              <w:rPr>
                <w:rFonts w:hint="eastAsia"/>
                <w:color w:val="333333"/>
                <w:kern w:val="2"/>
                <w:shd w:val="clear" w:color="auto" w:fill="FFFFFF"/>
                <w:lang w:bidi="ar"/>
              </w:rPr>
              <w:t>验证新建时银行账号格式校验</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EFC62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4356B58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2．点击“新建对公收款账户”按钮</w:t>
            </w:r>
          </w:p>
          <w:p w14:paraId="707E957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3．输入非数字或长度不符的银行账号</w:t>
            </w:r>
          </w:p>
          <w:p w14:paraId="4337FFF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649B7F">
            <w:pPr>
              <w:widowControl w:val="0"/>
              <w:numPr>
                <w:ilvl w:val="0"/>
                <w:numId w:val="33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提示银行账号格式不正确，不允许提交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CAE4A6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682CA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29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F6952A">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C55CA7">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B8037D3">
            <w:pPr>
              <w:widowControl w:val="0"/>
              <w:jc w:val="both"/>
              <w:rPr>
                <w:rFonts w:hint="eastAsia"/>
                <w:color w:val="333333"/>
                <w:shd w:val="clear" w:color="auto" w:fill="FFFFFF"/>
                <w:lang w:bidi="ar"/>
              </w:rPr>
            </w:pPr>
            <w:r>
              <w:rPr>
                <w:rFonts w:hint="eastAsia"/>
                <w:color w:val="333333"/>
                <w:kern w:val="2"/>
                <w:shd w:val="clear" w:color="auto" w:fill="FFFFFF"/>
                <w:lang w:bidi="ar"/>
              </w:rPr>
              <w:t>验证取消新建对公收款账户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EA8C9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41206F4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2．点击“新建对公收款账户”并输入内容</w:t>
            </w:r>
          </w:p>
          <w:p w14:paraId="145991E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3FC03C">
            <w:pPr>
              <w:widowControl w:val="0"/>
              <w:numPr>
                <w:ilvl w:val="0"/>
                <w:numId w:val="33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弹窗关闭，列表不新增账户记录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BE8BC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05EE5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64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9D09BF">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8BC378">
            <w:pPr>
              <w:widowControl w:val="0"/>
              <w:jc w:val="both"/>
              <w:rPr>
                <w:rFonts w:hint="eastAsia"/>
                <w:color w:val="333333"/>
                <w:shd w:val="clear" w:color="auto" w:fill="FFFFFF"/>
                <w:lang w:bidi="ar"/>
              </w:rPr>
            </w:pPr>
            <w:r>
              <w:rPr>
                <w:rFonts w:hint="eastAsia"/>
                <w:color w:val="333333"/>
                <w:kern w:val="2"/>
                <w:shd w:val="clear" w:color="auto" w:fill="FFFFFF"/>
                <w:lang w:bidi="ar"/>
              </w:rPr>
              <w:t>DPM_DGSKZHXJ_005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D6BFB1">
            <w:pPr>
              <w:widowControl w:val="0"/>
              <w:jc w:val="both"/>
              <w:rPr>
                <w:rFonts w:hint="eastAsia"/>
                <w:color w:val="333333"/>
                <w:shd w:val="clear" w:color="auto" w:fill="FFFFFF"/>
                <w:lang w:bidi="ar"/>
              </w:rPr>
            </w:pPr>
            <w:r>
              <w:rPr>
                <w:rFonts w:hint="eastAsia"/>
                <w:color w:val="333333"/>
                <w:kern w:val="2"/>
                <w:shd w:val="clear" w:color="auto" w:fill="FFFFFF"/>
                <w:lang w:bidi="ar"/>
              </w:rPr>
              <w:t>验证重复创建同一对公账户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84AEC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463130E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2．点击“新建对公收款账户”</w:t>
            </w:r>
          </w:p>
          <w:p w14:paraId="682ED5E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3．输入已存在的银行账号</w:t>
            </w:r>
          </w:p>
          <w:p w14:paraId="67CFF42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FD646B9">
            <w:pPr>
              <w:widowControl w:val="0"/>
              <w:numPr>
                <w:ilvl w:val="0"/>
                <w:numId w:val="33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提示该银行账号已存在，新建失败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63F6C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FF2CB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13FFB50F">
      <w:pPr>
        <w:pStyle w:val="6"/>
        <w:widowControl/>
        <w:numPr>
          <w:ilvl w:val="3"/>
          <w:numId w:val="6"/>
        </w:numPr>
        <w:jc w:val="left"/>
      </w:pPr>
      <w:r>
        <w:rPr>
          <w:rFonts w:hint="eastAsia" w:ascii="Calibri" w:hAnsi="Calibri" w:cs="宋体"/>
        </w:rPr>
        <w:t>编辑对公收款账户</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D92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3D1BBF1">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023EEEF">
            <w:pPr>
              <w:widowControl w:val="0"/>
              <w:jc w:val="both"/>
              <w:rPr>
                <w:rFonts w:hint="eastAsia"/>
                <w:color w:val="000000"/>
              </w:rPr>
            </w:pPr>
            <w:r>
              <w:rPr>
                <w:rFonts w:hint="eastAsia"/>
                <w:color w:val="000000"/>
                <w:kern w:val="2"/>
                <w:lang w:eastAsia="zh-Hans" w:bidi="ar"/>
              </w:rPr>
              <w:t>编辑对公收款账户</w:t>
            </w:r>
          </w:p>
        </w:tc>
      </w:tr>
      <w:tr w14:paraId="3178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7136CE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4692BE">
            <w:pPr>
              <w:widowControl w:val="0"/>
              <w:jc w:val="both"/>
              <w:rPr>
                <w:rFonts w:hint="eastAsia"/>
                <w:color w:val="000000"/>
              </w:rPr>
            </w:pPr>
            <w:r>
              <w:rPr>
                <w:rFonts w:hint="eastAsia"/>
                <w:color w:val="333333"/>
                <w:kern w:val="2"/>
                <w:shd w:val="clear" w:color="auto" w:fill="FFFFFF"/>
                <w:lang w:bidi="ar"/>
              </w:rPr>
              <w:t>2026/03/19</w:t>
            </w:r>
          </w:p>
        </w:tc>
      </w:tr>
      <w:tr w14:paraId="2DE1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391E4CE">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F03A9D3">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A96C837">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58BA12C">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8B301DA">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65B057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CEDE7C5">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7A8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F5DDAF">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466494">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8D7216">
            <w:pPr>
              <w:widowControl w:val="0"/>
              <w:jc w:val="both"/>
              <w:rPr>
                <w:rFonts w:hint="eastAsia"/>
                <w:color w:val="333333"/>
                <w:shd w:val="clear" w:color="auto" w:fill="FFFFFF"/>
                <w:lang w:bidi="ar"/>
              </w:rPr>
            </w:pPr>
            <w:r>
              <w:rPr>
                <w:rFonts w:hint="eastAsia"/>
                <w:color w:val="333333"/>
                <w:kern w:val="2"/>
                <w:shd w:val="clear" w:color="auto" w:fill="FFFFFF"/>
                <w:lang w:bidi="ar"/>
              </w:rPr>
              <w:t>验证编辑对公收款账户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65E744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009EDFA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2．在列表选择对应账户</w:t>
            </w:r>
          </w:p>
          <w:p w14:paraId="69F684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3．点击“编辑”按钮并修改开户银行、银行账号</w:t>
            </w:r>
          </w:p>
          <w:p w14:paraId="3140282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550E245">
            <w:pPr>
              <w:widowControl w:val="0"/>
              <w:numPr>
                <w:ilvl w:val="0"/>
                <w:numId w:val="33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修改成功，列表展示修改后的账户信息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0527D8">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D6347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14C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82533D">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C0156A">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025D92">
            <w:pPr>
              <w:widowControl w:val="0"/>
              <w:jc w:val="both"/>
              <w:rPr>
                <w:rFonts w:hint="eastAsia"/>
                <w:color w:val="333333"/>
                <w:shd w:val="clear" w:color="auto" w:fill="FFFFFF"/>
                <w:lang w:bidi="ar"/>
              </w:rPr>
            </w:pPr>
            <w:r>
              <w:rPr>
                <w:rFonts w:hint="eastAsia"/>
                <w:color w:val="333333"/>
                <w:kern w:val="2"/>
                <w:shd w:val="clear" w:color="auto" w:fill="FFFFFF"/>
                <w:lang w:bidi="ar"/>
              </w:rPr>
              <w:t>验证取消编辑对公收款账户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4CC909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46D4CA8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2．点击“编辑”按钮并修改内容</w:t>
            </w:r>
          </w:p>
          <w:p w14:paraId="6C6966D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29A435C">
            <w:pPr>
              <w:widowControl w:val="0"/>
              <w:numPr>
                <w:ilvl w:val="0"/>
                <w:numId w:val="33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弹窗关闭，账户信息保持不变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16D56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056DA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2E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B35339">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8C8AB8">
            <w:pPr>
              <w:widowControl w:val="0"/>
              <w:jc w:val="both"/>
              <w:rPr>
                <w:rFonts w:hint="eastAsia"/>
                <w:color w:val="333333"/>
                <w:shd w:val="clear" w:color="auto" w:fill="FFFFFF"/>
                <w:lang w:bidi="ar"/>
              </w:rPr>
            </w:pPr>
            <w:r>
              <w:rPr>
                <w:rFonts w:hint="eastAsia"/>
                <w:color w:val="333333"/>
                <w:kern w:val="2"/>
                <w:shd w:val="clear" w:color="auto" w:fill="FFFFFF"/>
                <w:lang w:bidi="ar"/>
              </w:rPr>
              <w:t>DPM_DGSKZHBJ_003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FB2ACF4">
            <w:pPr>
              <w:widowControl w:val="0"/>
              <w:jc w:val="both"/>
              <w:rPr>
                <w:rFonts w:hint="eastAsia"/>
                <w:color w:val="333333"/>
                <w:shd w:val="clear" w:color="auto" w:fill="FFFFFF"/>
                <w:lang w:bidi="ar"/>
              </w:rPr>
            </w:pPr>
            <w:r>
              <w:rPr>
                <w:rFonts w:hint="eastAsia"/>
                <w:color w:val="333333"/>
                <w:kern w:val="2"/>
                <w:shd w:val="clear" w:color="auto" w:fill="FFFFFF"/>
                <w:lang w:bidi="ar"/>
              </w:rPr>
              <w:t>验证编辑时必填字段为空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4A1ED0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230DE31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w:t>
            </w:r>
          </w:p>
          <w:p w14:paraId="66CE4E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3．清空账户名称等必填项</w:t>
            </w:r>
          </w:p>
          <w:p w14:paraId="13B715A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1C62737">
            <w:pPr>
              <w:widowControl w:val="0"/>
              <w:numPr>
                <w:ilvl w:val="0"/>
                <w:numId w:val="33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提示“请输入XXX”，不允许保存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DB65BC">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0DAC7C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DF00215">
      <w:pPr>
        <w:pStyle w:val="6"/>
        <w:widowControl/>
        <w:numPr>
          <w:ilvl w:val="3"/>
          <w:numId w:val="6"/>
        </w:numPr>
        <w:jc w:val="left"/>
      </w:pPr>
      <w:r>
        <w:rPr>
          <w:rFonts w:hint="eastAsia" w:ascii="Calibri" w:hAnsi="Calibri" w:cs="宋体"/>
        </w:rPr>
        <w:t>删除对公收款账户</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6A13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B8CB46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F08B10">
            <w:pPr>
              <w:widowControl w:val="0"/>
              <w:jc w:val="both"/>
              <w:rPr>
                <w:rFonts w:hint="eastAsia"/>
                <w:color w:val="000000"/>
              </w:rPr>
            </w:pPr>
            <w:r>
              <w:rPr>
                <w:rFonts w:hint="eastAsia"/>
                <w:color w:val="000000"/>
                <w:kern w:val="2"/>
                <w:lang w:eastAsia="zh-Hans" w:bidi="ar"/>
              </w:rPr>
              <w:t>删除对公收款账户</w:t>
            </w:r>
          </w:p>
        </w:tc>
      </w:tr>
      <w:tr w14:paraId="233E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E754D2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51DCC93">
            <w:pPr>
              <w:widowControl w:val="0"/>
              <w:jc w:val="both"/>
              <w:rPr>
                <w:rFonts w:hint="eastAsia"/>
                <w:color w:val="000000"/>
              </w:rPr>
            </w:pPr>
            <w:r>
              <w:rPr>
                <w:rFonts w:hint="eastAsia"/>
                <w:color w:val="333333"/>
                <w:kern w:val="2"/>
                <w:shd w:val="clear" w:color="auto" w:fill="FFFFFF"/>
                <w:lang w:bidi="ar"/>
              </w:rPr>
              <w:t>2026/03/19</w:t>
            </w:r>
          </w:p>
        </w:tc>
      </w:tr>
      <w:tr w14:paraId="585F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D179A77">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2D8D7D7B">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8139EA4">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3B9D3F2">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B04A0A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B93701E">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241261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58F2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2D176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CE7DEC8">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5A44A5">
            <w:pPr>
              <w:widowControl w:val="0"/>
              <w:jc w:val="both"/>
              <w:rPr>
                <w:rFonts w:hint="eastAsia"/>
                <w:color w:val="333333"/>
                <w:shd w:val="clear" w:color="auto" w:fill="FFFFFF"/>
                <w:lang w:bidi="ar"/>
              </w:rPr>
            </w:pPr>
            <w:r>
              <w:rPr>
                <w:rFonts w:hint="eastAsia"/>
                <w:color w:val="333333"/>
                <w:kern w:val="2"/>
                <w:shd w:val="clear" w:color="auto" w:fill="FFFFFF"/>
                <w:lang w:bidi="ar"/>
              </w:rPr>
              <w:t>验证删除对公收款账户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084B4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193DAF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2．在列表选择对应账户</w:t>
            </w:r>
          </w:p>
          <w:p w14:paraId="6E7901C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3．点击“删除”按钮并在确认弹窗点击“确定”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459C0A">
            <w:pPr>
              <w:widowControl w:val="0"/>
              <w:numPr>
                <w:ilvl w:val="0"/>
                <w:numId w:val="33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删除成功，列表不再展示该账户</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7FEB6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7671A3">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98B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F1D866">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07B112">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20EE96">
            <w:pPr>
              <w:widowControl w:val="0"/>
              <w:jc w:val="both"/>
              <w:rPr>
                <w:rFonts w:hint="eastAsia"/>
                <w:color w:val="333333"/>
                <w:shd w:val="clear" w:color="auto" w:fill="FFFFFF"/>
                <w:lang w:bidi="ar"/>
              </w:rPr>
            </w:pPr>
            <w:r>
              <w:rPr>
                <w:rFonts w:hint="eastAsia"/>
                <w:color w:val="333333"/>
                <w:kern w:val="2"/>
                <w:shd w:val="clear" w:color="auto" w:fill="FFFFFF"/>
                <w:lang w:bidi="ar"/>
              </w:rPr>
              <w:t>验证取消删除对公收款账户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06DAB5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4A51E61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2．点击“删除”按钮</w:t>
            </w:r>
          </w:p>
          <w:p w14:paraId="42F4EBE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3．在确认弹窗点击“取消”</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909E351">
            <w:pPr>
              <w:widowControl w:val="0"/>
              <w:numPr>
                <w:ilvl w:val="0"/>
                <w:numId w:val="33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弹窗关闭，账户记录保持不变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62665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FC7E6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F9D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8885B36">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201BBB">
            <w:pPr>
              <w:widowControl w:val="0"/>
              <w:jc w:val="both"/>
              <w:rPr>
                <w:rFonts w:hint="eastAsia"/>
                <w:color w:val="333333"/>
                <w:shd w:val="clear" w:color="auto" w:fill="FFFFFF"/>
                <w:lang w:bidi="ar"/>
              </w:rPr>
            </w:pPr>
            <w:r>
              <w:rPr>
                <w:rFonts w:hint="eastAsia"/>
                <w:color w:val="333333"/>
                <w:kern w:val="2"/>
                <w:shd w:val="clear" w:color="auto" w:fill="FFFFFF"/>
                <w:lang w:bidi="ar"/>
              </w:rPr>
              <w:t>DPM_DGSKZHSC_003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4D4AB1A">
            <w:pPr>
              <w:widowControl w:val="0"/>
              <w:jc w:val="both"/>
              <w:rPr>
                <w:rFonts w:hint="eastAsia"/>
                <w:color w:val="333333"/>
                <w:shd w:val="clear" w:color="auto" w:fill="FFFFFF"/>
                <w:lang w:bidi="ar"/>
              </w:rPr>
            </w:pPr>
            <w:r>
              <w:rPr>
                <w:rFonts w:hint="eastAsia"/>
                <w:color w:val="333333"/>
                <w:kern w:val="2"/>
                <w:shd w:val="clear" w:color="auto" w:fill="FFFFFF"/>
                <w:lang w:bidi="ar"/>
              </w:rPr>
              <w:t>验证删除已被使用的账户</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B4D9F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对公收款账户”页面</w:t>
            </w:r>
          </w:p>
          <w:p w14:paraId="7E19AFB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2．选择已被订单使用的账户</w:t>
            </w:r>
          </w:p>
          <w:p w14:paraId="3A75FB8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3．点击“删除”按钮并确认</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B3F6F57">
            <w:pPr>
              <w:widowControl w:val="0"/>
              <w:numPr>
                <w:ilvl w:val="0"/>
                <w:numId w:val="33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提示该账户已被使用不允许删除，删除失败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9F3BC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6C49BE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4F29A39">
      <w:pPr>
        <w:pStyle w:val="4"/>
        <w:widowControl/>
        <w:numPr>
          <w:ilvl w:val="1"/>
          <w:numId w:val="6"/>
        </w:numPr>
        <w:rPr>
          <w:rFonts w:ascii="Arial" w:hAnsi="Arial" w:eastAsia="黑体" w:cs="黑体"/>
        </w:rPr>
      </w:pPr>
      <w:bookmarkStart w:id="82" w:name="_Toc243568561"/>
      <w:r>
        <w:rPr>
          <w:rFonts w:hint="eastAsia" w:ascii="Arial" w:hAnsi="Arial" w:eastAsia="黑体" w:cs="黑体"/>
        </w:rPr>
        <w:t>应用管理</w:t>
      </w:r>
      <w:bookmarkEnd w:id="82"/>
    </w:p>
    <w:p w14:paraId="5A135AF7">
      <w:pPr>
        <w:pStyle w:val="5"/>
        <w:widowControl/>
        <w:numPr>
          <w:ilvl w:val="2"/>
          <w:numId w:val="6"/>
        </w:numPr>
        <w:jc w:val="left"/>
      </w:pPr>
      <w:r>
        <w:rPr>
          <w:rFonts w:hint="eastAsia" w:ascii="Calibri" w:hAnsi="Calibri" w:cs="宋体"/>
        </w:rPr>
        <w:t>应用管理</w:t>
      </w:r>
    </w:p>
    <w:p w14:paraId="3395A2E7">
      <w:pPr>
        <w:pStyle w:val="6"/>
        <w:widowControl/>
        <w:numPr>
          <w:ilvl w:val="3"/>
          <w:numId w:val="6"/>
        </w:numPr>
        <w:jc w:val="left"/>
      </w:pPr>
      <w:r>
        <w:rPr>
          <w:rFonts w:hint="eastAsia" w:ascii="Calibri" w:hAnsi="Calibri" w:cs="宋体"/>
        </w:rPr>
        <w:t>应用列表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081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E974459">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25C84C">
            <w:pPr>
              <w:widowControl w:val="0"/>
              <w:jc w:val="both"/>
              <w:rPr>
                <w:rFonts w:hint="eastAsia"/>
                <w:color w:val="000000"/>
              </w:rPr>
            </w:pPr>
            <w:r>
              <w:rPr>
                <w:rFonts w:hint="eastAsia"/>
                <w:color w:val="000000"/>
                <w:kern w:val="2"/>
                <w:lang w:eastAsia="zh-Hans" w:bidi="ar"/>
              </w:rPr>
              <w:t>应用列表</w:t>
            </w:r>
          </w:p>
        </w:tc>
      </w:tr>
      <w:tr w14:paraId="33D8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38B501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8C8509">
            <w:pPr>
              <w:widowControl w:val="0"/>
              <w:jc w:val="both"/>
              <w:rPr>
                <w:rFonts w:hint="eastAsia"/>
                <w:color w:val="000000"/>
              </w:rPr>
            </w:pPr>
            <w:r>
              <w:rPr>
                <w:rFonts w:hint="eastAsia"/>
                <w:color w:val="333333"/>
                <w:kern w:val="2"/>
                <w:shd w:val="clear" w:color="auto" w:fill="FFFFFF"/>
                <w:lang w:bidi="ar"/>
              </w:rPr>
              <w:t>2026/03/19</w:t>
            </w:r>
          </w:p>
        </w:tc>
      </w:tr>
      <w:tr w14:paraId="27F9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D4F488C">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59ED716">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9AE319F">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AB2774E">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B97BD4F">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7464E9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F4227AF">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FA6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B90DC5">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51FA5D">
            <w:pPr>
              <w:widowControl w:val="0"/>
              <w:jc w:val="both"/>
              <w:rPr>
                <w:rFonts w:hint="eastAsia"/>
                <w:color w:val="333333"/>
                <w:shd w:val="clear" w:color="auto" w:fill="FFFFFF"/>
                <w:lang w:bidi="ar"/>
              </w:rPr>
            </w:pPr>
            <w:r>
              <w:rPr>
                <w:rFonts w:hint="eastAsia"/>
                <w:color w:val="333333"/>
                <w:kern w:val="2"/>
                <w:shd w:val="clear" w:color="auto" w:fill="FFFFFF"/>
                <w:lang w:bidi="ar"/>
              </w:rPr>
              <w:t>DPM_YYGLLB_001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CFE7351">
            <w:pPr>
              <w:widowControl w:val="0"/>
              <w:jc w:val="both"/>
              <w:rPr>
                <w:rFonts w:hint="eastAsia"/>
                <w:color w:val="333333"/>
                <w:shd w:val="clear" w:color="auto" w:fill="FFFFFF"/>
                <w:lang w:bidi="ar"/>
              </w:rPr>
            </w:pPr>
            <w:r>
              <w:rPr>
                <w:rFonts w:hint="eastAsia"/>
                <w:color w:val="333333"/>
                <w:kern w:val="2"/>
                <w:shd w:val="clear" w:color="auto" w:fill="FFFFFF"/>
                <w:lang w:bidi="ar"/>
              </w:rPr>
              <w:t>验证应用列表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89AA05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0F07545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2．查看应用列表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73AB8A3">
            <w:pPr>
              <w:widowControl w:val="0"/>
              <w:numPr>
                <w:ilvl w:val="0"/>
                <w:numId w:val="34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展示应用列表，字段包含：应用名称、应用ID、AppKey、应用状态、创建时间、操作；页面不提供查询条件区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2CA1FCE">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32EC7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D5F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E7E8F9">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E194B0">
            <w:pPr>
              <w:widowControl w:val="0"/>
              <w:jc w:val="both"/>
              <w:rPr>
                <w:rFonts w:hint="eastAsia"/>
                <w:color w:val="333333"/>
                <w:shd w:val="clear" w:color="auto" w:fill="FFFFFF"/>
                <w:lang w:bidi="ar"/>
              </w:rPr>
            </w:pPr>
            <w:r>
              <w:rPr>
                <w:rFonts w:hint="eastAsia"/>
                <w:color w:val="333333"/>
                <w:kern w:val="2"/>
                <w:shd w:val="clear" w:color="auto" w:fill="FFFFFF"/>
                <w:lang w:bidi="ar"/>
              </w:rPr>
              <w:t>DPM_YYGLLB_002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120413">
            <w:pPr>
              <w:widowControl w:val="0"/>
              <w:jc w:val="both"/>
              <w:rPr>
                <w:rFonts w:hint="eastAsia"/>
                <w:color w:val="333333"/>
                <w:shd w:val="clear" w:color="auto" w:fill="FFFFFF"/>
                <w:lang w:bidi="ar"/>
              </w:rPr>
            </w:pPr>
            <w:r>
              <w:rPr>
                <w:rFonts w:hint="eastAsia"/>
                <w:color w:val="333333"/>
                <w:kern w:val="2"/>
                <w:shd w:val="clear" w:color="auto" w:fill="FFFFFF"/>
                <w:lang w:bidi="ar"/>
              </w:rPr>
              <w:t>验证列表字段完整性与分页</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73302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5AE477E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2．核对列表字段</w:t>
            </w:r>
          </w:p>
          <w:p w14:paraId="09D9F98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3．切换分页查看数据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A463A29">
            <w:pPr>
              <w:widowControl w:val="0"/>
              <w:numPr>
                <w:ilvl w:val="0"/>
                <w:numId w:val="34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字段包含应用名称、应用ID、AppKey、应用状态、创建时间、操作；分页正常</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31FE6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FF88DA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322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25AD9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817EC7">
            <w:pPr>
              <w:widowControl w:val="0"/>
              <w:jc w:val="both"/>
              <w:rPr>
                <w:rFonts w:hint="eastAsia"/>
                <w:color w:val="333333"/>
                <w:shd w:val="clear" w:color="auto" w:fill="FFFFFF"/>
                <w:lang w:bidi="ar"/>
              </w:rPr>
            </w:pPr>
            <w:r>
              <w:rPr>
                <w:rFonts w:hint="eastAsia"/>
                <w:color w:val="333333"/>
                <w:kern w:val="2"/>
                <w:shd w:val="clear" w:color="auto" w:fill="FFFFFF"/>
                <w:lang w:bidi="ar"/>
              </w:rPr>
              <w:t>DPM_YYGLLB_003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E97AFA">
            <w:pPr>
              <w:widowControl w:val="0"/>
              <w:jc w:val="both"/>
              <w:rPr>
                <w:rFonts w:hint="eastAsia"/>
                <w:color w:val="333333"/>
                <w:shd w:val="clear" w:color="auto" w:fill="FFFFFF"/>
                <w:lang w:bidi="ar"/>
              </w:rPr>
            </w:pPr>
            <w:r>
              <w:rPr>
                <w:rFonts w:hint="eastAsia"/>
                <w:color w:val="333333"/>
                <w:kern w:val="2"/>
                <w:shd w:val="clear" w:color="auto" w:fill="FFFFFF"/>
                <w:lang w:bidi="ar"/>
              </w:rPr>
              <w:t>验证无应用时的空数据展示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01F84C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743512A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2．在无应用数据时查看列表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319FE31">
            <w:pPr>
              <w:widowControl w:val="0"/>
              <w:numPr>
                <w:ilvl w:val="0"/>
                <w:numId w:val="34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列表展示暂无数据，页面无报错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397027">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902D2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62215D86">
      <w:pPr>
        <w:pStyle w:val="6"/>
        <w:widowControl/>
        <w:numPr>
          <w:ilvl w:val="3"/>
          <w:numId w:val="6"/>
        </w:numPr>
        <w:jc w:val="left"/>
      </w:pPr>
      <w:r>
        <w:rPr>
          <w:rFonts w:hint="eastAsia" w:ascii="Calibri" w:hAnsi="Calibri" w:cs="宋体"/>
        </w:rPr>
        <w:t>新建应用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5BD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50DD6B1">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F20530">
            <w:pPr>
              <w:widowControl w:val="0"/>
              <w:jc w:val="both"/>
              <w:rPr>
                <w:rFonts w:hint="eastAsia"/>
                <w:color w:val="000000"/>
              </w:rPr>
            </w:pPr>
            <w:r>
              <w:rPr>
                <w:rFonts w:hint="eastAsia"/>
                <w:color w:val="000000"/>
                <w:kern w:val="2"/>
                <w:lang w:eastAsia="zh-Hans" w:bidi="ar"/>
              </w:rPr>
              <w:t>新建应用</w:t>
            </w:r>
          </w:p>
        </w:tc>
      </w:tr>
      <w:tr w14:paraId="23AD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1730D9F">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DE7EA7">
            <w:pPr>
              <w:widowControl w:val="0"/>
              <w:jc w:val="both"/>
              <w:rPr>
                <w:rFonts w:hint="eastAsia"/>
                <w:color w:val="000000"/>
              </w:rPr>
            </w:pPr>
            <w:r>
              <w:rPr>
                <w:rFonts w:hint="eastAsia"/>
                <w:color w:val="333333"/>
                <w:kern w:val="2"/>
                <w:shd w:val="clear" w:color="auto" w:fill="FFFFFF"/>
                <w:lang w:bidi="ar"/>
              </w:rPr>
              <w:t>2026/03/19</w:t>
            </w:r>
          </w:p>
        </w:tc>
      </w:tr>
      <w:tr w14:paraId="155B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86394B1">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F4C1DB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61C15E0">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E7FEE8B">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CEF1EDE">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C7FF25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3816062">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5C70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91228F8">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BAAC73">
            <w:pPr>
              <w:widowControl w:val="0"/>
              <w:jc w:val="both"/>
              <w:rPr>
                <w:rFonts w:hint="eastAsia"/>
                <w:color w:val="333333"/>
                <w:shd w:val="clear" w:color="auto" w:fill="FFFFFF"/>
                <w:lang w:bidi="ar"/>
              </w:rPr>
            </w:pPr>
            <w:r>
              <w:rPr>
                <w:rFonts w:hint="eastAsia"/>
                <w:color w:val="333333"/>
                <w:kern w:val="2"/>
                <w:shd w:val="clear" w:color="auto" w:fill="FFFFFF"/>
                <w:lang w:bidi="ar"/>
              </w:rPr>
              <w:t>DPM_YYGLXJ_001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76A95F">
            <w:pPr>
              <w:widowControl w:val="0"/>
              <w:jc w:val="both"/>
              <w:rPr>
                <w:rFonts w:hint="eastAsia"/>
                <w:color w:val="333333"/>
                <w:shd w:val="clear" w:color="auto" w:fill="FFFFFF"/>
                <w:lang w:bidi="ar"/>
              </w:rPr>
            </w:pPr>
            <w:r>
              <w:rPr>
                <w:rFonts w:hint="eastAsia"/>
                <w:color w:val="333333"/>
                <w:kern w:val="2"/>
                <w:shd w:val="clear" w:color="auto" w:fill="FFFFFF"/>
                <w:lang w:bidi="ar"/>
              </w:rPr>
              <w:t>验证新建应用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F4C631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1081A74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2．点击“新建应用”按钮</w:t>
            </w:r>
          </w:p>
          <w:p w14:paraId="58FAD3F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3．输入应用名称、应用描述，选择应用类型</w:t>
            </w:r>
          </w:p>
          <w:p w14:paraId="29A272A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815A59E">
            <w:pPr>
              <w:widowControl w:val="0"/>
              <w:numPr>
                <w:ilvl w:val="0"/>
                <w:numId w:val="34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新建成功，列表新增该应用，自动生成应用ID与AppKey</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7F91A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0301F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0DD1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EF7187">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E33597">
            <w:pPr>
              <w:widowControl w:val="0"/>
              <w:jc w:val="both"/>
              <w:rPr>
                <w:rFonts w:hint="eastAsia"/>
                <w:color w:val="333333"/>
                <w:shd w:val="clear" w:color="auto" w:fill="FFFFFF"/>
                <w:lang w:bidi="ar"/>
              </w:rPr>
            </w:pPr>
            <w:r>
              <w:rPr>
                <w:rFonts w:hint="eastAsia"/>
                <w:color w:val="333333"/>
                <w:kern w:val="2"/>
                <w:shd w:val="clear" w:color="auto" w:fill="FFFFFF"/>
                <w:lang w:bidi="ar"/>
              </w:rPr>
              <w:t>DPM_YYGLXJ_002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8BAAC4">
            <w:pPr>
              <w:widowControl w:val="0"/>
              <w:jc w:val="both"/>
              <w:rPr>
                <w:rFonts w:hint="eastAsia"/>
                <w:color w:val="333333"/>
                <w:shd w:val="clear" w:color="auto" w:fill="FFFFFF"/>
                <w:lang w:bidi="ar"/>
              </w:rPr>
            </w:pPr>
            <w:r>
              <w:rPr>
                <w:rFonts w:hint="eastAsia"/>
                <w:color w:val="333333"/>
                <w:kern w:val="2"/>
                <w:shd w:val="clear" w:color="auto" w:fill="FFFFFF"/>
                <w:lang w:bidi="ar"/>
              </w:rPr>
              <w:t>验证新建应用时必填字段为空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322CA9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28C1DA5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2．点击“新建应用”按钮</w:t>
            </w:r>
          </w:p>
          <w:p w14:paraId="2FE23F4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3．应用名称、应用类型任一项为空</w:t>
            </w:r>
          </w:p>
          <w:p w14:paraId="15A17FE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FB55C5E">
            <w:pPr>
              <w:widowControl w:val="0"/>
              <w:numPr>
                <w:ilvl w:val="0"/>
                <w:numId w:val="34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提示“请输入XXX”，不允许提交</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A587F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5E1ED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AE0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556A59">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9DDA942">
            <w:pPr>
              <w:widowControl w:val="0"/>
              <w:jc w:val="both"/>
              <w:rPr>
                <w:rFonts w:hint="eastAsia"/>
                <w:color w:val="333333"/>
                <w:shd w:val="clear" w:color="auto" w:fill="FFFFFF"/>
                <w:lang w:bidi="ar"/>
              </w:rPr>
            </w:pPr>
            <w:r>
              <w:rPr>
                <w:rFonts w:hint="eastAsia"/>
                <w:color w:val="333333"/>
                <w:kern w:val="2"/>
                <w:shd w:val="clear" w:color="auto" w:fill="FFFFFF"/>
                <w:lang w:bidi="ar"/>
              </w:rPr>
              <w:t>DPM_YYGLXJ_003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B3030C">
            <w:pPr>
              <w:widowControl w:val="0"/>
              <w:jc w:val="both"/>
              <w:rPr>
                <w:rFonts w:hint="eastAsia"/>
                <w:color w:val="333333"/>
                <w:shd w:val="clear" w:color="auto" w:fill="FFFFFF"/>
                <w:lang w:bidi="ar"/>
              </w:rPr>
            </w:pPr>
            <w:r>
              <w:rPr>
                <w:rFonts w:hint="eastAsia"/>
                <w:color w:val="333333"/>
                <w:kern w:val="2"/>
                <w:shd w:val="clear" w:color="auto" w:fill="FFFFFF"/>
                <w:lang w:bidi="ar"/>
              </w:rPr>
              <w:t>验证重复创建相同应用名称</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88B46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3C7ECE5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2．点击“新建应用”按钮</w:t>
            </w:r>
          </w:p>
          <w:p w14:paraId="67BE5BB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3．输入已存在的应用名称</w:t>
            </w:r>
          </w:p>
          <w:p w14:paraId="0CD11DE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73DC29">
            <w:pPr>
              <w:widowControl w:val="0"/>
              <w:numPr>
                <w:ilvl w:val="0"/>
                <w:numId w:val="34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提示应用名称已存在，新建失败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D1FD2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EA2028">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6B19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F2C326">
            <w:pPr>
              <w:widowControl w:val="0"/>
              <w:jc w:val="center"/>
              <w:rPr>
                <w:rFonts w:hint="eastAsia"/>
                <w:color w:val="333333"/>
                <w:shd w:val="clear" w:color="auto" w:fill="FFFFFF"/>
                <w:lang w:bidi="ar"/>
              </w:rPr>
            </w:pPr>
            <w:r>
              <w:rPr>
                <w:rFonts w:hint="eastAsia"/>
                <w:color w:val="333333"/>
                <w:kern w:val="2"/>
                <w:shd w:val="clear" w:color="auto" w:fill="FFFFFF"/>
                <w:lang w:bidi="ar"/>
              </w:rPr>
              <w:t>4</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358AF4">
            <w:pPr>
              <w:widowControl w:val="0"/>
              <w:jc w:val="both"/>
              <w:rPr>
                <w:rFonts w:hint="eastAsia"/>
                <w:color w:val="333333"/>
                <w:shd w:val="clear" w:color="auto" w:fill="FFFFFF"/>
                <w:lang w:bidi="ar"/>
              </w:rPr>
            </w:pPr>
            <w:r>
              <w:rPr>
                <w:rFonts w:hint="eastAsia"/>
                <w:color w:val="333333"/>
                <w:kern w:val="2"/>
                <w:shd w:val="clear" w:color="auto" w:fill="FFFFFF"/>
                <w:lang w:bidi="ar"/>
              </w:rPr>
              <w:t>DPM_YYGLXJ_004</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20A01C">
            <w:pPr>
              <w:widowControl w:val="0"/>
              <w:jc w:val="both"/>
              <w:rPr>
                <w:rFonts w:hint="eastAsia"/>
                <w:color w:val="333333"/>
                <w:shd w:val="clear" w:color="auto" w:fill="FFFFFF"/>
                <w:lang w:bidi="ar"/>
              </w:rPr>
            </w:pPr>
            <w:r>
              <w:rPr>
                <w:rFonts w:hint="eastAsia"/>
                <w:color w:val="333333"/>
                <w:kern w:val="2"/>
                <w:shd w:val="clear" w:color="auto" w:fill="FFFFFF"/>
                <w:lang w:bidi="ar"/>
              </w:rPr>
              <w:t>验证取消新建应用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8AB3A7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6BEF07C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2．点击“新建应用”并输入内容</w:t>
            </w:r>
          </w:p>
          <w:p w14:paraId="4C0B272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2E8E6F1">
            <w:pPr>
              <w:widowControl w:val="0"/>
              <w:numPr>
                <w:ilvl w:val="0"/>
                <w:numId w:val="34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弹窗关闭，列表不新增应用记录</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F0901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6D52C8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7421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322C38D">
            <w:pPr>
              <w:widowControl w:val="0"/>
              <w:jc w:val="center"/>
              <w:rPr>
                <w:rFonts w:hint="eastAsia"/>
                <w:color w:val="333333"/>
                <w:shd w:val="clear" w:color="auto" w:fill="FFFFFF"/>
                <w:lang w:bidi="ar"/>
              </w:rPr>
            </w:pPr>
            <w:r>
              <w:rPr>
                <w:rFonts w:hint="eastAsia"/>
                <w:color w:val="333333"/>
                <w:kern w:val="2"/>
                <w:shd w:val="clear" w:color="auto" w:fill="FFFFFF"/>
                <w:lang w:bidi="ar"/>
              </w:rPr>
              <w:t>5</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B4BF2E">
            <w:pPr>
              <w:widowControl w:val="0"/>
              <w:jc w:val="both"/>
              <w:rPr>
                <w:rFonts w:hint="eastAsia"/>
                <w:color w:val="333333"/>
                <w:shd w:val="clear" w:color="auto" w:fill="FFFFFF"/>
                <w:lang w:bidi="ar"/>
              </w:rPr>
            </w:pPr>
            <w:r>
              <w:rPr>
                <w:rFonts w:hint="eastAsia"/>
                <w:color w:val="333333"/>
                <w:kern w:val="2"/>
                <w:shd w:val="clear" w:color="auto" w:fill="FFFFFF"/>
                <w:lang w:bidi="ar"/>
              </w:rPr>
              <w:t>DPM_YYGLXJ_005</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C172213">
            <w:pPr>
              <w:widowControl w:val="0"/>
              <w:jc w:val="both"/>
              <w:rPr>
                <w:rFonts w:hint="eastAsia"/>
                <w:color w:val="333333"/>
                <w:shd w:val="clear" w:color="auto" w:fill="FFFFFF"/>
                <w:lang w:bidi="ar"/>
              </w:rPr>
            </w:pPr>
            <w:r>
              <w:rPr>
                <w:rFonts w:hint="eastAsia"/>
                <w:color w:val="333333"/>
                <w:kern w:val="2"/>
                <w:shd w:val="clear" w:color="auto" w:fill="FFFFFF"/>
                <w:lang w:bidi="ar"/>
              </w:rPr>
              <w:t>验证新建后展示应用ID与AppKey</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E830EF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04E2E2D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2．新建一个应用并保存</w:t>
            </w:r>
          </w:p>
          <w:p w14:paraId="0F243CC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3．查看该应用的详情/列表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C3C5164">
            <w:pPr>
              <w:widowControl w:val="0"/>
              <w:numPr>
                <w:ilvl w:val="0"/>
                <w:numId w:val="34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自动生成应用ID与AppKey，可查看并可复制</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0B64E3">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D2A202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2BB8894">
      <w:pPr>
        <w:pStyle w:val="6"/>
        <w:widowControl/>
        <w:numPr>
          <w:ilvl w:val="3"/>
          <w:numId w:val="6"/>
        </w:numPr>
        <w:jc w:val="left"/>
      </w:pPr>
      <w:r>
        <w:rPr>
          <w:rFonts w:hint="eastAsia" w:ascii="Calibri" w:hAnsi="Calibri" w:cs="宋体"/>
        </w:rPr>
        <w:t>编辑应用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6FC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F735621">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BC0AF3">
            <w:pPr>
              <w:widowControl w:val="0"/>
              <w:jc w:val="both"/>
              <w:rPr>
                <w:rFonts w:hint="eastAsia"/>
                <w:color w:val="000000"/>
              </w:rPr>
            </w:pPr>
            <w:r>
              <w:rPr>
                <w:rFonts w:hint="eastAsia"/>
                <w:color w:val="000000"/>
                <w:kern w:val="2"/>
                <w:lang w:eastAsia="zh-Hans" w:bidi="ar"/>
              </w:rPr>
              <w:t>编辑应用</w:t>
            </w:r>
          </w:p>
        </w:tc>
      </w:tr>
      <w:tr w14:paraId="0FB9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4205FCB0">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BBBFC7">
            <w:pPr>
              <w:widowControl w:val="0"/>
              <w:jc w:val="both"/>
              <w:rPr>
                <w:rFonts w:hint="eastAsia"/>
                <w:color w:val="000000"/>
              </w:rPr>
            </w:pPr>
            <w:r>
              <w:rPr>
                <w:rFonts w:hint="eastAsia"/>
                <w:color w:val="333333"/>
                <w:kern w:val="2"/>
                <w:shd w:val="clear" w:color="auto" w:fill="FFFFFF"/>
                <w:lang w:bidi="ar"/>
              </w:rPr>
              <w:t>2026/03/19</w:t>
            </w:r>
          </w:p>
        </w:tc>
      </w:tr>
      <w:tr w14:paraId="1E78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0BEAA04">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D8D4002">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DD5D6C">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D55EA20">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403AB10">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BC64BB2">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152BF0F">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01CF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394991">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C7EDB0">
            <w:pPr>
              <w:widowControl w:val="0"/>
              <w:jc w:val="both"/>
              <w:rPr>
                <w:rFonts w:hint="eastAsia"/>
                <w:color w:val="333333"/>
                <w:shd w:val="clear" w:color="auto" w:fill="FFFFFF"/>
                <w:lang w:bidi="ar"/>
              </w:rPr>
            </w:pPr>
            <w:r>
              <w:rPr>
                <w:rFonts w:hint="eastAsia"/>
                <w:color w:val="333333"/>
                <w:kern w:val="2"/>
                <w:shd w:val="clear" w:color="auto" w:fill="FFFFFF"/>
                <w:lang w:bidi="ar"/>
              </w:rPr>
              <w:t>DPM_YYGLBJ_001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0F61A49">
            <w:pPr>
              <w:widowControl w:val="0"/>
              <w:jc w:val="both"/>
              <w:rPr>
                <w:rFonts w:hint="eastAsia"/>
                <w:color w:val="333333"/>
                <w:shd w:val="clear" w:color="auto" w:fill="FFFFFF"/>
                <w:lang w:bidi="ar"/>
              </w:rPr>
            </w:pPr>
            <w:r>
              <w:rPr>
                <w:rFonts w:hint="eastAsia"/>
                <w:color w:val="333333"/>
                <w:kern w:val="2"/>
                <w:shd w:val="clear" w:color="auto" w:fill="FFFFFF"/>
                <w:lang w:bidi="ar"/>
              </w:rPr>
              <w:t>验证编辑应用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C5B0F7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5C6DA00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2．在列表选择对应应用</w:t>
            </w:r>
          </w:p>
          <w:p w14:paraId="74A254C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3．点击“编辑”按钮并修改应用名称、应用描述</w:t>
            </w:r>
          </w:p>
          <w:p w14:paraId="129B8E1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4A6F7EC">
            <w:pPr>
              <w:widowControl w:val="0"/>
              <w:numPr>
                <w:ilvl w:val="0"/>
                <w:numId w:val="34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修改成功，列表展示修改后的应用信息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4820455">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AED046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252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3091088">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DCBE02A">
            <w:pPr>
              <w:widowControl w:val="0"/>
              <w:jc w:val="both"/>
              <w:rPr>
                <w:rFonts w:hint="eastAsia"/>
                <w:color w:val="333333"/>
                <w:shd w:val="clear" w:color="auto" w:fill="FFFFFF"/>
                <w:lang w:bidi="ar"/>
              </w:rPr>
            </w:pPr>
            <w:r>
              <w:rPr>
                <w:rFonts w:hint="eastAsia"/>
                <w:color w:val="333333"/>
                <w:kern w:val="2"/>
                <w:shd w:val="clear" w:color="auto" w:fill="FFFFFF"/>
                <w:lang w:bidi="ar"/>
              </w:rPr>
              <w:t>DPM_YYGLBJ_002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6382EC">
            <w:pPr>
              <w:widowControl w:val="0"/>
              <w:jc w:val="both"/>
              <w:rPr>
                <w:rFonts w:hint="eastAsia"/>
                <w:color w:val="333333"/>
                <w:shd w:val="clear" w:color="auto" w:fill="FFFFFF"/>
                <w:lang w:bidi="ar"/>
              </w:rPr>
            </w:pPr>
            <w:r>
              <w:rPr>
                <w:rFonts w:hint="eastAsia"/>
                <w:color w:val="333333"/>
                <w:kern w:val="2"/>
                <w:shd w:val="clear" w:color="auto" w:fill="FFFFFF"/>
                <w:lang w:bidi="ar"/>
              </w:rPr>
              <w:t>验证取消编辑应用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A2858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22E883C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2．点击“编辑”按钮并修改内容</w:t>
            </w:r>
          </w:p>
          <w:p w14:paraId="4D132714">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3．点击“取消”按钮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2CF0B4C">
            <w:pPr>
              <w:widowControl w:val="0"/>
              <w:numPr>
                <w:ilvl w:val="0"/>
                <w:numId w:val="34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弹窗关闭，应用信息保持不变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BF1451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F36ABA">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710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BB1CF3">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0524D6E">
            <w:pPr>
              <w:widowControl w:val="0"/>
              <w:jc w:val="both"/>
              <w:rPr>
                <w:rFonts w:hint="eastAsia"/>
                <w:color w:val="333333"/>
                <w:shd w:val="clear" w:color="auto" w:fill="FFFFFF"/>
                <w:lang w:bidi="ar"/>
              </w:rPr>
            </w:pPr>
            <w:r>
              <w:rPr>
                <w:rFonts w:hint="eastAsia"/>
                <w:color w:val="333333"/>
                <w:kern w:val="2"/>
                <w:shd w:val="clear" w:color="auto" w:fill="FFFFFF"/>
                <w:lang w:bidi="ar"/>
              </w:rPr>
              <w:t>DPM_YYGLBJ_003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711C72">
            <w:pPr>
              <w:widowControl w:val="0"/>
              <w:jc w:val="both"/>
              <w:rPr>
                <w:rFonts w:hint="eastAsia"/>
                <w:color w:val="333333"/>
                <w:shd w:val="clear" w:color="auto" w:fill="FFFFFF"/>
                <w:lang w:bidi="ar"/>
              </w:rPr>
            </w:pPr>
            <w:r>
              <w:rPr>
                <w:rFonts w:hint="eastAsia"/>
                <w:color w:val="333333"/>
                <w:kern w:val="2"/>
                <w:shd w:val="clear" w:color="auto" w:fill="FFFFFF"/>
                <w:lang w:bidi="ar"/>
              </w:rPr>
              <w:t>验证编辑时必填字段为空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E5D370E">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1915DCB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w:t>
            </w:r>
          </w:p>
          <w:p w14:paraId="76C04C8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3．清空应用名称等必填项</w:t>
            </w:r>
          </w:p>
          <w:p w14:paraId="4A4432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542FAAB">
            <w:pPr>
              <w:widowControl w:val="0"/>
              <w:numPr>
                <w:ilvl w:val="0"/>
                <w:numId w:val="35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提示“请输入XXX”，不允许保存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97493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DF92D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2F344FE7">
      <w:pPr>
        <w:pStyle w:val="6"/>
        <w:widowControl/>
        <w:numPr>
          <w:ilvl w:val="3"/>
          <w:numId w:val="6"/>
        </w:numPr>
        <w:jc w:val="left"/>
      </w:pPr>
      <w:r>
        <w:rPr>
          <w:rFonts w:hint="eastAsia" w:ascii="Calibri" w:hAnsi="Calibri" w:cs="宋体"/>
        </w:rPr>
        <w:t>禁用应用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3A1F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4EA2BE3">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6A24436">
            <w:pPr>
              <w:widowControl w:val="0"/>
              <w:jc w:val="both"/>
              <w:rPr>
                <w:rFonts w:hint="eastAsia"/>
                <w:color w:val="000000"/>
              </w:rPr>
            </w:pPr>
            <w:r>
              <w:rPr>
                <w:rFonts w:hint="eastAsia"/>
                <w:color w:val="000000"/>
                <w:kern w:val="2"/>
                <w:lang w:eastAsia="zh-Hans" w:bidi="ar"/>
              </w:rPr>
              <w:t>禁用应用</w:t>
            </w:r>
          </w:p>
        </w:tc>
      </w:tr>
      <w:tr w14:paraId="7165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6786546E">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761E39E">
            <w:pPr>
              <w:widowControl w:val="0"/>
              <w:jc w:val="both"/>
              <w:rPr>
                <w:rFonts w:hint="eastAsia"/>
                <w:color w:val="000000"/>
              </w:rPr>
            </w:pPr>
            <w:r>
              <w:rPr>
                <w:rFonts w:hint="eastAsia"/>
                <w:color w:val="333333"/>
                <w:kern w:val="2"/>
                <w:shd w:val="clear" w:color="auto" w:fill="FFFFFF"/>
                <w:lang w:bidi="ar"/>
              </w:rPr>
              <w:t>2026/03/19</w:t>
            </w:r>
          </w:p>
        </w:tc>
      </w:tr>
      <w:tr w14:paraId="7EA6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701781">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D42AF2A">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246CF79">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192406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2BD9B63">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EFF1B59">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BC9253C">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2B9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9962BF">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6E2882">
            <w:pPr>
              <w:widowControl w:val="0"/>
              <w:jc w:val="both"/>
              <w:rPr>
                <w:rFonts w:hint="eastAsia"/>
                <w:color w:val="333333"/>
                <w:shd w:val="clear" w:color="auto" w:fill="FFFFFF"/>
                <w:lang w:bidi="ar"/>
              </w:rPr>
            </w:pPr>
            <w:r>
              <w:rPr>
                <w:rFonts w:hint="eastAsia"/>
                <w:color w:val="333333"/>
                <w:kern w:val="2"/>
                <w:shd w:val="clear" w:color="auto" w:fill="FFFFFF"/>
                <w:lang w:bidi="ar"/>
              </w:rPr>
              <w:t>DPM_YYGLJY_001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14C504">
            <w:pPr>
              <w:widowControl w:val="0"/>
              <w:jc w:val="both"/>
              <w:rPr>
                <w:rFonts w:hint="eastAsia"/>
                <w:color w:val="333333"/>
                <w:shd w:val="clear" w:color="auto" w:fill="FFFFFF"/>
                <w:lang w:bidi="ar"/>
              </w:rPr>
            </w:pPr>
            <w:r>
              <w:rPr>
                <w:rFonts w:hint="eastAsia"/>
                <w:color w:val="333333"/>
                <w:kern w:val="2"/>
                <w:shd w:val="clear" w:color="auto" w:fill="FFFFFF"/>
                <w:lang w:bidi="ar"/>
              </w:rPr>
              <w:t>验证禁用应用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BD6F05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0FCFE55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2．在列表选择启用状态的应用</w:t>
            </w:r>
          </w:p>
          <w:p w14:paraId="359D43D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3．点击“禁用”按钮并在确认弹窗点击“确定”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D409320">
            <w:pPr>
              <w:widowControl w:val="0"/>
              <w:numPr>
                <w:ilvl w:val="0"/>
                <w:numId w:val="35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禁用成功，应用状态变更为已禁用，操作列变为“启用”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15934C6">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64A7D6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B36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6368E8">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1BC4992">
            <w:pPr>
              <w:widowControl w:val="0"/>
              <w:jc w:val="both"/>
              <w:rPr>
                <w:rFonts w:hint="eastAsia"/>
                <w:color w:val="333333"/>
                <w:shd w:val="clear" w:color="auto" w:fill="FFFFFF"/>
                <w:lang w:bidi="ar"/>
              </w:rPr>
            </w:pPr>
            <w:r>
              <w:rPr>
                <w:rFonts w:hint="eastAsia"/>
                <w:color w:val="333333"/>
                <w:kern w:val="2"/>
                <w:shd w:val="clear" w:color="auto" w:fill="FFFFFF"/>
                <w:lang w:bidi="ar"/>
              </w:rPr>
              <w:t>DPM_YYGLJY_002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5F5635">
            <w:pPr>
              <w:widowControl w:val="0"/>
              <w:jc w:val="both"/>
              <w:rPr>
                <w:rFonts w:hint="eastAsia"/>
                <w:color w:val="333333"/>
                <w:shd w:val="clear" w:color="auto" w:fill="FFFFFF"/>
                <w:lang w:bidi="ar"/>
              </w:rPr>
            </w:pPr>
            <w:r>
              <w:rPr>
                <w:rFonts w:hint="eastAsia"/>
                <w:color w:val="333333"/>
                <w:kern w:val="2"/>
                <w:shd w:val="clear" w:color="auto" w:fill="FFFFFF"/>
                <w:lang w:bidi="ar"/>
              </w:rPr>
              <w:t>验证重复禁用应用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7B05D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559D14F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2．选择已禁用的应用</w:t>
            </w:r>
          </w:p>
          <w:p w14:paraId="06399F6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BA5B059">
            <w:pPr>
              <w:widowControl w:val="0"/>
              <w:numPr>
                <w:ilvl w:val="0"/>
                <w:numId w:val="35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已禁用应用不展示“禁用”入口，仅可“启用”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E6B366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13C340">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2C61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3448AE">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D53A37">
            <w:pPr>
              <w:widowControl w:val="0"/>
              <w:jc w:val="both"/>
              <w:rPr>
                <w:rFonts w:hint="eastAsia"/>
                <w:color w:val="333333"/>
                <w:shd w:val="clear" w:color="auto" w:fill="FFFFFF"/>
                <w:lang w:bidi="ar"/>
              </w:rPr>
            </w:pPr>
            <w:r>
              <w:rPr>
                <w:rFonts w:hint="eastAsia"/>
                <w:color w:val="333333"/>
                <w:kern w:val="2"/>
                <w:shd w:val="clear" w:color="auto" w:fill="FFFFFF"/>
                <w:lang w:bidi="ar"/>
              </w:rPr>
              <w:t>DPM_YYGLJY_003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272553">
            <w:pPr>
              <w:widowControl w:val="0"/>
              <w:jc w:val="both"/>
              <w:rPr>
                <w:rFonts w:hint="eastAsia"/>
                <w:color w:val="333333"/>
                <w:shd w:val="clear" w:color="auto" w:fill="FFFFFF"/>
                <w:lang w:bidi="ar"/>
              </w:rPr>
            </w:pPr>
            <w:r>
              <w:rPr>
                <w:rFonts w:hint="eastAsia"/>
                <w:color w:val="333333"/>
                <w:kern w:val="2"/>
                <w:shd w:val="clear" w:color="auto" w:fill="FFFFFF"/>
                <w:lang w:bidi="ar"/>
              </w:rPr>
              <w:t>验证禁用后应用接口不可调用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2ECFB6B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71A19B50">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2．禁用目标应用</w:t>
            </w:r>
          </w:p>
          <w:p w14:paraId="5FD0508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3．使用该应用的 AppKey 调用交付接口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5AE7701">
            <w:pPr>
              <w:widowControl w:val="0"/>
              <w:numPr>
                <w:ilvl w:val="0"/>
                <w:numId w:val="35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接口返回应用已禁用，调用失败</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118360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DDB47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423165A0">
      <w:pPr>
        <w:pStyle w:val="6"/>
        <w:widowControl/>
        <w:numPr>
          <w:ilvl w:val="3"/>
          <w:numId w:val="6"/>
        </w:numPr>
        <w:jc w:val="left"/>
      </w:pPr>
      <w:r>
        <w:rPr>
          <w:rFonts w:hint="eastAsia" w:ascii="Calibri" w:hAnsi="Calibri" w:cs="宋体"/>
        </w:rPr>
        <w:t>启用应用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1CB7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C1483B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0CEB9A">
            <w:pPr>
              <w:widowControl w:val="0"/>
              <w:jc w:val="both"/>
              <w:rPr>
                <w:rFonts w:hint="eastAsia"/>
                <w:color w:val="000000"/>
              </w:rPr>
            </w:pPr>
            <w:r>
              <w:rPr>
                <w:rFonts w:hint="eastAsia"/>
                <w:color w:val="000000"/>
                <w:kern w:val="2"/>
                <w:lang w:eastAsia="zh-Hans" w:bidi="ar"/>
              </w:rPr>
              <w:t>启用应用</w:t>
            </w:r>
          </w:p>
        </w:tc>
      </w:tr>
      <w:tr w14:paraId="1964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DFB58D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E8C59F7">
            <w:pPr>
              <w:widowControl w:val="0"/>
              <w:jc w:val="both"/>
              <w:rPr>
                <w:rFonts w:hint="eastAsia"/>
                <w:color w:val="000000"/>
              </w:rPr>
            </w:pPr>
            <w:r>
              <w:rPr>
                <w:rFonts w:hint="eastAsia"/>
                <w:color w:val="333333"/>
                <w:kern w:val="2"/>
                <w:shd w:val="clear" w:color="auto" w:fill="FFFFFF"/>
                <w:lang w:bidi="ar"/>
              </w:rPr>
              <w:t>2026/03/19</w:t>
            </w:r>
          </w:p>
        </w:tc>
      </w:tr>
      <w:tr w14:paraId="4265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86FC943">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388D5A0">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3781D24">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202A287">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A21F494">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3B09BF3">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95B6602">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88B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2253340">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2BF11F">
            <w:pPr>
              <w:widowControl w:val="0"/>
              <w:jc w:val="both"/>
              <w:rPr>
                <w:rFonts w:hint="eastAsia"/>
                <w:color w:val="333333"/>
                <w:shd w:val="clear" w:color="auto" w:fill="FFFFFF"/>
                <w:lang w:bidi="ar"/>
              </w:rPr>
            </w:pPr>
            <w:r>
              <w:rPr>
                <w:rFonts w:hint="eastAsia"/>
                <w:color w:val="333333"/>
                <w:kern w:val="2"/>
                <w:shd w:val="clear" w:color="auto" w:fill="FFFFFF"/>
                <w:lang w:bidi="ar"/>
              </w:rPr>
              <w:t>DPM_YYGLQY_001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8CE080E">
            <w:pPr>
              <w:widowControl w:val="0"/>
              <w:jc w:val="both"/>
              <w:rPr>
                <w:rFonts w:hint="eastAsia"/>
                <w:color w:val="333333"/>
                <w:shd w:val="clear" w:color="auto" w:fill="FFFFFF"/>
                <w:lang w:bidi="ar"/>
              </w:rPr>
            </w:pPr>
            <w:r>
              <w:rPr>
                <w:rFonts w:hint="eastAsia"/>
                <w:color w:val="333333"/>
                <w:kern w:val="2"/>
                <w:shd w:val="clear" w:color="auto" w:fill="FFFFFF"/>
                <w:lang w:bidi="ar"/>
              </w:rPr>
              <w:t>验证启用应用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317DA1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5516E93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2．在列表选择已禁用的应用</w:t>
            </w:r>
          </w:p>
          <w:p w14:paraId="6AFCDD2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3．点击“启用”按钮并在确认弹窗点击“确定”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1BD3801">
            <w:pPr>
              <w:widowControl w:val="0"/>
              <w:numPr>
                <w:ilvl w:val="0"/>
                <w:numId w:val="35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启用成功，应用状态变更为已启用，操作列变为“禁用”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1A243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CEBAE5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A15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006A031">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93C5F80">
            <w:pPr>
              <w:widowControl w:val="0"/>
              <w:jc w:val="both"/>
              <w:rPr>
                <w:rFonts w:hint="eastAsia"/>
                <w:color w:val="333333"/>
                <w:shd w:val="clear" w:color="auto" w:fill="FFFFFF"/>
                <w:lang w:bidi="ar"/>
              </w:rPr>
            </w:pPr>
            <w:r>
              <w:rPr>
                <w:rFonts w:hint="eastAsia"/>
                <w:color w:val="333333"/>
                <w:kern w:val="2"/>
                <w:shd w:val="clear" w:color="auto" w:fill="FFFFFF"/>
                <w:lang w:bidi="ar"/>
              </w:rPr>
              <w:t>DPM_YYGLQY_002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289A52">
            <w:pPr>
              <w:widowControl w:val="0"/>
              <w:jc w:val="both"/>
              <w:rPr>
                <w:rFonts w:hint="eastAsia"/>
                <w:color w:val="333333"/>
                <w:shd w:val="clear" w:color="auto" w:fill="FFFFFF"/>
                <w:lang w:bidi="ar"/>
              </w:rPr>
            </w:pPr>
            <w:r>
              <w:rPr>
                <w:rFonts w:hint="eastAsia"/>
                <w:color w:val="333333"/>
                <w:kern w:val="2"/>
                <w:shd w:val="clear" w:color="auto" w:fill="FFFFFF"/>
                <w:lang w:bidi="ar"/>
              </w:rPr>
              <w:t>验证重复启用应用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B5406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1074E978">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2．选择启用状态的应用</w:t>
            </w:r>
          </w:p>
          <w:p w14:paraId="702D549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3．查看操作列按钮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613274F">
            <w:pPr>
              <w:widowControl w:val="0"/>
              <w:numPr>
                <w:ilvl w:val="0"/>
                <w:numId w:val="35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已启用应用不展示“启用”入口，仅可“禁用”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7D7BE5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AAD013E">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36F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642638">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1AF674">
            <w:pPr>
              <w:widowControl w:val="0"/>
              <w:jc w:val="both"/>
              <w:rPr>
                <w:rFonts w:hint="eastAsia"/>
                <w:color w:val="333333"/>
                <w:shd w:val="clear" w:color="auto" w:fill="FFFFFF"/>
                <w:lang w:bidi="ar"/>
              </w:rPr>
            </w:pPr>
            <w:r>
              <w:rPr>
                <w:rFonts w:hint="eastAsia"/>
                <w:color w:val="333333"/>
                <w:kern w:val="2"/>
                <w:shd w:val="clear" w:color="auto" w:fill="FFFFFF"/>
                <w:lang w:bidi="ar"/>
              </w:rPr>
              <w:t>DPM_YYGLQY_003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6D9E40">
            <w:pPr>
              <w:widowControl w:val="0"/>
              <w:jc w:val="both"/>
              <w:rPr>
                <w:rFonts w:hint="eastAsia"/>
                <w:color w:val="333333"/>
                <w:shd w:val="clear" w:color="auto" w:fill="FFFFFF"/>
                <w:lang w:bidi="ar"/>
              </w:rPr>
            </w:pPr>
            <w:r>
              <w:rPr>
                <w:rFonts w:hint="eastAsia"/>
                <w:color w:val="333333"/>
                <w:kern w:val="2"/>
                <w:shd w:val="clear" w:color="auto" w:fill="FFFFFF"/>
                <w:lang w:bidi="ar"/>
              </w:rPr>
              <w:t>验证启用后应用接口恢复调用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75CDC7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508355B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2．启用目标应用</w:t>
            </w:r>
          </w:p>
          <w:p w14:paraId="597C310F">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3．使用该应用的 AppKey 调用交付接口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C72F5A7">
            <w:pPr>
              <w:widowControl w:val="0"/>
              <w:numPr>
                <w:ilvl w:val="0"/>
                <w:numId w:val="356"/>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接口调用恢复正常，返回业务数据</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46BC0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A8CA91">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31D68DC2">
      <w:pPr>
        <w:pStyle w:val="6"/>
        <w:widowControl/>
        <w:numPr>
          <w:ilvl w:val="3"/>
          <w:numId w:val="6"/>
        </w:numPr>
        <w:jc w:val="left"/>
      </w:pPr>
      <w:r>
        <w:rPr>
          <w:rFonts w:hint="eastAsia" w:ascii="Calibri" w:hAnsi="Calibri" w:cs="宋体"/>
        </w:rPr>
        <w:t>删除应用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710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F091ECD">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EF5159">
            <w:pPr>
              <w:widowControl w:val="0"/>
              <w:jc w:val="both"/>
              <w:rPr>
                <w:rFonts w:hint="eastAsia"/>
                <w:color w:val="000000"/>
              </w:rPr>
            </w:pPr>
            <w:r>
              <w:rPr>
                <w:rFonts w:hint="eastAsia"/>
                <w:color w:val="000000"/>
                <w:kern w:val="2"/>
                <w:lang w:eastAsia="zh-Hans" w:bidi="ar"/>
              </w:rPr>
              <w:t>删除应用</w:t>
            </w:r>
          </w:p>
        </w:tc>
      </w:tr>
      <w:tr w14:paraId="3015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555FCB1">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CBEB77">
            <w:pPr>
              <w:widowControl w:val="0"/>
              <w:jc w:val="both"/>
              <w:rPr>
                <w:rFonts w:hint="eastAsia"/>
                <w:color w:val="000000"/>
              </w:rPr>
            </w:pPr>
            <w:r>
              <w:rPr>
                <w:rFonts w:hint="eastAsia"/>
                <w:color w:val="333333"/>
                <w:kern w:val="2"/>
                <w:shd w:val="clear" w:color="auto" w:fill="FFFFFF"/>
                <w:lang w:bidi="ar"/>
              </w:rPr>
              <w:t>2026/03/19</w:t>
            </w:r>
          </w:p>
        </w:tc>
      </w:tr>
      <w:tr w14:paraId="6DB7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3A9D020">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4A2267B">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BAB01C5">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5A6FA82C">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8939660">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FC940E">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14C892E3">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4F71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FFF308C">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BF644B3">
            <w:pPr>
              <w:widowControl w:val="0"/>
              <w:jc w:val="both"/>
              <w:rPr>
                <w:rFonts w:hint="eastAsia"/>
                <w:color w:val="333333"/>
                <w:shd w:val="clear" w:color="auto" w:fill="FFFFFF"/>
                <w:lang w:bidi="ar"/>
              </w:rPr>
            </w:pPr>
            <w:r>
              <w:rPr>
                <w:rFonts w:hint="eastAsia"/>
                <w:color w:val="333333"/>
                <w:kern w:val="2"/>
                <w:shd w:val="clear" w:color="auto" w:fill="FFFFFF"/>
                <w:lang w:bidi="ar"/>
              </w:rPr>
              <w:t>DPM_YYGLSC_001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1B658B2">
            <w:pPr>
              <w:widowControl w:val="0"/>
              <w:jc w:val="both"/>
              <w:rPr>
                <w:rFonts w:hint="eastAsia"/>
                <w:color w:val="333333"/>
                <w:shd w:val="clear" w:color="auto" w:fill="FFFFFF"/>
                <w:lang w:bidi="ar"/>
              </w:rPr>
            </w:pPr>
            <w:r>
              <w:rPr>
                <w:rFonts w:hint="eastAsia"/>
                <w:color w:val="333333"/>
                <w:kern w:val="2"/>
                <w:shd w:val="clear" w:color="auto" w:fill="FFFFFF"/>
                <w:lang w:bidi="ar"/>
              </w:rPr>
              <w:t>验证删除应用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B75A46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6B316B2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2．在列表选择对应应用</w:t>
            </w:r>
          </w:p>
          <w:p w14:paraId="61E949C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3．点击“删除”按钮并在确认弹窗点击“确定”</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DC04C8E">
            <w:pPr>
              <w:widowControl w:val="0"/>
              <w:numPr>
                <w:ilvl w:val="0"/>
                <w:numId w:val="357"/>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删除成功，列表不再展示该应用</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545C7B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10A9E8D">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5E89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350282">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AE113E">
            <w:pPr>
              <w:widowControl w:val="0"/>
              <w:jc w:val="both"/>
              <w:rPr>
                <w:rFonts w:hint="eastAsia"/>
                <w:color w:val="333333"/>
                <w:shd w:val="clear" w:color="auto" w:fill="FFFFFF"/>
                <w:lang w:bidi="ar"/>
              </w:rPr>
            </w:pPr>
            <w:r>
              <w:rPr>
                <w:rFonts w:hint="eastAsia"/>
                <w:color w:val="333333"/>
                <w:kern w:val="2"/>
                <w:shd w:val="clear" w:color="auto" w:fill="FFFFFF"/>
                <w:lang w:bidi="ar"/>
              </w:rPr>
              <w:t>DPM_YYGLSC_002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D82D1A">
            <w:pPr>
              <w:widowControl w:val="0"/>
              <w:jc w:val="both"/>
              <w:rPr>
                <w:rFonts w:hint="eastAsia"/>
                <w:color w:val="333333"/>
                <w:shd w:val="clear" w:color="auto" w:fill="FFFFFF"/>
                <w:lang w:bidi="ar"/>
              </w:rPr>
            </w:pPr>
            <w:r>
              <w:rPr>
                <w:rFonts w:hint="eastAsia"/>
                <w:color w:val="333333"/>
                <w:kern w:val="2"/>
                <w:shd w:val="clear" w:color="auto" w:fill="FFFFFF"/>
                <w:lang w:bidi="ar"/>
              </w:rPr>
              <w:t>验证取消删除应用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5D46ED0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0500E4D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2．点击“删除”按钮</w:t>
            </w:r>
          </w:p>
          <w:p w14:paraId="0E56EF49">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3．在确认弹窗点击“取消”</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8267054">
            <w:pPr>
              <w:widowControl w:val="0"/>
              <w:numPr>
                <w:ilvl w:val="0"/>
                <w:numId w:val="358"/>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弹窗关闭，应用记录保持不变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5B011D2">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EA86DD2">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166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B112E0A">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D202069">
            <w:pPr>
              <w:widowControl w:val="0"/>
              <w:jc w:val="both"/>
              <w:rPr>
                <w:rFonts w:hint="eastAsia"/>
                <w:color w:val="333333"/>
                <w:shd w:val="clear" w:color="auto" w:fill="FFFFFF"/>
                <w:lang w:bidi="ar"/>
              </w:rPr>
            </w:pPr>
            <w:r>
              <w:rPr>
                <w:rFonts w:hint="eastAsia"/>
                <w:color w:val="333333"/>
                <w:kern w:val="2"/>
                <w:shd w:val="clear" w:color="auto" w:fill="FFFFFF"/>
                <w:lang w:bidi="ar"/>
              </w:rPr>
              <w:t>DPM_YYGLSC_003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488097A">
            <w:pPr>
              <w:widowControl w:val="0"/>
              <w:jc w:val="both"/>
              <w:rPr>
                <w:rFonts w:hint="eastAsia"/>
                <w:color w:val="333333"/>
                <w:shd w:val="clear" w:color="auto" w:fill="FFFFFF"/>
                <w:lang w:bidi="ar"/>
              </w:rPr>
            </w:pPr>
            <w:r>
              <w:rPr>
                <w:rFonts w:hint="eastAsia"/>
                <w:color w:val="333333"/>
                <w:kern w:val="2"/>
                <w:shd w:val="clear" w:color="auto" w:fill="FFFFFF"/>
                <w:lang w:bidi="ar"/>
              </w:rPr>
              <w:t>验证删除后列表不再展示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1E0630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应用管理”页面</w:t>
            </w:r>
          </w:p>
          <w:p w14:paraId="684448A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2．删除一个应用后刷新列表</w:t>
            </w:r>
          </w:p>
          <w:p w14:paraId="1EA51115">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3．查看列表</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D8D0C40">
            <w:pPr>
              <w:widowControl w:val="0"/>
              <w:numPr>
                <w:ilvl w:val="0"/>
                <w:numId w:val="359"/>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列表不再展示该应用，总数减 1</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1BC0E0">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C3321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16502400">
      <w:pPr>
        <w:pStyle w:val="4"/>
        <w:widowControl/>
        <w:numPr>
          <w:ilvl w:val="1"/>
          <w:numId w:val="6"/>
        </w:numPr>
        <w:rPr>
          <w:rFonts w:ascii="Arial" w:hAnsi="Arial" w:eastAsia="黑体" w:cs="黑体"/>
        </w:rPr>
      </w:pPr>
      <w:bookmarkStart w:id="83" w:name="_Toc243568562"/>
      <w:r>
        <w:rPr>
          <w:rFonts w:hint="eastAsia" w:ascii="Arial" w:hAnsi="Arial" w:eastAsia="黑体" w:cs="黑体"/>
        </w:rPr>
        <w:t>适配器管理</w:t>
      </w:r>
      <w:bookmarkEnd w:id="83"/>
    </w:p>
    <w:p w14:paraId="1B81DE55">
      <w:pPr>
        <w:pStyle w:val="5"/>
        <w:widowControl/>
        <w:numPr>
          <w:ilvl w:val="2"/>
          <w:numId w:val="6"/>
        </w:numPr>
        <w:jc w:val="left"/>
      </w:pPr>
      <w:r>
        <w:rPr>
          <w:rFonts w:hint="eastAsia" w:ascii="Calibri" w:hAnsi="Calibri" w:cs="宋体"/>
        </w:rPr>
        <w:t>适配器管理</w:t>
      </w:r>
    </w:p>
    <w:p w14:paraId="603B1D8C">
      <w:pPr>
        <w:pStyle w:val="6"/>
        <w:widowControl/>
        <w:numPr>
          <w:ilvl w:val="3"/>
          <w:numId w:val="6"/>
        </w:numPr>
        <w:jc w:val="left"/>
      </w:pPr>
      <w:r>
        <w:rPr>
          <w:rFonts w:hint="eastAsia" w:ascii="Calibri" w:hAnsi="Calibri" w:cs="宋体"/>
        </w:rPr>
        <w:t>适配器列表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4E6A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6E96650">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306FED3">
            <w:pPr>
              <w:widowControl w:val="0"/>
              <w:jc w:val="both"/>
              <w:rPr>
                <w:rFonts w:hint="eastAsia"/>
                <w:color w:val="000000"/>
              </w:rPr>
            </w:pPr>
            <w:r>
              <w:rPr>
                <w:rFonts w:hint="eastAsia"/>
                <w:color w:val="000000"/>
                <w:kern w:val="2"/>
                <w:lang w:eastAsia="zh-Hans" w:bidi="ar"/>
              </w:rPr>
              <w:t>适配器列表</w:t>
            </w:r>
          </w:p>
        </w:tc>
      </w:tr>
      <w:tr w14:paraId="5CD1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73C0EF69">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BAD9245">
            <w:pPr>
              <w:widowControl w:val="0"/>
              <w:jc w:val="both"/>
              <w:rPr>
                <w:rFonts w:hint="eastAsia"/>
                <w:color w:val="000000"/>
              </w:rPr>
            </w:pPr>
            <w:r>
              <w:rPr>
                <w:rFonts w:hint="eastAsia"/>
                <w:color w:val="333333"/>
                <w:kern w:val="2"/>
                <w:shd w:val="clear" w:color="auto" w:fill="FFFFFF"/>
                <w:lang w:bidi="ar"/>
              </w:rPr>
              <w:t>2026/03/19</w:t>
            </w:r>
          </w:p>
        </w:tc>
      </w:tr>
      <w:tr w14:paraId="2F4F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115B03A">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18169C08">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66C9528">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EA2E67C">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A7123C6">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71763F2A">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60621F19">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6AAB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8E519AE">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16EE1E">
            <w:pPr>
              <w:widowControl w:val="0"/>
              <w:jc w:val="both"/>
              <w:rPr>
                <w:rFonts w:hint="eastAsia"/>
                <w:color w:val="333333"/>
                <w:shd w:val="clear" w:color="auto" w:fill="FFFFFF"/>
                <w:lang w:bidi="ar"/>
              </w:rPr>
            </w:pPr>
            <w:r>
              <w:rPr>
                <w:rFonts w:hint="eastAsia"/>
                <w:color w:val="333333"/>
                <w:kern w:val="2"/>
                <w:shd w:val="clear" w:color="auto" w:fill="FFFFFF"/>
                <w:lang w:bidi="ar"/>
              </w:rPr>
              <w:t>DPM_SQPGLB_001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B9E0CC">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验证适配器列表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F1BB2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07A617EC">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2．查看适配器卡片展示</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9F06E29">
            <w:pPr>
              <w:widowControl w:val="0"/>
              <w:numPr>
                <w:ilvl w:val="0"/>
                <w:numId w:val="360"/>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以卡片形式展示所有适配器，包含适配器名称、类型、状态与“编辑”入口；页面不提供查询条件区</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7BEE1E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EE226F">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06C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73C4060">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D7E9691">
            <w:pPr>
              <w:widowControl w:val="0"/>
              <w:jc w:val="both"/>
              <w:rPr>
                <w:rFonts w:hint="eastAsia"/>
                <w:color w:val="333333"/>
                <w:shd w:val="clear" w:color="auto" w:fill="FFFFFF"/>
                <w:lang w:bidi="ar"/>
              </w:rPr>
            </w:pPr>
            <w:r>
              <w:rPr>
                <w:rFonts w:hint="eastAsia"/>
                <w:color w:val="333333"/>
                <w:kern w:val="2"/>
                <w:shd w:val="clear" w:color="auto" w:fill="FFFFFF"/>
                <w:lang w:bidi="ar"/>
              </w:rPr>
              <w:t>DPM_SQPGLB_002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C62FD89">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验证适配器空数据展示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CA547D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2BC1B92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2．在无适配器数据时查看页面</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1E7FF67">
            <w:pPr>
              <w:widowControl w:val="0"/>
              <w:numPr>
                <w:ilvl w:val="0"/>
                <w:numId w:val="361"/>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页面展示暂无数据或空卡片，无报错</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C3DF924">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8BDB67">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408E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A80B95">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D125B4">
            <w:pPr>
              <w:widowControl w:val="0"/>
              <w:jc w:val="both"/>
              <w:rPr>
                <w:rFonts w:hint="eastAsia"/>
                <w:color w:val="333333"/>
                <w:shd w:val="clear" w:color="auto" w:fill="FFFFFF"/>
                <w:lang w:bidi="ar"/>
              </w:rPr>
            </w:pPr>
            <w:r>
              <w:rPr>
                <w:rFonts w:hint="eastAsia"/>
                <w:color w:val="333333"/>
                <w:kern w:val="2"/>
                <w:shd w:val="clear" w:color="auto" w:fill="FFFFFF"/>
                <w:lang w:bidi="ar"/>
              </w:rPr>
              <w:t>DPM_SQPGLB_003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A0244F">
            <w:pPr>
              <w:widowControl w:val="0"/>
              <w:jc w:val="both"/>
              <w:rPr>
                <w:rFonts w:hint="eastAsia"/>
                <w:color w:val="333333"/>
                <w:shd w:val="clear" w:color="auto" w:fill="FFFFFF"/>
                <w:lang w:bidi="ar"/>
              </w:rPr>
            </w:pPr>
            <w:r>
              <w:rPr>
                <w:rFonts w:hint="eastAsia"/>
                <w:color w:val="333333"/>
                <w:kern w:val="2"/>
                <w:shd w:val="clear" w:color="auto" w:fill="FFFFFF"/>
                <w:lang w:bidi="ar"/>
              </w:rPr>
              <w:t>验证适配器卡片信息完整性</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369DD433">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5FE278C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2．查看适配器卡片内容</w:t>
            </w:r>
          </w:p>
          <w:p w14:paraId="0E40326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3．核对名称、类型、状态与编辑入口</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4FD95CAC">
            <w:pPr>
              <w:widowControl w:val="0"/>
              <w:numPr>
                <w:ilvl w:val="0"/>
                <w:numId w:val="362"/>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卡片信息完整，状态展示与实际配置一致</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0C51D7B">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508E036">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2B540FA8">
      <w:pPr>
        <w:pStyle w:val="6"/>
        <w:widowControl/>
        <w:numPr>
          <w:ilvl w:val="3"/>
          <w:numId w:val="6"/>
        </w:numPr>
        <w:jc w:val="left"/>
      </w:pPr>
      <w:r>
        <w:rPr>
          <w:rFonts w:hint="eastAsia" w:ascii="Calibri" w:hAnsi="Calibri" w:cs="宋体"/>
        </w:rPr>
        <w:t>编辑适配器</w:t>
      </w:r>
    </w:p>
    <w:tbl>
      <w:tblPr>
        <w:tblStyle w:val="51"/>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5"/>
        <w:gridCol w:w="1841"/>
        <w:gridCol w:w="1668"/>
        <w:gridCol w:w="3986"/>
        <w:gridCol w:w="3554"/>
        <w:gridCol w:w="1280"/>
        <w:gridCol w:w="1015"/>
      </w:tblGrid>
      <w:tr w14:paraId="5DC3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52E96AF5">
            <w:pPr>
              <w:widowControl w:val="0"/>
              <w:spacing w:line="0" w:lineRule="atLeast"/>
              <w:jc w:val="center"/>
              <w:rPr>
                <w:rFonts w:hint="eastAsia"/>
                <w:b/>
                <w:bCs/>
                <w:color w:val="000000"/>
                <w:lang w:bidi="ar"/>
              </w:rPr>
            </w:pPr>
            <w:r>
              <w:rPr>
                <w:rFonts w:hint="eastAsia"/>
                <w:b/>
                <w:bCs/>
                <w:color w:val="000000"/>
                <w:kern w:val="2"/>
                <w:lang w:bidi="ar"/>
              </w:rPr>
              <w:t>主功能</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FB92B6B">
            <w:pPr>
              <w:widowControl w:val="0"/>
              <w:jc w:val="both"/>
              <w:rPr>
                <w:rFonts w:hint="eastAsia"/>
                <w:color w:val="000000"/>
              </w:rPr>
            </w:pPr>
            <w:r>
              <w:rPr>
                <w:rFonts w:hint="eastAsia"/>
                <w:color w:val="000000"/>
                <w:kern w:val="2"/>
                <w:lang w:eastAsia="zh-Hans" w:bidi="ar"/>
              </w:rPr>
              <w:t>编辑适配器</w:t>
            </w:r>
          </w:p>
        </w:tc>
      </w:tr>
      <w:tr w14:paraId="4215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2445" w:type="dxa"/>
            <w:gridSpan w:val="2"/>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326D7C9B">
            <w:pPr>
              <w:widowControl w:val="0"/>
              <w:spacing w:line="0" w:lineRule="atLeast"/>
              <w:jc w:val="center"/>
              <w:rPr>
                <w:rFonts w:hint="eastAsia"/>
                <w:b/>
                <w:bCs/>
                <w:color w:val="000000"/>
                <w:lang w:bidi="ar"/>
              </w:rPr>
            </w:pPr>
            <w:r>
              <w:rPr>
                <w:rFonts w:hint="eastAsia"/>
                <w:b/>
                <w:bCs/>
                <w:color w:val="000000"/>
                <w:kern w:val="2"/>
                <w:lang w:bidi="ar"/>
              </w:rPr>
              <w:t>测试日期</w:t>
            </w:r>
          </w:p>
        </w:tc>
        <w:tc>
          <w:tcPr>
            <w:tcW w:w="11504" w:type="dxa"/>
            <w:gridSpan w:val="5"/>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521C54">
            <w:pPr>
              <w:widowControl w:val="0"/>
              <w:jc w:val="both"/>
              <w:rPr>
                <w:rFonts w:hint="eastAsia"/>
                <w:color w:val="000000"/>
              </w:rPr>
            </w:pPr>
            <w:r>
              <w:rPr>
                <w:rFonts w:hint="eastAsia"/>
                <w:color w:val="333333"/>
                <w:kern w:val="2"/>
                <w:shd w:val="clear" w:color="auto" w:fill="FFFFFF"/>
                <w:lang w:bidi="ar"/>
              </w:rPr>
              <w:t>2026/03/19</w:t>
            </w:r>
          </w:p>
        </w:tc>
      </w:tr>
      <w:tr w14:paraId="149B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F5EC049">
            <w:pPr>
              <w:widowControl w:val="0"/>
              <w:spacing w:line="0" w:lineRule="atLeast"/>
              <w:jc w:val="center"/>
              <w:rPr>
                <w:rFonts w:hint="eastAsia"/>
                <w:b/>
                <w:bCs/>
                <w:color w:val="000000"/>
                <w:lang w:bidi="ar"/>
              </w:rPr>
            </w:pPr>
            <w:r>
              <w:rPr>
                <w:rFonts w:hint="eastAsia"/>
                <w:b/>
                <w:bCs/>
                <w:color w:val="000000"/>
                <w:kern w:val="2"/>
                <w:lang w:bidi="ar"/>
              </w:rPr>
              <w:t>序号</w:t>
            </w:r>
          </w:p>
        </w:tc>
        <w:tc>
          <w:tcPr>
            <w:tcW w:w="1841" w:type="dxa"/>
            <w:tcBorders>
              <w:top w:val="single" w:color="auto" w:sz="4" w:space="0"/>
              <w:left w:val="single" w:color="auto" w:sz="4" w:space="0"/>
              <w:bottom w:val="single" w:color="auto" w:sz="4" w:space="0"/>
              <w:right w:val="single" w:color="auto" w:sz="4" w:space="0"/>
            </w:tcBorders>
            <w:shd w:val="clear" w:color="auto" w:fill="BFBFBF"/>
            <w:noWrap/>
            <w:tcMar>
              <w:top w:w="15" w:type="dxa"/>
              <w:left w:w="15" w:type="dxa"/>
              <w:right w:w="15" w:type="dxa"/>
            </w:tcMar>
            <w:vAlign w:val="center"/>
          </w:tcPr>
          <w:p w14:paraId="01039201">
            <w:pPr>
              <w:widowControl w:val="0"/>
              <w:spacing w:line="0" w:lineRule="atLeast"/>
              <w:jc w:val="center"/>
              <w:rPr>
                <w:rFonts w:hint="eastAsia"/>
                <w:b/>
                <w:bCs/>
                <w:color w:val="000000"/>
                <w:lang w:bidi="ar"/>
              </w:rPr>
            </w:pPr>
            <w:r>
              <w:rPr>
                <w:rFonts w:hint="eastAsia"/>
                <w:b/>
                <w:bCs/>
                <w:color w:val="000000"/>
                <w:kern w:val="2"/>
                <w:lang w:bidi="ar"/>
              </w:rPr>
              <w:t>用例编号</w:t>
            </w:r>
          </w:p>
        </w:tc>
        <w:tc>
          <w:tcPr>
            <w:tcW w:w="1668"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0104EFE8">
            <w:pPr>
              <w:widowControl w:val="0"/>
              <w:spacing w:line="0" w:lineRule="atLeast"/>
              <w:jc w:val="center"/>
              <w:rPr>
                <w:rFonts w:hint="eastAsia"/>
                <w:b/>
                <w:bCs/>
                <w:color w:val="000000"/>
                <w:lang w:bidi="ar"/>
              </w:rPr>
            </w:pPr>
            <w:r>
              <w:rPr>
                <w:rFonts w:hint="eastAsia"/>
                <w:b/>
                <w:bCs/>
                <w:color w:val="000000"/>
                <w:kern w:val="2"/>
                <w:lang w:bidi="ar"/>
              </w:rPr>
              <w:t>用例名称</w:t>
            </w:r>
          </w:p>
        </w:tc>
        <w:tc>
          <w:tcPr>
            <w:tcW w:w="3987"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35744BF5">
            <w:pPr>
              <w:widowControl w:val="0"/>
              <w:spacing w:line="0" w:lineRule="atLeast"/>
              <w:jc w:val="center"/>
              <w:rPr>
                <w:rFonts w:hint="eastAsia"/>
                <w:b/>
                <w:bCs/>
                <w:color w:val="000000"/>
                <w:lang w:bidi="ar"/>
              </w:rPr>
            </w:pPr>
            <w:r>
              <w:rPr>
                <w:rFonts w:hint="eastAsia"/>
                <w:b/>
                <w:bCs/>
                <w:color w:val="000000"/>
                <w:kern w:val="2"/>
                <w:lang w:bidi="ar"/>
              </w:rPr>
              <w:t>操作步骤</w:t>
            </w:r>
          </w:p>
        </w:tc>
        <w:tc>
          <w:tcPr>
            <w:tcW w:w="3554"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992CF94">
            <w:pPr>
              <w:widowControl w:val="0"/>
              <w:spacing w:line="0" w:lineRule="atLeast"/>
              <w:jc w:val="center"/>
              <w:rPr>
                <w:rFonts w:hint="eastAsia"/>
                <w:b/>
                <w:bCs/>
                <w:color w:val="000000"/>
                <w:lang w:bidi="ar"/>
              </w:rPr>
            </w:pPr>
            <w:r>
              <w:rPr>
                <w:rFonts w:hint="eastAsia"/>
                <w:b/>
                <w:bCs/>
                <w:color w:val="000000"/>
                <w:kern w:val="2"/>
                <w:lang w:bidi="ar"/>
              </w:rPr>
              <w:t>期望结果</w:t>
            </w:r>
          </w:p>
        </w:tc>
        <w:tc>
          <w:tcPr>
            <w:tcW w:w="1280"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20323CA1">
            <w:pPr>
              <w:widowControl w:val="0"/>
              <w:spacing w:line="0" w:lineRule="atLeast"/>
              <w:jc w:val="center"/>
              <w:rPr>
                <w:rFonts w:hint="eastAsia"/>
                <w:b/>
                <w:bCs/>
                <w:color w:val="000000"/>
                <w:lang w:bidi="ar"/>
              </w:rPr>
            </w:pPr>
            <w:r>
              <w:rPr>
                <w:rFonts w:hint="eastAsia"/>
                <w:b/>
                <w:bCs/>
                <w:color w:val="000000"/>
                <w:kern w:val="2"/>
                <w:lang w:bidi="ar"/>
              </w:rPr>
              <w:t>实际结果</w:t>
            </w:r>
          </w:p>
        </w:tc>
        <w:tc>
          <w:tcPr>
            <w:tcW w:w="1015" w:type="dxa"/>
            <w:tcBorders>
              <w:top w:val="single" w:color="auto" w:sz="4" w:space="0"/>
              <w:left w:val="single" w:color="auto" w:sz="4" w:space="0"/>
              <w:bottom w:val="single" w:color="auto" w:sz="4" w:space="0"/>
              <w:right w:val="single" w:color="auto" w:sz="4" w:space="0"/>
            </w:tcBorders>
            <w:shd w:val="clear" w:color="auto" w:fill="BFBFBF"/>
            <w:tcMar>
              <w:top w:w="15" w:type="dxa"/>
              <w:left w:w="15" w:type="dxa"/>
              <w:right w:w="15" w:type="dxa"/>
            </w:tcMar>
            <w:vAlign w:val="center"/>
          </w:tcPr>
          <w:p w14:paraId="424CBA7D">
            <w:pPr>
              <w:widowControl w:val="0"/>
              <w:spacing w:line="0" w:lineRule="atLeast"/>
              <w:jc w:val="center"/>
              <w:rPr>
                <w:rFonts w:hint="eastAsia"/>
                <w:b/>
                <w:bCs/>
                <w:color w:val="000000"/>
                <w:lang w:bidi="ar"/>
              </w:rPr>
            </w:pPr>
            <w:r>
              <w:rPr>
                <w:rFonts w:hint="eastAsia"/>
                <w:b/>
                <w:bCs/>
                <w:color w:val="000000"/>
                <w:kern w:val="2"/>
                <w:lang w:bidi="ar"/>
              </w:rPr>
              <w:t>测试结果</w:t>
            </w:r>
          </w:p>
        </w:tc>
      </w:tr>
      <w:tr w14:paraId="3598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FBEEE1B">
            <w:pPr>
              <w:widowControl w:val="0"/>
              <w:jc w:val="center"/>
              <w:rPr>
                <w:rFonts w:hint="eastAsia"/>
                <w:color w:val="333333"/>
                <w:shd w:val="clear" w:color="auto" w:fill="FFFFFF"/>
                <w:lang w:bidi="ar"/>
              </w:rPr>
            </w:pPr>
            <w:r>
              <w:rPr>
                <w:rFonts w:hint="eastAsia"/>
                <w:color w:val="333333"/>
                <w:kern w:val="2"/>
                <w:shd w:val="clear" w:color="auto" w:fill="FFFFFF"/>
                <w:lang w:bidi="ar"/>
              </w:rPr>
              <w:t>1</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AC13B33">
            <w:pPr>
              <w:widowControl w:val="0"/>
              <w:jc w:val="both"/>
              <w:rPr>
                <w:rFonts w:hint="eastAsia"/>
                <w:color w:val="333333"/>
                <w:shd w:val="clear" w:color="auto" w:fill="FFFFFF"/>
                <w:lang w:bidi="ar"/>
              </w:rPr>
            </w:pPr>
            <w:r>
              <w:rPr>
                <w:rFonts w:hint="eastAsia"/>
                <w:color w:val="333333"/>
                <w:kern w:val="2"/>
                <w:shd w:val="clear" w:color="auto" w:fill="FFFFFF"/>
                <w:lang w:bidi="ar"/>
              </w:rPr>
              <w:t>DPM_SQPGBJ_001</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20918F9">
            <w:pPr>
              <w:widowControl w:val="0"/>
              <w:jc w:val="both"/>
              <w:rPr>
                <w:rFonts w:hint="eastAsia"/>
                <w:color w:val="333333"/>
                <w:shd w:val="clear" w:color="auto" w:fill="FFFFFF"/>
                <w:lang w:bidi="ar"/>
              </w:rPr>
            </w:pPr>
            <w:r>
              <w:rPr>
                <w:rFonts w:hint="eastAsia"/>
                <w:color w:val="333333"/>
                <w:kern w:val="2"/>
                <w:shd w:val="clear" w:color="auto" w:fill="FFFFFF"/>
                <w:lang w:bidi="ar"/>
              </w:rPr>
              <w:t>验证编辑适配器</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20FF5A1">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094EEDEB">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2．在适配器卡片上点击“编辑”</w:t>
            </w:r>
          </w:p>
          <w:p w14:paraId="340A0E5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3．修改适配器配置信息</w:t>
            </w:r>
          </w:p>
          <w:p w14:paraId="00D4DB67">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00F1AFF3">
            <w:pPr>
              <w:widowControl w:val="0"/>
              <w:numPr>
                <w:ilvl w:val="0"/>
                <w:numId w:val="363"/>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修改成功，卡片展示修改后的适配器信息</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F7B33A">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A39505">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33ED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ACB43EB">
            <w:pPr>
              <w:widowControl w:val="0"/>
              <w:jc w:val="center"/>
              <w:rPr>
                <w:rFonts w:hint="eastAsia"/>
                <w:color w:val="333333"/>
                <w:shd w:val="clear" w:color="auto" w:fill="FFFFFF"/>
                <w:lang w:bidi="ar"/>
              </w:rPr>
            </w:pPr>
            <w:r>
              <w:rPr>
                <w:rFonts w:hint="eastAsia"/>
                <w:color w:val="333333"/>
                <w:kern w:val="2"/>
                <w:shd w:val="clear" w:color="auto" w:fill="FFFFFF"/>
                <w:lang w:bidi="ar"/>
              </w:rPr>
              <w:t>2</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2F95614">
            <w:pPr>
              <w:widowControl w:val="0"/>
              <w:jc w:val="both"/>
              <w:rPr>
                <w:rFonts w:hint="eastAsia"/>
                <w:color w:val="333333"/>
                <w:shd w:val="clear" w:color="auto" w:fill="FFFFFF"/>
                <w:lang w:bidi="ar"/>
              </w:rPr>
            </w:pPr>
            <w:r>
              <w:rPr>
                <w:rFonts w:hint="eastAsia"/>
                <w:color w:val="333333"/>
                <w:kern w:val="2"/>
                <w:shd w:val="clear" w:color="auto" w:fill="FFFFFF"/>
                <w:lang w:bidi="ar"/>
              </w:rPr>
              <w:t>DPM_SQPGBJ_002</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2681096">
            <w:pPr>
              <w:widowControl w:val="0"/>
              <w:jc w:val="both"/>
              <w:rPr>
                <w:rFonts w:hint="eastAsia"/>
                <w:color w:val="333333"/>
                <w:shd w:val="clear" w:color="auto" w:fill="FFFFFF"/>
                <w:lang w:bidi="ar"/>
              </w:rPr>
            </w:pPr>
            <w:r>
              <w:rPr>
                <w:rFonts w:hint="eastAsia"/>
                <w:color w:val="333333"/>
                <w:kern w:val="2"/>
                <w:shd w:val="clear" w:color="auto" w:fill="FFFFFF"/>
                <w:lang w:bidi="ar"/>
              </w:rPr>
              <w:t>验证编辑适配器时必填字段为空</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7D5123B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2CD4A39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2．点击“编辑”进入编辑弹窗</w:t>
            </w:r>
          </w:p>
          <w:p w14:paraId="749485A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3．清空必填项</w:t>
            </w:r>
          </w:p>
          <w:p w14:paraId="00D79762">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9D74412">
            <w:pPr>
              <w:widowControl w:val="0"/>
              <w:numPr>
                <w:ilvl w:val="0"/>
                <w:numId w:val="364"/>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提示“请输入XXX”，不允许保存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25B4C99">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96314C">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r w14:paraId="139C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60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9E0B6CF">
            <w:pPr>
              <w:widowControl w:val="0"/>
              <w:jc w:val="center"/>
              <w:rPr>
                <w:rFonts w:hint="eastAsia"/>
                <w:color w:val="333333"/>
                <w:shd w:val="clear" w:color="auto" w:fill="FFFFFF"/>
                <w:lang w:bidi="ar"/>
              </w:rPr>
            </w:pPr>
            <w:r>
              <w:rPr>
                <w:rFonts w:hint="eastAsia"/>
                <w:color w:val="333333"/>
                <w:kern w:val="2"/>
                <w:shd w:val="clear" w:color="auto" w:fill="FFFFFF"/>
                <w:lang w:bidi="ar"/>
              </w:rPr>
              <w:t>3</w:t>
            </w:r>
          </w:p>
        </w:tc>
        <w:tc>
          <w:tcPr>
            <w:tcW w:w="184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CD21161">
            <w:pPr>
              <w:widowControl w:val="0"/>
              <w:jc w:val="both"/>
              <w:rPr>
                <w:rFonts w:hint="eastAsia"/>
                <w:color w:val="333333"/>
                <w:shd w:val="clear" w:color="auto" w:fill="FFFFFF"/>
                <w:lang w:bidi="ar"/>
              </w:rPr>
            </w:pPr>
            <w:r>
              <w:rPr>
                <w:rFonts w:hint="eastAsia"/>
                <w:color w:val="333333"/>
                <w:kern w:val="2"/>
                <w:shd w:val="clear" w:color="auto" w:fill="FFFFFF"/>
                <w:lang w:bidi="ar"/>
              </w:rPr>
              <w:t>DPM_SQPGBJ_003</w:t>
            </w:r>
          </w:p>
        </w:tc>
        <w:tc>
          <w:tcPr>
            <w:tcW w:w="166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1F1A73B">
            <w:pPr>
              <w:widowControl w:val="0"/>
              <w:jc w:val="both"/>
              <w:rPr>
                <w:rFonts w:hint="eastAsia"/>
                <w:color w:val="333333"/>
                <w:shd w:val="clear" w:color="auto" w:fill="FFFFFF"/>
                <w:lang w:bidi="ar"/>
              </w:rPr>
            </w:pPr>
            <w:r>
              <w:rPr>
                <w:rFonts w:hint="eastAsia"/>
                <w:color w:val="333333"/>
                <w:kern w:val="2"/>
                <w:shd w:val="clear" w:color="auto" w:fill="FFFFFF"/>
                <w:lang w:bidi="ar"/>
              </w:rPr>
              <w:t>验证对内/对外访问地址格式校验</w:t>
            </w:r>
          </w:p>
        </w:tc>
        <w:tc>
          <w:tcPr>
            <w:tcW w:w="3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1EA958F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1．</w:t>
            </w:r>
            <w:r>
              <w:rPr>
                <w:rFonts w:hint="eastAsia"/>
                <w:color w:val="333333"/>
                <w:kern w:val="2"/>
                <w:shd w:val="clear" w:color="auto" w:fill="FFFFFF"/>
                <w:lang w:bidi="ar"/>
              </w:rPr>
              <w:tab/>
            </w:r>
            <w:r>
              <w:rPr>
                <w:rFonts w:hint="eastAsia"/>
                <w:color w:val="333333"/>
                <w:kern w:val="2"/>
                <w:shd w:val="clear" w:color="auto" w:fill="FFFFFF"/>
                <w:lang w:bidi="ar"/>
              </w:rPr>
              <w:t>进入“产品交易 - 适配器管理”页面</w:t>
            </w:r>
          </w:p>
          <w:p w14:paraId="61C740CA">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2．点击“编辑”</w:t>
            </w:r>
          </w:p>
          <w:p w14:paraId="340D7AA6">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3．对内访问地址输入非法格式（如 abc）</w:t>
            </w:r>
          </w:p>
          <w:p w14:paraId="0426F00D">
            <w:pPr>
              <w:widowControl w:val="0"/>
              <w:tabs>
                <w:tab w:val="left" w:pos="0"/>
              </w:tabs>
              <w:ind w:left="0" w:firstLine="0"/>
              <w:jc w:val="both"/>
              <w:rPr>
                <w:rFonts w:hint="eastAsia"/>
                <w:color w:val="333333"/>
                <w:shd w:val="clear" w:color="auto" w:fill="FFFFFF"/>
                <w:lang w:bidi="ar"/>
              </w:rPr>
            </w:pPr>
            <w:r>
              <w:rPr>
                <w:rFonts w:hint="eastAsia"/>
                <w:color w:val="333333"/>
                <w:kern w:val="2"/>
                <w:shd w:val="clear" w:color="auto" w:fill="FFFFFF"/>
                <w:lang w:bidi="ar"/>
              </w:rPr>
              <w:t>4．点击“确定”按钮</w:t>
            </w:r>
          </w:p>
        </w:tc>
        <w:tc>
          <w:tcPr>
            <w:tcW w:w="35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14:paraId="64D3C99C">
            <w:pPr>
              <w:widowControl w:val="0"/>
              <w:numPr>
                <w:ilvl w:val="0"/>
                <w:numId w:val="365"/>
              </w:numPr>
              <w:tabs>
                <w:tab w:val="left" w:pos="0"/>
              </w:tabs>
              <w:jc w:val="both"/>
              <w:rPr>
                <w:rFonts w:hint="eastAsia"/>
                <w:color w:val="333333"/>
                <w:shd w:val="clear" w:color="auto" w:fill="FFFFFF"/>
                <w:lang w:bidi="ar"/>
              </w:rPr>
            </w:pPr>
            <w:r>
              <w:rPr>
                <w:rFonts w:hint="eastAsia"/>
                <w:color w:val="333333"/>
                <w:kern w:val="2"/>
                <w:shd w:val="clear" w:color="auto" w:fill="FFFFFF"/>
                <w:lang w:eastAsia="zh-Hans" w:bidi="ar"/>
              </w:rPr>
              <w:t>提示访问地址格式不正确，不允许保存</w:t>
            </w:r>
          </w:p>
        </w:tc>
        <w:tc>
          <w:tcPr>
            <w:tcW w:w="128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BEA49ED">
            <w:pPr>
              <w:widowControl w:val="0"/>
              <w:jc w:val="both"/>
              <w:rPr>
                <w:rFonts w:hint="eastAsia"/>
                <w:color w:val="333333"/>
                <w:shd w:val="clear" w:color="auto" w:fill="FFFFFF"/>
                <w:lang w:bidi="ar"/>
              </w:rPr>
            </w:pPr>
            <w:r>
              <w:rPr>
                <w:rFonts w:hint="eastAsia"/>
                <w:color w:val="333333"/>
                <w:kern w:val="2"/>
                <w:shd w:val="clear" w:color="auto" w:fill="FFFFFF"/>
                <w:lang w:bidi="ar"/>
              </w:rPr>
              <w:t>与预期一致</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622E449">
            <w:pPr>
              <w:widowControl w:val="0"/>
              <w:jc w:val="both"/>
              <w:rPr>
                <w:rFonts w:hint="eastAsia"/>
                <w:color w:val="333333"/>
                <w:shd w:val="clear" w:color="auto" w:fill="FFFFFF"/>
                <w:lang w:bidi="ar"/>
              </w:rPr>
            </w:pPr>
            <w:r>
              <w:rPr>
                <w:rFonts w:hint="eastAsia"/>
                <w:color w:val="333333"/>
                <w:kern w:val="2"/>
                <w:shd w:val="clear" w:color="auto" w:fill="FFFFFF"/>
                <w:lang w:bidi="ar"/>
              </w:rPr>
              <w:t>通过</w:t>
            </w:r>
          </w:p>
        </w:tc>
      </w:tr>
    </w:tbl>
    <w:p w14:paraId="7AC75D57">
      <w:pPr>
        <w:rPr>
          <w:rFonts w:hint="eastAsia"/>
        </w:rPr>
      </w:pPr>
    </w:p>
    <w:sectPr>
      <w:pgSz w:w="16838" w:h="11906" w:orient="landscape"/>
      <w:pgMar w:top="1803" w:right="1440" w:bottom="1803" w:left="1440" w:header="851" w:footer="992" w:gutter="0"/>
      <w:cols w:space="72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FZSSK--GBK1-0">
    <w:altName w:val="宋体"/>
    <w:panose1 w:val="00000000000000000000"/>
    <w:charset w:val="86"/>
    <w:family w:val="roman"/>
    <w:pitch w:val="default"/>
    <w:sig w:usb0="00000000" w:usb1="00000000" w:usb2="00000000" w:usb3="00000000" w:csb0="00160000" w:csb1="00000000"/>
  </w:font>
  <w:font w:name="仿宋_GB2312">
    <w:altName w:val="仿宋"/>
    <w:panose1 w:val="00000000000000000000"/>
    <w:charset w:val="86"/>
    <w:family w:val="modern"/>
    <w:pitch w:val="default"/>
    <w:sig w:usb0="00000000" w:usb1="00000000" w:usb2="00000000" w:usb3="00000000" w:csb0="00060000" w:csb1="00000000"/>
  </w:font>
  <w:font w:name="仿宋">
    <w:panose1 w:val="02010609060101010101"/>
    <w:charset w:val="86"/>
    <w:family w:val="modern"/>
    <w:pitch w:val="default"/>
    <w:sig w:usb0="800002BF" w:usb1="38CF7CFA" w:usb2="00000016" w:usb3="00000000" w:csb0="00040001" w:csb1="00000000"/>
  </w:font>
  <w:font w:name="方正书宋_GBK">
    <w:altName w:val="微软雅黑"/>
    <w:panose1 w:val="00000000000000000000"/>
    <w:charset w:val="86"/>
    <w:family w:val="auto"/>
    <w:pitch w:val="default"/>
    <w:sig w:usb0="00000000" w:usb1="00000000" w:usb2="00000000" w:usb3="00000000" w:csb0="0016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Times New Roman (Body CS)">
    <w:altName w:val="Times New Roman"/>
    <w:panose1 w:val="00000000000000000000"/>
    <w:charset w:val="00"/>
    <w:family w:val="auto"/>
    <w:pitch w:val="default"/>
    <w:sig w:usb0="00000000" w:usb1="00000000" w:usb2="00000000" w:usb3="00000000" w:csb0="00000000" w:csb1="00000000"/>
  </w:font>
  <w:font w:name="Times New Roman (Headings CS)">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0EF8A">
    <w:pPr>
      <w:pStyle w:val="3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28E0EA">
                          <w:pPr>
                            <w:pStyle w:val="3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228E0EA">
                    <w:pPr>
                      <w:pStyle w:val="3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055C2">
    <w:pPr>
      <w:pStyle w:val="3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52D81">
    <w:pPr>
      <w:pStyle w:val="33"/>
      <w:jc w:val="left"/>
      <w:rPr>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F9078">
                          <w:pPr>
                            <w:pStyle w:val="3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01F9078">
                    <w:pPr>
                      <w:pStyle w:val="3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3B2B5">
    <w:pPr>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31757">
                          <w:pPr>
                            <w:pStyle w:val="3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7E31757">
                    <w:pPr>
                      <w:pStyle w:val="3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EC3FE">
    <w:pPr>
      <w:pStyle w:val="3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614"/>
                          </w:sdtPr>
                          <w:sdtContent>
                            <w:p w14:paraId="1D9F0BAA">
                              <w:pPr>
                                <w:pStyle w:val="33"/>
                              </w:pPr>
                              <w:r>
                                <w:fldChar w:fldCharType="begin"/>
                              </w:r>
                              <w:r>
                                <w:instrText xml:space="preserve">PAGE   \* MERGEFORMAT</w:instrText>
                              </w:r>
                              <w:r>
                                <w:fldChar w:fldCharType="separate"/>
                              </w:r>
                              <w:r>
                                <w:rPr>
                                  <w:lang w:val="zh-CN"/>
                                </w:rPr>
                                <w:t>6</w:t>
                              </w:r>
                              <w:r>
                                <w:fldChar w:fldCharType="end"/>
                              </w:r>
                            </w:p>
                          </w:sdtContent>
                        </w:sdt>
                        <w:p w14:paraId="798F4B2D">
                          <w:pPr>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2614"/>
                    </w:sdtPr>
                    <w:sdtContent>
                      <w:p w14:paraId="1D9F0BAA">
                        <w:pPr>
                          <w:pStyle w:val="33"/>
                        </w:pPr>
                        <w:r>
                          <w:fldChar w:fldCharType="begin"/>
                        </w:r>
                        <w:r>
                          <w:instrText xml:space="preserve">PAGE   \* MERGEFORMAT</w:instrText>
                        </w:r>
                        <w:r>
                          <w:fldChar w:fldCharType="separate"/>
                        </w:r>
                        <w:r>
                          <w:rPr>
                            <w:lang w:val="zh-CN"/>
                          </w:rPr>
                          <w:t>6</w:t>
                        </w:r>
                        <w:r>
                          <w:fldChar w:fldCharType="end"/>
                        </w:r>
                      </w:p>
                    </w:sdtContent>
                  </w:sdt>
                  <w:p w14:paraId="798F4B2D">
                    <w:pPr>
                      <w:rPr>
                        <w:rFonts w:hint="eastAsia"/>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F97EA">
    <w:pPr>
      <w:pStyle w:val="34"/>
      <w:pBdr>
        <w:bottom w:val="single" w:color="auto" w:sz="4" w:space="1"/>
      </w:pBdr>
      <w:rPr>
        <w:sz w:val="24"/>
        <w:szCs w:val="24"/>
      </w:rPr>
    </w:pPr>
    <w:r>
      <w:rPr>
        <w:rFonts w:hint="eastAsia"/>
        <w:sz w:val="24"/>
        <w:szCs w:val="24"/>
      </w:rPr>
      <w:t>xxx平台_功能测试报告</w:t>
    </w:r>
  </w:p>
  <w:p w14:paraId="4973C83F">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E37A1">
    <w:pPr>
      <w:pStyle w:val="3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2FF96">
    <w:pPr>
      <w:pStyle w:val="3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B5FE5">
    <w:pP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0E9C1">
    <w:pPr>
      <w:pStyle w:val="34"/>
      <w:pBdr>
        <w:bottom w:val="single" w:color="auto" w:sz="4" w:space="1"/>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功能测试报告</w:t>
    </w:r>
  </w:p>
  <w:p w14:paraId="26747D16">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950E3"/>
    <w:multiLevelType w:val="multilevel"/>
    <w:tmpl w:val="1FE950E3"/>
    <w:lvl w:ilvl="0" w:tentative="0">
      <w:start w:val="1"/>
      <w:numFmt w:val="decimal"/>
      <w:pStyle w:val="186"/>
      <w:lvlText w:val="%1"/>
      <w:lvlJc w:val="left"/>
      <w:pPr>
        <w:tabs>
          <w:tab w:val="left" w:pos="432"/>
        </w:tabs>
        <w:ind w:left="432" w:hanging="432"/>
      </w:pPr>
      <w:rPr>
        <w:rFonts w:hint="default"/>
      </w:rPr>
    </w:lvl>
    <w:lvl w:ilvl="1" w:tentative="0">
      <w:start w:val="1"/>
      <w:numFmt w:val="decimal"/>
      <w:lvlText w:val="%1.%2"/>
      <w:lvlJc w:val="left"/>
      <w:pPr>
        <w:tabs>
          <w:tab w:val="left" w:pos="576"/>
        </w:tabs>
        <w:ind w:left="576" w:hanging="576"/>
      </w:pPr>
      <w:rPr>
        <w:rFonts w:hint="default"/>
        <w:b/>
      </w:rPr>
    </w:lvl>
    <w:lvl w:ilvl="2" w:tentative="0">
      <w:start w:val="1"/>
      <w:numFmt w:val="decimal"/>
      <w:lvlText w:val="%1.%2.%3"/>
      <w:lvlJc w:val="left"/>
      <w:pPr>
        <w:ind w:left="720" w:hanging="720"/>
      </w:pPr>
      <w:rPr>
        <w:rFonts w:hint="eastAsia" w:ascii="宋体" w:hAnsi="宋体" w:eastAsia="宋体" w:cs="Times New Roman (Body CS)"/>
        <w:b/>
        <w:bCs/>
        <w:w w:val="100"/>
        <w:kern w:val="2"/>
        <w:sz w:val="28"/>
        <w:szCs w:val="32"/>
        <w:shd w:val="clear" w:color="auto" w:fill="auto"/>
        <w:lang w:val="en-US" w:eastAsia="zh-CN" w:bidi="ar-SA"/>
      </w:rPr>
    </w:lvl>
    <w:lvl w:ilvl="3" w:tentative="0">
      <w:start w:val="1"/>
      <w:numFmt w:val="decimal"/>
      <w:lvlText w:val="%1.%2.%3.%4"/>
      <w:lvlJc w:val="left"/>
      <w:pPr>
        <w:ind w:left="864" w:hanging="864"/>
      </w:pPr>
      <w:rPr>
        <w:rFonts w:hint="eastAsia" w:ascii="宋体" w:hAnsi="宋体" w:eastAsia="宋体" w:cs="Times New Roman (Headings CS)"/>
        <w:b w:val="0"/>
        <w:bCs w:val="0"/>
        <w:w w:val="100"/>
        <w:kern w:val="2"/>
        <w:sz w:val="28"/>
        <w:szCs w:val="28"/>
        <w:shd w:val="clear" w:color="auto" w:fill="auto"/>
        <w:lang w:val="en-US" w:eastAsia="zh-CN" w:bidi="ar-SA"/>
      </w:rPr>
    </w:lvl>
    <w:lvl w:ilvl="4" w:tentative="0">
      <w:start w:val="1"/>
      <w:numFmt w:val="decimal"/>
      <w:lvlText w:val="%1.%2.%3.%4.%5"/>
      <w:lvlJc w:val="left"/>
      <w:pPr>
        <w:tabs>
          <w:tab w:val="left" w:pos="420"/>
        </w:tabs>
        <w:ind w:left="862" w:hanging="862"/>
      </w:pPr>
      <w:rPr>
        <w:rFonts w:hint="default" w:ascii="等线" w:hAnsi="等线" w:eastAsia="等线" w:cstheme="minorBidi"/>
        <w:b w:val="0"/>
        <w:bCs w:val="0"/>
        <w:w w:val="100"/>
        <w:kern w:val="2"/>
        <w:sz w:val="28"/>
        <w:szCs w:val="28"/>
        <w:shd w:val="clear" w:color="auto" w:fill="auto"/>
        <w:lang w:val="en-US" w:eastAsia="zh-CN" w:bidi="ar-SA"/>
      </w:rPr>
    </w:lvl>
    <w:lvl w:ilvl="5" w:tentative="0">
      <w:start w:val="1"/>
      <w:numFmt w:val="decimal"/>
      <w:lvlText w:val="%1.%2.%3.%4.%5.%6"/>
      <w:lvlJc w:val="left"/>
      <w:pPr>
        <w:tabs>
          <w:tab w:val="left" w:pos="1152"/>
        </w:tabs>
        <w:ind w:left="1152" w:hanging="1152"/>
      </w:pPr>
      <w:rPr>
        <w:rFonts w:hint="default" w:ascii="宋体" w:hAnsi="宋体" w:eastAsia="宋体" w:cstheme="majorBidi"/>
        <w:b w:val="0"/>
        <w:bCs/>
        <w:w w:val="100"/>
        <w:kern w:val="2"/>
        <w:sz w:val="28"/>
        <w:szCs w:val="24"/>
        <w:shd w:val="clear" w:color="auto" w:fill="auto"/>
        <w:lang w:val="en-US" w:eastAsia="zh-CN" w:bidi="ar-SA"/>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
    <w:nsid w:val="21200C0E"/>
    <w:multiLevelType w:val="multilevel"/>
    <w:tmpl w:val="21200C0E"/>
    <w:lvl w:ilvl="0" w:tentative="0">
      <w:start w:val="1"/>
      <w:numFmt w:val="decimal"/>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2FAB6E93"/>
    <w:multiLevelType w:val="multilevel"/>
    <w:tmpl w:val="2FAB6E93"/>
    <w:lvl w:ilvl="0" w:tentative="0">
      <w:start w:val="1"/>
      <w:numFmt w:val="decimal"/>
      <w:pStyle w:val="61"/>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EBC3F72"/>
    <w:multiLevelType w:val="multilevel"/>
    <w:tmpl w:val="4EBC3F72"/>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816" w:hanging="336"/>
      </w:pPr>
      <w:rPr>
        <w:rFonts w:hint="default" w:ascii="Wingdings" w:hAnsi="Wingdings" w:cs="Wingdings"/>
      </w:rPr>
    </w:lvl>
    <w:lvl w:ilvl="2" w:tentative="0">
      <w:start w:val="1"/>
      <w:numFmt w:val="bullet"/>
      <w:lvlText w:val=""/>
      <w:lvlJc w:val="left"/>
      <w:pPr>
        <w:ind w:left="1296" w:hanging="336"/>
      </w:pPr>
      <w:rPr>
        <w:rFonts w:hint="default" w:ascii="Wingdings" w:hAnsi="Wingdings" w:cs="Wingdings"/>
      </w:rPr>
    </w:lvl>
    <w:lvl w:ilvl="3" w:tentative="0">
      <w:start w:val="1"/>
      <w:numFmt w:val="bullet"/>
      <w:lvlText w:val=""/>
      <w:lvlJc w:val="left"/>
      <w:pPr>
        <w:ind w:left="1776" w:hanging="336"/>
      </w:pPr>
      <w:rPr>
        <w:rFonts w:hint="default" w:ascii="Wingdings" w:hAnsi="Wingdings" w:cs="Wingdings"/>
      </w:rPr>
    </w:lvl>
    <w:lvl w:ilvl="4" w:tentative="0">
      <w:start w:val="1"/>
      <w:numFmt w:val="bullet"/>
      <w:lvlText w:val="¡"/>
      <w:lvlJc w:val="left"/>
      <w:pPr>
        <w:ind w:left="2256" w:hanging="336"/>
      </w:pPr>
      <w:rPr>
        <w:rFonts w:hint="default" w:ascii="Wingdings" w:hAnsi="Wingdings" w:cs="Wingdings"/>
      </w:rPr>
    </w:lvl>
    <w:lvl w:ilvl="5" w:tentative="0">
      <w:start w:val="1"/>
      <w:numFmt w:val="bullet"/>
      <w:lvlText w:val=""/>
      <w:lvlJc w:val="left"/>
      <w:pPr>
        <w:ind w:left="2736" w:hanging="336"/>
      </w:pPr>
      <w:rPr>
        <w:rFonts w:hint="default" w:ascii="Wingdings" w:hAnsi="Wingdings" w:cs="Wingdings"/>
      </w:rPr>
    </w:lvl>
    <w:lvl w:ilvl="6" w:tentative="0">
      <w:start w:val="1"/>
      <w:numFmt w:val="bullet"/>
      <w:lvlText w:val=""/>
      <w:lvlJc w:val="left"/>
      <w:pPr>
        <w:ind w:left="3216" w:hanging="336"/>
      </w:pPr>
      <w:rPr>
        <w:rFonts w:hint="default" w:ascii="Wingdings" w:hAnsi="Wingdings" w:cs="Wingdings"/>
      </w:rPr>
    </w:lvl>
    <w:lvl w:ilvl="7" w:tentative="0">
      <w:start w:val="1"/>
      <w:numFmt w:val="bullet"/>
      <w:lvlText w:val="¡"/>
      <w:lvlJc w:val="left"/>
      <w:pPr>
        <w:ind w:left="3696" w:hanging="336"/>
      </w:pPr>
      <w:rPr>
        <w:rFonts w:hint="default" w:ascii="Wingdings" w:hAnsi="Wingdings" w:cs="Wingdings"/>
      </w:rPr>
    </w:lvl>
    <w:lvl w:ilvl="8" w:tentative="0">
      <w:start w:val="1"/>
      <w:numFmt w:val="bullet"/>
      <w:lvlText w:val=""/>
      <w:lvlJc w:val="left"/>
      <w:pPr>
        <w:ind w:left="4176" w:hanging="336"/>
      </w:pPr>
      <w:rPr>
        <w:rFonts w:hint="default" w:ascii="Wingdings" w:hAnsi="Wingdings" w:cs="Wingdings"/>
      </w:rPr>
    </w:lvl>
  </w:abstractNum>
  <w:abstractNum w:abstractNumId="4">
    <w:nsid w:val="6A0793D9"/>
    <w:multiLevelType w:val="multilevel"/>
    <w:tmpl w:val="6A0793D9"/>
    <w:lvl w:ilvl="0" w:tentative="0">
      <w:start w:val="1"/>
      <w:numFmt w:val="chineseCounting"/>
      <w:pStyle w:val="3"/>
      <w:suff w:val="nothing"/>
      <w:lvlText w:val="第%1章 "/>
      <w:lvlJc w:val="left"/>
      <w:pPr>
        <w:ind w:left="432" w:hanging="432"/>
      </w:pPr>
      <w:rPr>
        <w:rFonts w:hint="eastAsia"/>
      </w:rPr>
    </w:lvl>
    <w:lvl w:ilvl="1" w:tentative="0">
      <w:start w:val="1"/>
      <w:numFmt w:val="decimal"/>
      <w:pStyle w:val="4"/>
      <w:isLgl/>
      <w:lvlText w:val="%1.%2."/>
      <w:lvlJc w:val="left"/>
      <w:pPr>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pStyle w:val="6"/>
      <w:isLgl/>
      <w:lvlText w:val="%1.%2.%3.%4."/>
      <w:lvlJc w:val="left"/>
      <w:pPr>
        <w:ind w:left="864" w:hanging="864"/>
      </w:pPr>
      <w:rPr>
        <w:rFonts w:hint="eastAsia"/>
      </w:rPr>
    </w:lvl>
    <w:lvl w:ilvl="4" w:tentative="0">
      <w:start w:val="1"/>
      <w:numFmt w:val="decimal"/>
      <w:pStyle w:val="7"/>
      <w:isLgl/>
      <w:lvlText w:val="%1.%2.%3.%4.%5."/>
      <w:lvlJc w:val="left"/>
      <w:pPr>
        <w:ind w:left="1008" w:hanging="1008"/>
      </w:pPr>
      <w:rPr>
        <w:rFonts w:hint="eastAsia"/>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5">
    <w:nsid w:val="6A8C3820"/>
    <w:multiLevelType w:val="multilevel"/>
    <w:tmpl w:val="6A8C3820"/>
    <w:lvl w:ilvl="0" w:tentative="0">
      <w:start w:val="1"/>
      <w:numFmt w:val="decimal"/>
      <w:lvlText w:val="%1"/>
      <w:lvlJc w:val="left"/>
      <w:pPr>
        <w:tabs>
          <w:tab w:val="left" w:pos="432"/>
        </w:tabs>
        <w:ind w:left="432" w:hanging="432"/>
      </w:pPr>
      <w:rPr>
        <w:rFonts w:hint="default"/>
      </w:rPr>
    </w:lvl>
    <w:lvl w:ilvl="1" w:tentative="0">
      <w:start w:val="1"/>
      <w:numFmt w:val="decimal"/>
      <w:pStyle w:val="158"/>
      <w:lvlText w:val="%1.%2"/>
      <w:lvlJc w:val="left"/>
      <w:pPr>
        <w:tabs>
          <w:tab w:val="left" w:pos="576"/>
        </w:tabs>
        <w:ind w:left="576" w:hanging="576"/>
      </w:pPr>
      <w:rPr>
        <w:rFonts w:hint="default"/>
        <w:b/>
      </w:rPr>
    </w:lvl>
    <w:lvl w:ilvl="2" w:tentative="0">
      <w:start w:val="1"/>
      <w:numFmt w:val="decimal"/>
      <w:pStyle w:val="159"/>
      <w:lvlText w:val="%1.%2.%3"/>
      <w:lvlJc w:val="left"/>
      <w:pPr>
        <w:ind w:left="720" w:hanging="720"/>
      </w:pPr>
      <w:rPr>
        <w:rFonts w:hint="eastAsia" w:ascii="宋体" w:hAnsi="宋体" w:eastAsia="宋体" w:cs="Times New Roman (Body CS)"/>
        <w:b/>
        <w:bCs/>
        <w:w w:val="100"/>
        <w:kern w:val="2"/>
        <w:sz w:val="28"/>
        <w:szCs w:val="32"/>
        <w:shd w:val="clear" w:color="auto" w:fill="auto"/>
        <w:lang w:val="en-US" w:eastAsia="zh-CN" w:bidi="ar-SA"/>
      </w:rPr>
    </w:lvl>
    <w:lvl w:ilvl="3" w:tentative="0">
      <w:start w:val="1"/>
      <w:numFmt w:val="decimal"/>
      <w:pStyle w:val="161"/>
      <w:lvlText w:val="%1.%2.%3.%4"/>
      <w:lvlJc w:val="left"/>
      <w:pPr>
        <w:ind w:left="864" w:hanging="864"/>
      </w:pPr>
      <w:rPr>
        <w:rFonts w:hint="eastAsia" w:ascii="宋体" w:hAnsi="宋体" w:eastAsia="宋体" w:cs="Times New Roman (Headings CS)"/>
        <w:b w:val="0"/>
        <w:bCs w:val="0"/>
        <w:w w:val="100"/>
        <w:kern w:val="2"/>
        <w:sz w:val="28"/>
        <w:szCs w:val="28"/>
        <w:shd w:val="clear" w:color="auto" w:fill="auto"/>
        <w:lang w:val="en-US" w:eastAsia="zh-CN" w:bidi="ar-SA"/>
      </w:rPr>
    </w:lvl>
    <w:lvl w:ilvl="4" w:tentative="0">
      <w:start w:val="1"/>
      <w:numFmt w:val="decimal"/>
      <w:lvlText w:val="%1.%2.%3.%4.%5"/>
      <w:lvlJc w:val="left"/>
      <w:pPr>
        <w:tabs>
          <w:tab w:val="left" w:pos="1008"/>
        </w:tabs>
        <w:ind w:left="1008" w:hanging="1008"/>
      </w:pPr>
      <w:rPr>
        <w:rFonts w:hint="default" w:asciiTheme="minorHAnsi" w:hAnsiTheme="minorHAnsi" w:eastAsiaTheme="minorEastAsia" w:cstheme="minorBidi"/>
        <w:b w:val="0"/>
        <w:bCs w:val="0"/>
        <w:w w:val="100"/>
        <w:kern w:val="2"/>
        <w:sz w:val="28"/>
        <w:szCs w:val="28"/>
        <w:shd w:val="clear" w:color="auto" w:fill="auto"/>
        <w:lang w:val="en-US" w:eastAsia="zh-CN" w:bidi="ar-SA"/>
      </w:rPr>
    </w:lvl>
    <w:lvl w:ilvl="5" w:tentative="0">
      <w:start w:val="1"/>
      <w:numFmt w:val="decimal"/>
      <w:lvlText w:val="%1.%2.%3.%4.%5.%6"/>
      <w:lvlJc w:val="left"/>
      <w:pPr>
        <w:tabs>
          <w:tab w:val="left" w:pos="1152"/>
        </w:tabs>
        <w:ind w:left="1152" w:hanging="1152"/>
      </w:pPr>
      <w:rPr>
        <w:rFonts w:hint="default" w:ascii="宋体" w:hAnsi="宋体" w:eastAsia="宋体" w:cstheme="majorBidi"/>
        <w:b w:val="0"/>
        <w:bCs/>
        <w:w w:val="100"/>
        <w:kern w:val="2"/>
        <w:sz w:val="28"/>
        <w:szCs w:val="24"/>
        <w:shd w:val="clear" w:color="auto" w:fill="auto"/>
        <w:lang w:val="en-US" w:eastAsia="zh-CN" w:bidi="ar-SA"/>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6">
    <w:nsid w:val="6E2963F5"/>
    <w:multiLevelType w:val="multilevel"/>
    <w:tmpl w:val="6E2963F5"/>
    <w:lvl w:ilvl="0" w:tentative="0">
      <w:start w:val="1"/>
      <w:numFmt w:val="decimal"/>
      <w:suff w:val="nothing"/>
      <w:lvlText w:val="%1．"/>
      <w:lvlJc w:val="left"/>
      <w:pPr>
        <w:tabs>
          <w:tab w:val="left" w:pos="0"/>
        </w:tabs>
        <w:ind w:left="0" w:firstLine="0"/>
      </w:pPr>
    </w:lvl>
    <w:lvl w:ilvl="1" w:tentative="0">
      <w:start w:val="1"/>
      <w:numFmt w:val="decimal"/>
      <w:suff w:val="nothing"/>
      <w:lvlText w:val="%2."/>
      <w:lvlJc w:val="left"/>
      <w:pPr>
        <w:tabs>
          <w:tab w:val="left" w:pos="1440"/>
        </w:tabs>
        <w:ind w:left="1440" w:hanging="360"/>
      </w:pPr>
    </w:lvl>
    <w:lvl w:ilvl="2" w:tentative="0">
      <w:start w:val="1"/>
      <w:numFmt w:val="decimal"/>
      <w:suff w:val="nothing"/>
      <w:lvlText w:val="%3."/>
      <w:lvlJc w:val="left"/>
      <w:pPr>
        <w:tabs>
          <w:tab w:val="left" w:pos="2160"/>
        </w:tabs>
        <w:ind w:left="2160" w:hanging="360"/>
      </w:pPr>
    </w:lvl>
    <w:lvl w:ilvl="3" w:tentative="0">
      <w:start w:val="1"/>
      <w:numFmt w:val="decimal"/>
      <w:suff w:val="nothing"/>
      <w:lvlText w:val="%4."/>
      <w:lvlJc w:val="left"/>
      <w:pPr>
        <w:tabs>
          <w:tab w:val="left" w:pos="2880"/>
        </w:tabs>
        <w:ind w:left="2880" w:hanging="360"/>
      </w:pPr>
    </w:lvl>
    <w:lvl w:ilvl="4" w:tentative="0">
      <w:start w:val="1"/>
      <w:numFmt w:val="decimal"/>
      <w:suff w:val="nothing"/>
      <w:lvlText w:val="%5."/>
      <w:lvlJc w:val="left"/>
      <w:pPr>
        <w:tabs>
          <w:tab w:val="left" w:pos="3600"/>
        </w:tabs>
        <w:ind w:left="3600" w:hanging="360"/>
      </w:pPr>
    </w:lvl>
    <w:lvl w:ilvl="5" w:tentative="0">
      <w:start w:val="1"/>
      <w:numFmt w:val="decimal"/>
      <w:suff w:val="nothing"/>
      <w:lvlText w:val="%6."/>
      <w:lvlJc w:val="left"/>
      <w:pPr>
        <w:tabs>
          <w:tab w:val="left" w:pos="4320"/>
        </w:tabs>
        <w:ind w:left="4320" w:hanging="360"/>
      </w:pPr>
    </w:lvl>
    <w:lvl w:ilvl="6" w:tentative="0">
      <w:start w:val="1"/>
      <w:numFmt w:val="decimal"/>
      <w:suff w:val="nothing"/>
      <w:lvlText w:val="%7."/>
      <w:lvlJc w:val="left"/>
      <w:pPr>
        <w:tabs>
          <w:tab w:val="left" w:pos="5040"/>
        </w:tabs>
        <w:ind w:left="5040" w:hanging="360"/>
      </w:pPr>
    </w:lvl>
    <w:lvl w:ilvl="7" w:tentative="0">
      <w:start w:val="1"/>
      <w:numFmt w:val="decimal"/>
      <w:suff w:val="nothing"/>
      <w:lvlText w:val="%8."/>
      <w:lvlJc w:val="left"/>
      <w:pPr>
        <w:tabs>
          <w:tab w:val="left" w:pos="5760"/>
        </w:tabs>
        <w:ind w:left="5760" w:hanging="360"/>
      </w:pPr>
    </w:lvl>
    <w:lvl w:ilvl="8" w:tentative="0">
      <w:start w:val="1"/>
      <w:numFmt w:val="decimal"/>
      <w:suff w:val="nothing"/>
      <w:lvlText w:val="%9."/>
      <w:lvlJc w:val="left"/>
      <w:pPr>
        <w:tabs>
          <w:tab w:val="left" w:pos="6480"/>
        </w:tabs>
        <w:ind w:left="6480" w:hanging="360"/>
      </w:pPr>
    </w:lvl>
  </w:abstractNum>
  <w:abstractNum w:abstractNumId="7">
    <w:nsid w:val="7AAD0C60"/>
    <w:multiLevelType w:val="multilevel"/>
    <w:tmpl w:val="7AAD0C60"/>
    <w:lvl w:ilvl="0" w:tentative="0">
      <w:start w:val="1"/>
      <w:numFmt w:val="bullet"/>
      <w:pStyle w:val="84"/>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4"/>
  </w:num>
  <w:num w:numId="2">
    <w:abstractNumId w:val="2"/>
  </w:num>
  <w:num w:numId="3">
    <w:abstractNumId w:val="7"/>
  </w:num>
  <w:num w:numId="4">
    <w:abstractNumId w:val="5"/>
  </w:num>
  <w:num w:numId="5">
    <w:abstractNumId w:val="0"/>
  </w:num>
  <w:num w:numId="6">
    <w:abstractNumId w:val="1"/>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6"/>
    <w:lvlOverride w:ilvl="0">
      <w:startOverride w:val="1"/>
    </w:lvlOverride>
  </w:num>
  <w:num w:numId="33">
    <w:abstractNumId w:val="6"/>
    <w:lvlOverride w:ilvl="0">
      <w:startOverride w:val="1"/>
    </w:lvlOverride>
  </w:num>
  <w:num w:numId="34">
    <w:abstractNumId w:val="6"/>
    <w:lvlOverride w:ilvl="0">
      <w:startOverride w:val="1"/>
    </w:lvlOverride>
  </w:num>
  <w:num w:numId="35">
    <w:abstractNumId w:val="6"/>
    <w:lvlOverride w:ilvl="0">
      <w:startOverride w:val="1"/>
    </w:lvlOverride>
  </w:num>
  <w:num w:numId="36">
    <w:abstractNumId w:val="6"/>
    <w:lvlOverride w:ilvl="0">
      <w:startOverride w:val="1"/>
    </w:lvlOverride>
  </w:num>
  <w:num w:numId="37">
    <w:abstractNumId w:val="6"/>
    <w:lvlOverride w:ilvl="0">
      <w:startOverride w:val="1"/>
    </w:lvlOverride>
  </w:num>
  <w:num w:numId="38">
    <w:abstractNumId w:val="6"/>
    <w:lvlOverride w:ilvl="0">
      <w:startOverride w:val="1"/>
    </w:lvlOverride>
  </w:num>
  <w:num w:numId="39">
    <w:abstractNumId w:val="6"/>
    <w:lvlOverride w:ilvl="0">
      <w:startOverride w:val="1"/>
    </w:lvlOverride>
  </w:num>
  <w:num w:numId="40">
    <w:abstractNumId w:val="6"/>
    <w:lvlOverride w:ilvl="0">
      <w:startOverride w:val="1"/>
    </w:lvlOverride>
  </w:num>
  <w:num w:numId="41">
    <w:abstractNumId w:val="6"/>
    <w:lvlOverride w:ilvl="0">
      <w:startOverride w:val="1"/>
    </w:lvlOverride>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6"/>
    <w:lvlOverride w:ilvl="0">
      <w:startOverride w:val="1"/>
    </w:lvlOverride>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 w:numId="49">
    <w:abstractNumId w:val="6"/>
    <w:lvlOverride w:ilvl="0">
      <w:startOverride w:val="1"/>
    </w:lvlOverride>
  </w:num>
  <w:num w:numId="50">
    <w:abstractNumId w:val="6"/>
    <w:lvlOverride w:ilvl="0">
      <w:startOverride w:val="1"/>
    </w:lvlOverride>
  </w:num>
  <w:num w:numId="51">
    <w:abstractNumId w:val="6"/>
    <w:lvlOverride w:ilvl="0">
      <w:startOverride w:val="1"/>
    </w:lvlOverride>
  </w:num>
  <w:num w:numId="52">
    <w:abstractNumId w:val="6"/>
    <w:lvlOverride w:ilvl="0">
      <w:startOverride w:val="1"/>
    </w:lvlOverride>
  </w:num>
  <w:num w:numId="53">
    <w:abstractNumId w:val="6"/>
    <w:lvlOverride w:ilvl="0">
      <w:startOverride w:val="1"/>
    </w:lvlOverride>
  </w:num>
  <w:num w:numId="54">
    <w:abstractNumId w:val="6"/>
    <w:lvlOverride w:ilvl="0">
      <w:startOverride w:val="1"/>
    </w:lvlOverride>
  </w:num>
  <w:num w:numId="55">
    <w:abstractNumId w:val="6"/>
    <w:lvlOverride w:ilvl="0">
      <w:startOverride w:val="1"/>
    </w:lvlOverride>
  </w:num>
  <w:num w:numId="56">
    <w:abstractNumId w:val="6"/>
    <w:lvlOverride w:ilvl="0">
      <w:startOverride w:val="1"/>
    </w:lvlOverride>
  </w:num>
  <w:num w:numId="57">
    <w:abstractNumId w:val="6"/>
    <w:lvlOverride w:ilvl="0">
      <w:startOverride w:val="1"/>
    </w:lvlOverride>
  </w:num>
  <w:num w:numId="58">
    <w:abstractNumId w:val="6"/>
    <w:lvlOverride w:ilvl="0">
      <w:startOverride w:val="1"/>
    </w:lvlOverride>
  </w:num>
  <w:num w:numId="59">
    <w:abstractNumId w:val="6"/>
    <w:lvlOverride w:ilvl="0">
      <w:startOverride w:val="1"/>
    </w:lvlOverride>
  </w:num>
  <w:num w:numId="60">
    <w:abstractNumId w:val="6"/>
    <w:lvlOverride w:ilvl="0">
      <w:startOverride w:val="1"/>
    </w:lvlOverride>
  </w:num>
  <w:num w:numId="61">
    <w:abstractNumId w:val="6"/>
    <w:lvlOverride w:ilvl="0">
      <w:startOverride w:val="1"/>
    </w:lvlOverride>
  </w:num>
  <w:num w:numId="62">
    <w:abstractNumId w:val="6"/>
    <w:lvlOverride w:ilvl="0">
      <w:startOverride w:val="1"/>
    </w:lvlOverride>
  </w:num>
  <w:num w:numId="63">
    <w:abstractNumId w:val="6"/>
    <w:lvlOverride w:ilvl="0">
      <w:startOverride w:val="1"/>
    </w:lvlOverride>
  </w:num>
  <w:num w:numId="64">
    <w:abstractNumId w:val="6"/>
    <w:lvlOverride w:ilvl="0">
      <w:startOverride w:val="1"/>
    </w:lvlOverride>
  </w:num>
  <w:num w:numId="65">
    <w:abstractNumId w:val="6"/>
    <w:lvlOverride w:ilvl="0">
      <w:startOverride w:val="1"/>
    </w:lvlOverride>
  </w:num>
  <w:num w:numId="66">
    <w:abstractNumId w:val="6"/>
    <w:lvlOverride w:ilvl="0">
      <w:startOverride w:val="1"/>
    </w:lvlOverride>
  </w:num>
  <w:num w:numId="67">
    <w:abstractNumId w:val="6"/>
    <w:lvlOverride w:ilvl="0">
      <w:startOverride w:val="1"/>
    </w:lvlOverride>
  </w:num>
  <w:num w:numId="68">
    <w:abstractNumId w:val="6"/>
    <w:lvlOverride w:ilvl="0">
      <w:startOverride w:val="1"/>
    </w:lvlOverride>
  </w:num>
  <w:num w:numId="69">
    <w:abstractNumId w:val="6"/>
    <w:lvlOverride w:ilvl="0">
      <w:startOverride w:val="1"/>
    </w:lvlOverride>
  </w:num>
  <w:num w:numId="70">
    <w:abstractNumId w:val="6"/>
    <w:lvlOverride w:ilvl="0">
      <w:startOverride w:val="1"/>
    </w:lvlOverride>
  </w:num>
  <w:num w:numId="71">
    <w:abstractNumId w:val="6"/>
    <w:lvlOverride w:ilvl="0">
      <w:startOverride w:val="1"/>
    </w:lvlOverride>
  </w:num>
  <w:num w:numId="72">
    <w:abstractNumId w:val="6"/>
    <w:lvlOverride w:ilvl="0">
      <w:startOverride w:val="1"/>
    </w:lvlOverride>
  </w:num>
  <w:num w:numId="73">
    <w:abstractNumId w:val="6"/>
    <w:lvlOverride w:ilvl="0">
      <w:startOverride w:val="1"/>
    </w:lvlOverride>
  </w:num>
  <w:num w:numId="74">
    <w:abstractNumId w:val="6"/>
    <w:lvlOverride w:ilvl="0">
      <w:startOverride w:val="1"/>
    </w:lvlOverride>
  </w:num>
  <w:num w:numId="75">
    <w:abstractNumId w:val="6"/>
    <w:lvlOverride w:ilvl="0">
      <w:startOverride w:val="1"/>
    </w:lvlOverride>
  </w:num>
  <w:num w:numId="76">
    <w:abstractNumId w:val="6"/>
    <w:lvlOverride w:ilvl="0">
      <w:startOverride w:val="1"/>
    </w:lvlOverride>
  </w:num>
  <w:num w:numId="77">
    <w:abstractNumId w:val="6"/>
    <w:lvlOverride w:ilvl="0">
      <w:startOverride w:val="1"/>
    </w:lvlOverride>
  </w:num>
  <w:num w:numId="78">
    <w:abstractNumId w:val="6"/>
    <w:lvlOverride w:ilvl="0">
      <w:startOverride w:val="1"/>
    </w:lvlOverride>
  </w:num>
  <w:num w:numId="79">
    <w:abstractNumId w:val="6"/>
    <w:lvlOverride w:ilvl="0">
      <w:startOverride w:val="1"/>
    </w:lvlOverride>
  </w:num>
  <w:num w:numId="80">
    <w:abstractNumId w:val="6"/>
    <w:lvlOverride w:ilvl="0">
      <w:startOverride w:val="1"/>
    </w:lvlOverride>
  </w:num>
  <w:num w:numId="81">
    <w:abstractNumId w:val="6"/>
    <w:lvlOverride w:ilvl="0">
      <w:startOverride w:val="1"/>
    </w:lvlOverride>
  </w:num>
  <w:num w:numId="82">
    <w:abstractNumId w:val="6"/>
    <w:lvlOverride w:ilvl="0">
      <w:startOverride w:val="1"/>
    </w:lvlOverride>
  </w:num>
  <w:num w:numId="83">
    <w:abstractNumId w:val="6"/>
    <w:lvlOverride w:ilvl="0">
      <w:startOverride w:val="1"/>
    </w:lvlOverride>
  </w:num>
  <w:num w:numId="84">
    <w:abstractNumId w:val="6"/>
    <w:lvlOverride w:ilvl="0">
      <w:startOverride w:val="1"/>
    </w:lvlOverride>
  </w:num>
  <w:num w:numId="85">
    <w:abstractNumId w:val="6"/>
    <w:lvlOverride w:ilvl="0">
      <w:startOverride w:val="1"/>
    </w:lvlOverride>
  </w:num>
  <w:num w:numId="86">
    <w:abstractNumId w:val="6"/>
    <w:lvlOverride w:ilvl="0">
      <w:startOverride w:val="1"/>
    </w:lvlOverride>
  </w:num>
  <w:num w:numId="87">
    <w:abstractNumId w:val="6"/>
    <w:lvlOverride w:ilvl="0">
      <w:startOverride w:val="1"/>
    </w:lvlOverride>
  </w:num>
  <w:num w:numId="88">
    <w:abstractNumId w:val="6"/>
    <w:lvlOverride w:ilvl="0">
      <w:startOverride w:val="1"/>
    </w:lvlOverride>
  </w:num>
  <w:num w:numId="89">
    <w:abstractNumId w:val="6"/>
    <w:lvlOverride w:ilvl="0">
      <w:startOverride w:val="1"/>
    </w:lvlOverride>
  </w:num>
  <w:num w:numId="90">
    <w:abstractNumId w:val="6"/>
    <w:lvlOverride w:ilvl="0">
      <w:startOverride w:val="1"/>
    </w:lvlOverride>
  </w:num>
  <w:num w:numId="91">
    <w:abstractNumId w:val="6"/>
    <w:lvlOverride w:ilvl="0">
      <w:startOverride w:val="1"/>
    </w:lvlOverride>
  </w:num>
  <w:num w:numId="92">
    <w:abstractNumId w:val="6"/>
    <w:lvlOverride w:ilvl="0">
      <w:startOverride w:val="1"/>
    </w:lvlOverride>
  </w:num>
  <w:num w:numId="93">
    <w:abstractNumId w:val="6"/>
    <w:lvlOverride w:ilvl="0">
      <w:startOverride w:val="1"/>
    </w:lvlOverride>
  </w:num>
  <w:num w:numId="94">
    <w:abstractNumId w:val="6"/>
    <w:lvlOverride w:ilvl="0">
      <w:startOverride w:val="1"/>
    </w:lvlOverride>
  </w:num>
  <w:num w:numId="95">
    <w:abstractNumId w:val="6"/>
    <w:lvlOverride w:ilvl="0">
      <w:startOverride w:val="1"/>
    </w:lvlOverride>
  </w:num>
  <w:num w:numId="96">
    <w:abstractNumId w:val="6"/>
    <w:lvlOverride w:ilvl="0">
      <w:startOverride w:val="1"/>
    </w:lvlOverride>
  </w:num>
  <w:num w:numId="97">
    <w:abstractNumId w:val="6"/>
    <w:lvlOverride w:ilvl="0">
      <w:startOverride w:val="1"/>
    </w:lvlOverride>
  </w:num>
  <w:num w:numId="98">
    <w:abstractNumId w:val="6"/>
    <w:lvlOverride w:ilvl="0">
      <w:startOverride w:val="1"/>
    </w:lvlOverride>
  </w:num>
  <w:num w:numId="99">
    <w:abstractNumId w:val="6"/>
    <w:lvlOverride w:ilvl="0">
      <w:startOverride w:val="1"/>
    </w:lvlOverride>
  </w:num>
  <w:num w:numId="100">
    <w:abstractNumId w:val="6"/>
    <w:lvlOverride w:ilvl="0">
      <w:startOverride w:val="1"/>
    </w:lvlOverride>
  </w:num>
  <w:num w:numId="101">
    <w:abstractNumId w:val="6"/>
    <w:lvlOverride w:ilvl="0">
      <w:startOverride w:val="1"/>
    </w:lvlOverride>
  </w:num>
  <w:num w:numId="102">
    <w:abstractNumId w:val="6"/>
    <w:lvlOverride w:ilvl="0">
      <w:startOverride w:val="1"/>
    </w:lvlOverride>
  </w:num>
  <w:num w:numId="103">
    <w:abstractNumId w:val="6"/>
    <w:lvlOverride w:ilvl="0">
      <w:startOverride w:val="1"/>
    </w:lvlOverride>
  </w:num>
  <w:num w:numId="104">
    <w:abstractNumId w:val="6"/>
    <w:lvlOverride w:ilvl="0">
      <w:startOverride w:val="1"/>
    </w:lvlOverride>
  </w:num>
  <w:num w:numId="105">
    <w:abstractNumId w:val="6"/>
    <w:lvlOverride w:ilvl="0">
      <w:startOverride w:val="1"/>
    </w:lvlOverride>
  </w:num>
  <w:num w:numId="106">
    <w:abstractNumId w:val="6"/>
    <w:lvlOverride w:ilvl="0">
      <w:startOverride w:val="1"/>
    </w:lvlOverride>
  </w:num>
  <w:num w:numId="107">
    <w:abstractNumId w:val="6"/>
    <w:lvlOverride w:ilvl="0">
      <w:startOverride w:val="1"/>
    </w:lvlOverride>
  </w:num>
  <w:num w:numId="108">
    <w:abstractNumId w:val="6"/>
    <w:lvlOverride w:ilvl="0">
      <w:startOverride w:val="1"/>
    </w:lvlOverride>
  </w:num>
  <w:num w:numId="109">
    <w:abstractNumId w:val="6"/>
    <w:lvlOverride w:ilvl="0">
      <w:startOverride w:val="1"/>
    </w:lvlOverride>
  </w:num>
  <w:num w:numId="110">
    <w:abstractNumId w:val="6"/>
    <w:lvlOverride w:ilvl="0">
      <w:startOverride w:val="1"/>
    </w:lvlOverride>
  </w:num>
  <w:num w:numId="111">
    <w:abstractNumId w:val="6"/>
    <w:lvlOverride w:ilvl="0">
      <w:startOverride w:val="1"/>
    </w:lvlOverride>
  </w:num>
  <w:num w:numId="112">
    <w:abstractNumId w:val="6"/>
    <w:lvlOverride w:ilvl="0">
      <w:startOverride w:val="1"/>
    </w:lvlOverride>
  </w:num>
  <w:num w:numId="113">
    <w:abstractNumId w:val="6"/>
    <w:lvlOverride w:ilvl="0">
      <w:startOverride w:val="1"/>
    </w:lvlOverride>
  </w:num>
  <w:num w:numId="114">
    <w:abstractNumId w:val="6"/>
    <w:lvlOverride w:ilvl="0">
      <w:startOverride w:val="1"/>
    </w:lvlOverride>
  </w:num>
  <w:num w:numId="115">
    <w:abstractNumId w:val="6"/>
    <w:lvlOverride w:ilvl="0">
      <w:startOverride w:val="1"/>
    </w:lvlOverride>
  </w:num>
  <w:num w:numId="116">
    <w:abstractNumId w:val="6"/>
    <w:lvlOverride w:ilvl="0">
      <w:startOverride w:val="1"/>
    </w:lvlOverride>
  </w:num>
  <w:num w:numId="117">
    <w:abstractNumId w:val="6"/>
    <w:lvlOverride w:ilvl="0">
      <w:startOverride w:val="1"/>
    </w:lvlOverride>
  </w:num>
  <w:num w:numId="118">
    <w:abstractNumId w:val="6"/>
    <w:lvlOverride w:ilvl="0">
      <w:startOverride w:val="1"/>
    </w:lvlOverride>
  </w:num>
  <w:num w:numId="119">
    <w:abstractNumId w:val="6"/>
    <w:lvlOverride w:ilvl="0">
      <w:startOverride w:val="1"/>
    </w:lvlOverride>
  </w:num>
  <w:num w:numId="120">
    <w:abstractNumId w:val="6"/>
    <w:lvlOverride w:ilvl="0">
      <w:startOverride w:val="1"/>
    </w:lvlOverride>
  </w:num>
  <w:num w:numId="121">
    <w:abstractNumId w:val="6"/>
    <w:lvlOverride w:ilvl="0">
      <w:startOverride w:val="1"/>
    </w:lvlOverride>
  </w:num>
  <w:num w:numId="122">
    <w:abstractNumId w:val="6"/>
    <w:lvlOverride w:ilvl="0">
      <w:startOverride w:val="1"/>
    </w:lvlOverride>
  </w:num>
  <w:num w:numId="123">
    <w:abstractNumId w:val="6"/>
    <w:lvlOverride w:ilvl="0">
      <w:startOverride w:val="1"/>
    </w:lvlOverride>
  </w:num>
  <w:num w:numId="124">
    <w:abstractNumId w:val="6"/>
    <w:lvlOverride w:ilvl="0">
      <w:startOverride w:val="1"/>
    </w:lvlOverride>
  </w:num>
  <w:num w:numId="125">
    <w:abstractNumId w:val="6"/>
    <w:lvlOverride w:ilvl="0">
      <w:startOverride w:val="1"/>
    </w:lvlOverride>
  </w:num>
  <w:num w:numId="126">
    <w:abstractNumId w:val="6"/>
    <w:lvlOverride w:ilvl="0">
      <w:startOverride w:val="1"/>
    </w:lvlOverride>
  </w:num>
  <w:num w:numId="127">
    <w:abstractNumId w:val="6"/>
    <w:lvlOverride w:ilvl="0">
      <w:startOverride w:val="1"/>
    </w:lvlOverride>
  </w:num>
  <w:num w:numId="128">
    <w:abstractNumId w:val="6"/>
    <w:lvlOverride w:ilvl="0">
      <w:startOverride w:val="1"/>
    </w:lvlOverride>
  </w:num>
  <w:num w:numId="129">
    <w:abstractNumId w:val="6"/>
    <w:lvlOverride w:ilvl="0">
      <w:startOverride w:val="1"/>
    </w:lvlOverride>
  </w:num>
  <w:num w:numId="130">
    <w:abstractNumId w:val="6"/>
    <w:lvlOverride w:ilvl="0">
      <w:startOverride w:val="1"/>
    </w:lvlOverride>
  </w:num>
  <w:num w:numId="131">
    <w:abstractNumId w:val="6"/>
    <w:lvlOverride w:ilvl="0">
      <w:startOverride w:val="1"/>
    </w:lvlOverride>
  </w:num>
  <w:num w:numId="132">
    <w:abstractNumId w:val="6"/>
    <w:lvlOverride w:ilvl="0">
      <w:startOverride w:val="1"/>
    </w:lvlOverride>
  </w:num>
  <w:num w:numId="133">
    <w:abstractNumId w:val="6"/>
    <w:lvlOverride w:ilvl="0">
      <w:startOverride w:val="1"/>
    </w:lvlOverride>
  </w:num>
  <w:num w:numId="134">
    <w:abstractNumId w:val="6"/>
    <w:lvlOverride w:ilvl="0">
      <w:startOverride w:val="1"/>
    </w:lvlOverride>
  </w:num>
  <w:num w:numId="135">
    <w:abstractNumId w:val="6"/>
    <w:lvlOverride w:ilvl="0">
      <w:startOverride w:val="1"/>
    </w:lvlOverride>
  </w:num>
  <w:num w:numId="136">
    <w:abstractNumId w:val="6"/>
    <w:lvlOverride w:ilvl="0">
      <w:startOverride w:val="1"/>
    </w:lvlOverride>
  </w:num>
  <w:num w:numId="137">
    <w:abstractNumId w:val="6"/>
    <w:lvlOverride w:ilvl="0">
      <w:startOverride w:val="1"/>
    </w:lvlOverride>
  </w:num>
  <w:num w:numId="138">
    <w:abstractNumId w:val="6"/>
    <w:lvlOverride w:ilvl="0">
      <w:startOverride w:val="1"/>
    </w:lvlOverride>
  </w:num>
  <w:num w:numId="139">
    <w:abstractNumId w:val="6"/>
    <w:lvlOverride w:ilvl="0">
      <w:startOverride w:val="1"/>
    </w:lvlOverride>
  </w:num>
  <w:num w:numId="140">
    <w:abstractNumId w:val="6"/>
    <w:lvlOverride w:ilvl="0">
      <w:startOverride w:val="1"/>
    </w:lvlOverride>
  </w:num>
  <w:num w:numId="141">
    <w:abstractNumId w:val="6"/>
    <w:lvlOverride w:ilvl="0">
      <w:startOverride w:val="1"/>
    </w:lvlOverride>
  </w:num>
  <w:num w:numId="142">
    <w:abstractNumId w:val="6"/>
    <w:lvlOverride w:ilvl="0">
      <w:startOverride w:val="1"/>
    </w:lvlOverride>
  </w:num>
  <w:num w:numId="143">
    <w:abstractNumId w:val="6"/>
    <w:lvlOverride w:ilvl="0">
      <w:startOverride w:val="1"/>
    </w:lvlOverride>
  </w:num>
  <w:num w:numId="144">
    <w:abstractNumId w:val="6"/>
    <w:lvlOverride w:ilvl="0">
      <w:startOverride w:val="1"/>
    </w:lvlOverride>
  </w:num>
  <w:num w:numId="145">
    <w:abstractNumId w:val="6"/>
    <w:lvlOverride w:ilvl="0">
      <w:startOverride w:val="1"/>
    </w:lvlOverride>
  </w:num>
  <w:num w:numId="146">
    <w:abstractNumId w:val="6"/>
    <w:lvlOverride w:ilvl="0">
      <w:startOverride w:val="1"/>
    </w:lvlOverride>
  </w:num>
  <w:num w:numId="147">
    <w:abstractNumId w:val="6"/>
    <w:lvlOverride w:ilvl="0">
      <w:startOverride w:val="1"/>
    </w:lvlOverride>
  </w:num>
  <w:num w:numId="148">
    <w:abstractNumId w:val="6"/>
    <w:lvlOverride w:ilvl="0">
      <w:startOverride w:val="1"/>
    </w:lvlOverride>
  </w:num>
  <w:num w:numId="149">
    <w:abstractNumId w:val="6"/>
    <w:lvlOverride w:ilvl="0">
      <w:startOverride w:val="1"/>
    </w:lvlOverride>
  </w:num>
  <w:num w:numId="150">
    <w:abstractNumId w:val="6"/>
    <w:lvlOverride w:ilvl="0">
      <w:startOverride w:val="1"/>
    </w:lvlOverride>
  </w:num>
  <w:num w:numId="151">
    <w:abstractNumId w:val="6"/>
    <w:lvlOverride w:ilvl="0">
      <w:startOverride w:val="1"/>
    </w:lvlOverride>
  </w:num>
  <w:num w:numId="152">
    <w:abstractNumId w:val="6"/>
    <w:lvlOverride w:ilvl="0">
      <w:startOverride w:val="1"/>
    </w:lvlOverride>
  </w:num>
  <w:num w:numId="153">
    <w:abstractNumId w:val="6"/>
    <w:lvlOverride w:ilvl="0">
      <w:startOverride w:val="1"/>
    </w:lvlOverride>
  </w:num>
  <w:num w:numId="154">
    <w:abstractNumId w:val="6"/>
    <w:lvlOverride w:ilvl="0">
      <w:startOverride w:val="1"/>
    </w:lvlOverride>
  </w:num>
  <w:num w:numId="155">
    <w:abstractNumId w:val="6"/>
    <w:lvlOverride w:ilvl="0">
      <w:startOverride w:val="1"/>
    </w:lvlOverride>
  </w:num>
  <w:num w:numId="156">
    <w:abstractNumId w:val="6"/>
    <w:lvlOverride w:ilvl="0">
      <w:startOverride w:val="1"/>
    </w:lvlOverride>
  </w:num>
  <w:num w:numId="157">
    <w:abstractNumId w:val="6"/>
    <w:lvlOverride w:ilvl="0">
      <w:startOverride w:val="1"/>
    </w:lvlOverride>
  </w:num>
  <w:num w:numId="158">
    <w:abstractNumId w:val="6"/>
    <w:lvlOverride w:ilvl="0">
      <w:startOverride w:val="1"/>
    </w:lvlOverride>
  </w:num>
  <w:num w:numId="159">
    <w:abstractNumId w:val="6"/>
    <w:lvlOverride w:ilvl="0">
      <w:startOverride w:val="1"/>
    </w:lvlOverride>
  </w:num>
  <w:num w:numId="160">
    <w:abstractNumId w:val="6"/>
    <w:lvlOverride w:ilvl="0">
      <w:startOverride w:val="1"/>
    </w:lvlOverride>
  </w:num>
  <w:num w:numId="161">
    <w:abstractNumId w:val="6"/>
    <w:lvlOverride w:ilvl="0">
      <w:startOverride w:val="1"/>
    </w:lvlOverride>
  </w:num>
  <w:num w:numId="162">
    <w:abstractNumId w:val="6"/>
    <w:lvlOverride w:ilvl="0">
      <w:startOverride w:val="1"/>
    </w:lvlOverride>
  </w:num>
  <w:num w:numId="163">
    <w:abstractNumId w:val="6"/>
    <w:lvlOverride w:ilvl="0">
      <w:startOverride w:val="1"/>
    </w:lvlOverride>
  </w:num>
  <w:num w:numId="164">
    <w:abstractNumId w:val="6"/>
    <w:lvlOverride w:ilvl="0">
      <w:startOverride w:val="1"/>
    </w:lvlOverride>
  </w:num>
  <w:num w:numId="165">
    <w:abstractNumId w:val="6"/>
    <w:lvlOverride w:ilvl="0">
      <w:startOverride w:val="1"/>
    </w:lvlOverride>
  </w:num>
  <w:num w:numId="166">
    <w:abstractNumId w:val="6"/>
    <w:lvlOverride w:ilvl="0">
      <w:startOverride w:val="1"/>
    </w:lvlOverride>
  </w:num>
  <w:num w:numId="167">
    <w:abstractNumId w:val="6"/>
    <w:lvlOverride w:ilvl="0">
      <w:startOverride w:val="1"/>
    </w:lvlOverride>
  </w:num>
  <w:num w:numId="168">
    <w:abstractNumId w:val="6"/>
    <w:lvlOverride w:ilvl="0">
      <w:startOverride w:val="1"/>
    </w:lvlOverride>
  </w:num>
  <w:num w:numId="169">
    <w:abstractNumId w:val="6"/>
    <w:lvlOverride w:ilvl="0">
      <w:startOverride w:val="1"/>
    </w:lvlOverride>
  </w:num>
  <w:num w:numId="170">
    <w:abstractNumId w:val="6"/>
    <w:lvlOverride w:ilvl="0">
      <w:startOverride w:val="1"/>
    </w:lvlOverride>
  </w:num>
  <w:num w:numId="171">
    <w:abstractNumId w:val="6"/>
    <w:lvlOverride w:ilvl="0">
      <w:startOverride w:val="1"/>
    </w:lvlOverride>
  </w:num>
  <w:num w:numId="172">
    <w:abstractNumId w:val="6"/>
    <w:lvlOverride w:ilvl="0">
      <w:startOverride w:val="1"/>
    </w:lvlOverride>
  </w:num>
  <w:num w:numId="173">
    <w:abstractNumId w:val="6"/>
    <w:lvlOverride w:ilvl="0">
      <w:startOverride w:val="1"/>
    </w:lvlOverride>
  </w:num>
  <w:num w:numId="174">
    <w:abstractNumId w:val="6"/>
    <w:lvlOverride w:ilvl="0">
      <w:startOverride w:val="1"/>
    </w:lvlOverride>
  </w:num>
  <w:num w:numId="175">
    <w:abstractNumId w:val="6"/>
    <w:lvlOverride w:ilvl="0">
      <w:startOverride w:val="1"/>
    </w:lvlOverride>
  </w:num>
  <w:num w:numId="176">
    <w:abstractNumId w:val="6"/>
    <w:lvlOverride w:ilvl="0">
      <w:startOverride w:val="1"/>
    </w:lvlOverride>
  </w:num>
  <w:num w:numId="177">
    <w:abstractNumId w:val="6"/>
    <w:lvlOverride w:ilvl="0">
      <w:startOverride w:val="1"/>
    </w:lvlOverride>
  </w:num>
  <w:num w:numId="178">
    <w:abstractNumId w:val="6"/>
    <w:lvlOverride w:ilvl="0">
      <w:startOverride w:val="1"/>
    </w:lvlOverride>
  </w:num>
  <w:num w:numId="179">
    <w:abstractNumId w:val="6"/>
    <w:lvlOverride w:ilvl="0">
      <w:startOverride w:val="1"/>
    </w:lvlOverride>
  </w:num>
  <w:num w:numId="180">
    <w:abstractNumId w:val="6"/>
    <w:lvlOverride w:ilvl="0">
      <w:startOverride w:val="1"/>
    </w:lvlOverride>
  </w:num>
  <w:num w:numId="181">
    <w:abstractNumId w:val="6"/>
    <w:lvlOverride w:ilvl="0">
      <w:startOverride w:val="1"/>
    </w:lvlOverride>
  </w:num>
  <w:num w:numId="182">
    <w:abstractNumId w:val="6"/>
    <w:lvlOverride w:ilvl="0">
      <w:startOverride w:val="1"/>
    </w:lvlOverride>
  </w:num>
  <w:num w:numId="183">
    <w:abstractNumId w:val="6"/>
    <w:lvlOverride w:ilvl="0">
      <w:startOverride w:val="1"/>
    </w:lvlOverride>
  </w:num>
  <w:num w:numId="184">
    <w:abstractNumId w:val="6"/>
    <w:lvlOverride w:ilvl="0">
      <w:startOverride w:val="1"/>
    </w:lvlOverride>
  </w:num>
  <w:num w:numId="185">
    <w:abstractNumId w:val="6"/>
    <w:lvlOverride w:ilvl="0">
      <w:startOverride w:val="1"/>
    </w:lvlOverride>
  </w:num>
  <w:num w:numId="186">
    <w:abstractNumId w:val="6"/>
    <w:lvlOverride w:ilvl="0">
      <w:startOverride w:val="1"/>
    </w:lvlOverride>
  </w:num>
  <w:num w:numId="187">
    <w:abstractNumId w:val="6"/>
    <w:lvlOverride w:ilvl="0">
      <w:startOverride w:val="1"/>
    </w:lvlOverride>
  </w:num>
  <w:num w:numId="188">
    <w:abstractNumId w:val="6"/>
    <w:lvlOverride w:ilvl="0">
      <w:startOverride w:val="1"/>
    </w:lvlOverride>
  </w:num>
  <w:num w:numId="189">
    <w:abstractNumId w:val="6"/>
    <w:lvlOverride w:ilvl="0">
      <w:startOverride w:val="1"/>
    </w:lvlOverride>
  </w:num>
  <w:num w:numId="190">
    <w:abstractNumId w:val="6"/>
    <w:lvlOverride w:ilvl="0">
      <w:startOverride w:val="1"/>
    </w:lvlOverride>
  </w:num>
  <w:num w:numId="191">
    <w:abstractNumId w:val="6"/>
    <w:lvlOverride w:ilvl="0">
      <w:startOverride w:val="1"/>
    </w:lvlOverride>
  </w:num>
  <w:num w:numId="192">
    <w:abstractNumId w:val="6"/>
    <w:lvlOverride w:ilvl="0">
      <w:startOverride w:val="1"/>
    </w:lvlOverride>
  </w:num>
  <w:num w:numId="193">
    <w:abstractNumId w:val="6"/>
    <w:lvlOverride w:ilvl="0">
      <w:startOverride w:val="1"/>
    </w:lvlOverride>
  </w:num>
  <w:num w:numId="194">
    <w:abstractNumId w:val="6"/>
    <w:lvlOverride w:ilvl="0">
      <w:startOverride w:val="1"/>
    </w:lvlOverride>
  </w:num>
  <w:num w:numId="195">
    <w:abstractNumId w:val="6"/>
    <w:lvlOverride w:ilvl="0">
      <w:startOverride w:val="1"/>
    </w:lvlOverride>
  </w:num>
  <w:num w:numId="196">
    <w:abstractNumId w:val="6"/>
    <w:lvlOverride w:ilvl="0">
      <w:startOverride w:val="1"/>
    </w:lvlOverride>
  </w:num>
  <w:num w:numId="197">
    <w:abstractNumId w:val="6"/>
    <w:lvlOverride w:ilvl="0">
      <w:startOverride w:val="1"/>
    </w:lvlOverride>
  </w:num>
  <w:num w:numId="198">
    <w:abstractNumId w:val="6"/>
    <w:lvlOverride w:ilvl="0">
      <w:startOverride w:val="1"/>
    </w:lvlOverride>
  </w:num>
  <w:num w:numId="199">
    <w:abstractNumId w:val="6"/>
    <w:lvlOverride w:ilvl="0">
      <w:startOverride w:val="1"/>
    </w:lvlOverride>
  </w:num>
  <w:num w:numId="200">
    <w:abstractNumId w:val="6"/>
    <w:lvlOverride w:ilvl="0">
      <w:startOverride w:val="1"/>
    </w:lvlOverride>
  </w:num>
  <w:num w:numId="201">
    <w:abstractNumId w:val="6"/>
    <w:lvlOverride w:ilvl="0">
      <w:startOverride w:val="1"/>
    </w:lvlOverride>
  </w:num>
  <w:num w:numId="202">
    <w:abstractNumId w:val="6"/>
    <w:lvlOverride w:ilvl="0">
      <w:startOverride w:val="1"/>
    </w:lvlOverride>
  </w:num>
  <w:num w:numId="203">
    <w:abstractNumId w:val="6"/>
    <w:lvlOverride w:ilvl="0">
      <w:startOverride w:val="1"/>
    </w:lvlOverride>
  </w:num>
  <w:num w:numId="204">
    <w:abstractNumId w:val="6"/>
    <w:lvlOverride w:ilvl="0">
      <w:startOverride w:val="1"/>
    </w:lvlOverride>
  </w:num>
  <w:num w:numId="205">
    <w:abstractNumId w:val="6"/>
    <w:lvlOverride w:ilvl="0">
      <w:startOverride w:val="1"/>
    </w:lvlOverride>
  </w:num>
  <w:num w:numId="206">
    <w:abstractNumId w:val="6"/>
    <w:lvlOverride w:ilvl="0">
      <w:startOverride w:val="1"/>
    </w:lvlOverride>
  </w:num>
  <w:num w:numId="207">
    <w:abstractNumId w:val="6"/>
    <w:lvlOverride w:ilvl="0">
      <w:startOverride w:val="1"/>
    </w:lvlOverride>
  </w:num>
  <w:num w:numId="208">
    <w:abstractNumId w:val="6"/>
    <w:lvlOverride w:ilvl="0">
      <w:startOverride w:val="1"/>
    </w:lvlOverride>
  </w:num>
  <w:num w:numId="209">
    <w:abstractNumId w:val="6"/>
    <w:lvlOverride w:ilvl="0">
      <w:startOverride w:val="1"/>
    </w:lvlOverride>
  </w:num>
  <w:num w:numId="210">
    <w:abstractNumId w:val="6"/>
    <w:lvlOverride w:ilvl="0">
      <w:startOverride w:val="1"/>
    </w:lvlOverride>
  </w:num>
  <w:num w:numId="211">
    <w:abstractNumId w:val="6"/>
    <w:lvlOverride w:ilvl="0">
      <w:startOverride w:val="1"/>
    </w:lvlOverride>
  </w:num>
  <w:num w:numId="212">
    <w:abstractNumId w:val="6"/>
    <w:lvlOverride w:ilvl="0">
      <w:startOverride w:val="1"/>
    </w:lvlOverride>
  </w:num>
  <w:num w:numId="213">
    <w:abstractNumId w:val="6"/>
    <w:lvlOverride w:ilvl="0">
      <w:startOverride w:val="1"/>
    </w:lvlOverride>
  </w:num>
  <w:num w:numId="214">
    <w:abstractNumId w:val="6"/>
    <w:lvlOverride w:ilvl="0">
      <w:startOverride w:val="1"/>
    </w:lvlOverride>
  </w:num>
  <w:num w:numId="215">
    <w:abstractNumId w:val="6"/>
    <w:lvlOverride w:ilvl="0">
      <w:startOverride w:val="1"/>
    </w:lvlOverride>
  </w:num>
  <w:num w:numId="216">
    <w:abstractNumId w:val="6"/>
    <w:lvlOverride w:ilvl="0">
      <w:startOverride w:val="1"/>
    </w:lvlOverride>
  </w:num>
  <w:num w:numId="217">
    <w:abstractNumId w:val="6"/>
    <w:lvlOverride w:ilvl="0">
      <w:startOverride w:val="1"/>
    </w:lvlOverride>
  </w:num>
  <w:num w:numId="218">
    <w:abstractNumId w:val="6"/>
    <w:lvlOverride w:ilvl="0">
      <w:startOverride w:val="1"/>
    </w:lvlOverride>
  </w:num>
  <w:num w:numId="219">
    <w:abstractNumId w:val="6"/>
    <w:lvlOverride w:ilvl="0">
      <w:startOverride w:val="1"/>
    </w:lvlOverride>
  </w:num>
  <w:num w:numId="220">
    <w:abstractNumId w:val="6"/>
    <w:lvlOverride w:ilvl="0">
      <w:startOverride w:val="1"/>
    </w:lvlOverride>
  </w:num>
  <w:num w:numId="221">
    <w:abstractNumId w:val="6"/>
    <w:lvlOverride w:ilvl="0">
      <w:startOverride w:val="1"/>
    </w:lvlOverride>
  </w:num>
  <w:num w:numId="222">
    <w:abstractNumId w:val="6"/>
    <w:lvlOverride w:ilvl="0">
      <w:startOverride w:val="1"/>
    </w:lvlOverride>
  </w:num>
  <w:num w:numId="223">
    <w:abstractNumId w:val="6"/>
    <w:lvlOverride w:ilvl="0">
      <w:startOverride w:val="1"/>
    </w:lvlOverride>
  </w:num>
  <w:num w:numId="224">
    <w:abstractNumId w:val="6"/>
    <w:lvlOverride w:ilvl="0">
      <w:startOverride w:val="1"/>
    </w:lvlOverride>
  </w:num>
  <w:num w:numId="225">
    <w:abstractNumId w:val="6"/>
    <w:lvlOverride w:ilvl="0">
      <w:startOverride w:val="1"/>
    </w:lvlOverride>
  </w:num>
  <w:num w:numId="226">
    <w:abstractNumId w:val="6"/>
    <w:lvlOverride w:ilvl="0">
      <w:startOverride w:val="1"/>
    </w:lvlOverride>
  </w:num>
  <w:num w:numId="227">
    <w:abstractNumId w:val="6"/>
    <w:lvlOverride w:ilvl="0">
      <w:startOverride w:val="1"/>
    </w:lvlOverride>
  </w:num>
  <w:num w:numId="228">
    <w:abstractNumId w:val="6"/>
    <w:lvlOverride w:ilvl="0">
      <w:startOverride w:val="1"/>
    </w:lvlOverride>
  </w:num>
  <w:num w:numId="229">
    <w:abstractNumId w:val="6"/>
    <w:lvlOverride w:ilvl="0">
      <w:startOverride w:val="1"/>
    </w:lvlOverride>
  </w:num>
  <w:num w:numId="230">
    <w:abstractNumId w:val="6"/>
    <w:lvlOverride w:ilvl="0">
      <w:startOverride w:val="1"/>
    </w:lvlOverride>
  </w:num>
  <w:num w:numId="231">
    <w:abstractNumId w:val="6"/>
    <w:lvlOverride w:ilvl="0">
      <w:startOverride w:val="1"/>
    </w:lvlOverride>
  </w:num>
  <w:num w:numId="232">
    <w:abstractNumId w:val="6"/>
    <w:lvlOverride w:ilvl="0">
      <w:startOverride w:val="1"/>
    </w:lvlOverride>
  </w:num>
  <w:num w:numId="233">
    <w:abstractNumId w:val="6"/>
    <w:lvlOverride w:ilvl="0">
      <w:startOverride w:val="1"/>
    </w:lvlOverride>
  </w:num>
  <w:num w:numId="234">
    <w:abstractNumId w:val="6"/>
    <w:lvlOverride w:ilvl="0">
      <w:startOverride w:val="1"/>
    </w:lvlOverride>
  </w:num>
  <w:num w:numId="235">
    <w:abstractNumId w:val="6"/>
    <w:lvlOverride w:ilvl="0">
      <w:startOverride w:val="1"/>
    </w:lvlOverride>
  </w:num>
  <w:num w:numId="236">
    <w:abstractNumId w:val="6"/>
    <w:lvlOverride w:ilvl="0">
      <w:startOverride w:val="1"/>
    </w:lvlOverride>
  </w:num>
  <w:num w:numId="237">
    <w:abstractNumId w:val="6"/>
    <w:lvlOverride w:ilvl="0">
      <w:startOverride w:val="1"/>
    </w:lvlOverride>
  </w:num>
  <w:num w:numId="238">
    <w:abstractNumId w:val="6"/>
    <w:lvlOverride w:ilvl="0">
      <w:startOverride w:val="1"/>
    </w:lvlOverride>
  </w:num>
  <w:num w:numId="239">
    <w:abstractNumId w:val="6"/>
    <w:lvlOverride w:ilvl="0">
      <w:startOverride w:val="1"/>
    </w:lvlOverride>
  </w:num>
  <w:num w:numId="240">
    <w:abstractNumId w:val="6"/>
    <w:lvlOverride w:ilvl="0">
      <w:startOverride w:val="1"/>
    </w:lvlOverride>
  </w:num>
  <w:num w:numId="241">
    <w:abstractNumId w:val="6"/>
    <w:lvlOverride w:ilvl="0">
      <w:startOverride w:val="1"/>
    </w:lvlOverride>
  </w:num>
  <w:num w:numId="242">
    <w:abstractNumId w:val="6"/>
    <w:lvlOverride w:ilvl="0">
      <w:startOverride w:val="1"/>
    </w:lvlOverride>
  </w:num>
  <w:num w:numId="243">
    <w:abstractNumId w:val="6"/>
    <w:lvlOverride w:ilvl="0">
      <w:startOverride w:val="1"/>
    </w:lvlOverride>
  </w:num>
  <w:num w:numId="244">
    <w:abstractNumId w:val="6"/>
    <w:lvlOverride w:ilvl="0">
      <w:startOverride w:val="1"/>
    </w:lvlOverride>
  </w:num>
  <w:num w:numId="245">
    <w:abstractNumId w:val="6"/>
    <w:lvlOverride w:ilvl="0">
      <w:startOverride w:val="1"/>
    </w:lvlOverride>
  </w:num>
  <w:num w:numId="246">
    <w:abstractNumId w:val="6"/>
    <w:lvlOverride w:ilvl="0">
      <w:startOverride w:val="1"/>
    </w:lvlOverride>
  </w:num>
  <w:num w:numId="247">
    <w:abstractNumId w:val="6"/>
    <w:lvlOverride w:ilvl="0">
      <w:startOverride w:val="1"/>
    </w:lvlOverride>
  </w:num>
  <w:num w:numId="248">
    <w:abstractNumId w:val="6"/>
    <w:lvlOverride w:ilvl="0">
      <w:startOverride w:val="1"/>
    </w:lvlOverride>
  </w:num>
  <w:num w:numId="249">
    <w:abstractNumId w:val="6"/>
    <w:lvlOverride w:ilvl="0">
      <w:startOverride w:val="1"/>
    </w:lvlOverride>
  </w:num>
  <w:num w:numId="250">
    <w:abstractNumId w:val="6"/>
    <w:lvlOverride w:ilvl="0">
      <w:startOverride w:val="1"/>
    </w:lvlOverride>
  </w:num>
  <w:num w:numId="251">
    <w:abstractNumId w:val="6"/>
    <w:lvlOverride w:ilvl="0">
      <w:startOverride w:val="1"/>
    </w:lvlOverride>
  </w:num>
  <w:num w:numId="252">
    <w:abstractNumId w:val="6"/>
    <w:lvlOverride w:ilvl="0">
      <w:startOverride w:val="1"/>
    </w:lvlOverride>
  </w:num>
  <w:num w:numId="253">
    <w:abstractNumId w:val="6"/>
    <w:lvlOverride w:ilvl="0">
      <w:startOverride w:val="1"/>
    </w:lvlOverride>
  </w:num>
  <w:num w:numId="254">
    <w:abstractNumId w:val="6"/>
    <w:lvlOverride w:ilvl="0">
      <w:startOverride w:val="1"/>
    </w:lvlOverride>
  </w:num>
  <w:num w:numId="255">
    <w:abstractNumId w:val="6"/>
    <w:lvlOverride w:ilvl="0">
      <w:startOverride w:val="1"/>
    </w:lvlOverride>
  </w:num>
  <w:num w:numId="256">
    <w:abstractNumId w:val="6"/>
    <w:lvlOverride w:ilvl="0">
      <w:startOverride w:val="1"/>
    </w:lvlOverride>
  </w:num>
  <w:num w:numId="257">
    <w:abstractNumId w:val="6"/>
    <w:lvlOverride w:ilvl="0">
      <w:startOverride w:val="1"/>
    </w:lvlOverride>
  </w:num>
  <w:num w:numId="258">
    <w:abstractNumId w:val="6"/>
    <w:lvlOverride w:ilvl="0">
      <w:startOverride w:val="1"/>
    </w:lvlOverride>
  </w:num>
  <w:num w:numId="259">
    <w:abstractNumId w:val="6"/>
    <w:lvlOverride w:ilvl="0">
      <w:startOverride w:val="1"/>
    </w:lvlOverride>
  </w:num>
  <w:num w:numId="260">
    <w:abstractNumId w:val="6"/>
    <w:lvlOverride w:ilvl="0">
      <w:startOverride w:val="1"/>
    </w:lvlOverride>
  </w:num>
  <w:num w:numId="261">
    <w:abstractNumId w:val="6"/>
    <w:lvlOverride w:ilvl="0">
      <w:startOverride w:val="1"/>
    </w:lvlOverride>
  </w:num>
  <w:num w:numId="262">
    <w:abstractNumId w:val="6"/>
    <w:lvlOverride w:ilvl="0">
      <w:startOverride w:val="1"/>
    </w:lvlOverride>
  </w:num>
  <w:num w:numId="263">
    <w:abstractNumId w:val="6"/>
    <w:lvlOverride w:ilvl="0">
      <w:startOverride w:val="1"/>
    </w:lvlOverride>
  </w:num>
  <w:num w:numId="264">
    <w:abstractNumId w:val="6"/>
    <w:lvlOverride w:ilvl="0">
      <w:startOverride w:val="1"/>
    </w:lvlOverride>
  </w:num>
  <w:num w:numId="265">
    <w:abstractNumId w:val="6"/>
    <w:lvlOverride w:ilvl="0">
      <w:startOverride w:val="1"/>
    </w:lvlOverride>
  </w:num>
  <w:num w:numId="266">
    <w:abstractNumId w:val="6"/>
    <w:lvlOverride w:ilvl="0">
      <w:startOverride w:val="1"/>
    </w:lvlOverride>
  </w:num>
  <w:num w:numId="267">
    <w:abstractNumId w:val="6"/>
    <w:lvlOverride w:ilvl="0">
      <w:startOverride w:val="1"/>
    </w:lvlOverride>
  </w:num>
  <w:num w:numId="268">
    <w:abstractNumId w:val="6"/>
    <w:lvlOverride w:ilvl="0">
      <w:startOverride w:val="1"/>
    </w:lvlOverride>
  </w:num>
  <w:num w:numId="269">
    <w:abstractNumId w:val="6"/>
    <w:lvlOverride w:ilvl="0">
      <w:startOverride w:val="1"/>
    </w:lvlOverride>
  </w:num>
  <w:num w:numId="270">
    <w:abstractNumId w:val="6"/>
    <w:lvlOverride w:ilvl="0">
      <w:startOverride w:val="1"/>
    </w:lvlOverride>
  </w:num>
  <w:num w:numId="271">
    <w:abstractNumId w:val="6"/>
    <w:lvlOverride w:ilvl="0">
      <w:startOverride w:val="1"/>
    </w:lvlOverride>
  </w:num>
  <w:num w:numId="272">
    <w:abstractNumId w:val="6"/>
    <w:lvlOverride w:ilvl="0">
      <w:startOverride w:val="1"/>
    </w:lvlOverride>
  </w:num>
  <w:num w:numId="273">
    <w:abstractNumId w:val="6"/>
    <w:lvlOverride w:ilvl="0">
      <w:startOverride w:val="1"/>
    </w:lvlOverride>
  </w:num>
  <w:num w:numId="274">
    <w:abstractNumId w:val="6"/>
    <w:lvlOverride w:ilvl="0">
      <w:startOverride w:val="1"/>
    </w:lvlOverride>
  </w:num>
  <w:num w:numId="275">
    <w:abstractNumId w:val="6"/>
    <w:lvlOverride w:ilvl="0">
      <w:startOverride w:val="1"/>
    </w:lvlOverride>
  </w:num>
  <w:num w:numId="276">
    <w:abstractNumId w:val="6"/>
    <w:lvlOverride w:ilvl="0">
      <w:startOverride w:val="1"/>
    </w:lvlOverride>
  </w:num>
  <w:num w:numId="277">
    <w:abstractNumId w:val="6"/>
    <w:lvlOverride w:ilvl="0">
      <w:startOverride w:val="1"/>
    </w:lvlOverride>
  </w:num>
  <w:num w:numId="278">
    <w:abstractNumId w:val="6"/>
    <w:lvlOverride w:ilvl="0">
      <w:startOverride w:val="1"/>
    </w:lvlOverride>
  </w:num>
  <w:num w:numId="279">
    <w:abstractNumId w:val="6"/>
    <w:lvlOverride w:ilvl="0">
      <w:startOverride w:val="1"/>
    </w:lvlOverride>
  </w:num>
  <w:num w:numId="280">
    <w:abstractNumId w:val="6"/>
    <w:lvlOverride w:ilvl="0">
      <w:startOverride w:val="1"/>
    </w:lvlOverride>
  </w:num>
  <w:num w:numId="281">
    <w:abstractNumId w:val="6"/>
    <w:lvlOverride w:ilvl="0">
      <w:startOverride w:val="1"/>
    </w:lvlOverride>
  </w:num>
  <w:num w:numId="282">
    <w:abstractNumId w:val="6"/>
    <w:lvlOverride w:ilvl="0">
      <w:startOverride w:val="1"/>
    </w:lvlOverride>
  </w:num>
  <w:num w:numId="283">
    <w:abstractNumId w:val="6"/>
    <w:lvlOverride w:ilvl="0">
      <w:startOverride w:val="1"/>
    </w:lvlOverride>
  </w:num>
  <w:num w:numId="284">
    <w:abstractNumId w:val="6"/>
    <w:lvlOverride w:ilvl="0">
      <w:startOverride w:val="1"/>
    </w:lvlOverride>
  </w:num>
  <w:num w:numId="285">
    <w:abstractNumId w:val="6"/>
    <w:lvlOverride w:ilvl="0">
      <w:startOverride w:val="1"/>
    </w:lvlOverride>
  </w:num>
  <w:num w:numId="286">
    <w:abstractNumId w:val="6"/>
    <w:lvlOverride w:ilvl="0">
      <w:startOverride w:val="1"/>
    </w:lvlOverride>
  </w:num>
  <w:num w:numId="287">
    <w:abstractNumId w:val="6"/>
    <w:lvlOverride w:ilvl="0">
      <w:startOverride w:val="1"/>
    </w:lvlOverride>
  </w:num>
  <w:num w:numId="288">
    <w:abstractNumId w:val="6"/>
    <w:lvlOverride w:ilvl="0">
      <w:startOverride w:val="1"/>
    </w:lvlOverride>
  </w:num>
  <w:num w:numId="289">
    <w:abstractNumId w:val="6"/>
    <w:lvlOverride w:ilvl="0">
      <w:startOverride w:val="1"/>
    </w:lvlOverride>
  </w:num>
  <w:num w:numId="290">
    <w:abstractNumId w:val="6"/>
    <w:lvlOverride w:ilvl="0">
      <w:startOverride w:val="1"/>
    </w:lvlOverride>
  </w:num>
  <w:num w:numId="291">
    <w:abstractNumId w:val="6"/>
    <w:lvlOverride w:ilvl="0">
      <w:startOverride w:val="1"/>
    </w:lvlOverride>
  </w:num>
  <w:num w:numId="292">
    <w:abstractNumId w:val="6"/>
    <w:lvlOverride w:ilvl="0">
      <w:startOverride w:val="1"/>
    </w:lvlOverride>
  </w:num>
  <w:num w:numId="293">
    <w:abstractNumId w:val="6"/>
    <w:lvlOverride w:ilvl="0">
      <w:startOverride w:val="1"/>
    </w:lvlOverride>
  </w:num>
  <w:num w:numId="294">
    <w:abstractNumId w:val="6"/>
    <w:lvlOverride w:ilvl="0">
      <w:startOverride w:val="1"/>
    </w:lvlOverride>
  </w:num>
  <w:num w:numId="295">
    <w:abstractNumId w:val="6"/>
    <w:lvlOverride w:ilvl="0">
      <w:startOverride w:val="1"/>
    </w:lvlOverride>
  </w:num>
  <w:num w:numId="296">
    <w:abstractNumId w:val="6"/>
    <w:lvlOverride w:ilvl="0">
      <w:startOverride w:val="1"/>
    </w:lvlOverride>
  </w:num>
  <w:num w:numId="297">
    <w:abstractNumId w:val="6"/>
    <w:lvlOverride w:ilvl="0">
      <w:startOverride w:val="1"/>
    </w:lvlOverride>
  </w:num>
  <w:num w:numId="298">
    <w:abstractNumId w:val="6"/>
    <w:lvlOverride w:ilvl="0">
      <w:startOverride w:val="1"/>
    </w:lvlOverride>
  </w:num>
  <w:num w:numId="299">
    <w:abstractNumId w:val="6"/>
    <w:lvlOverride w:ilvl="0">
      <w:startOverride w:val="1"/>
    </w:lvlOverride>
  </w:num>
  <w:num w:numId="300">
    <w:abstractNumId w:val="6"/>
    <w:lvlOverride w:ilvl="0">
      <w:startOverride w:val="1"/>
    </w:lvlOverride>
  </w:num>
  <w:num w:numId="301">
    <w:abstractNumId w:val="6"/>
    <w:lvlOverride w:ilvl="0">
      <w:startOverride w:val="1"/>
    </w:lvlOverride>
  </w:num>
  <w:num w:numId="302">
    <w:abstractNumId w:val="6"/>
    <w:lvlOverride w:ilvl="0">
      <w:startOverride w:val="1"/>
    </w:lvlOverride>
  </w:num>
  <w:num w:numId="303">
    <w:abstractNumId w:val="6"/>
    <w:lvlOverride w:ilvl="0">
      <w:startOverride w:val="1"/>
    </w:lvlOverride>
  </w:num>
  <w:num w:numId="304">
    <w:abstractNumId w:val="6"/>
    <w:lvlOverride w:ilvl="0">
      <w:startOverride w:val="1"/>
    </w:lvlOverride>
  </w:num>
  <w:num w:numId="305">
    <w:abstractNumId w:val="6"/>
    <w:lvlOverride w:ilvl="0">
      <w:startOverride w:val="1"/>
    </w:lvlOverride>
  </w:num>
  <w:num w:numId="306">
    <w:abstractNumId w:val="6"/>
    <w:lvlOverride w:ilvl="0">
      <w:startOverride w:val="1"/>
    </w:lvlOverride>
  </w:num>
  <w:num w:numId="307">
    <w:abstractNumId w:val="6"/>
    <w:lvlOverride w:ilvl="0">
      <w:startOverride w:val="1"/>
    </w:lvlOverride>
  </w:num>
  <w:num w:numId="308">
    <w:abstractNumId w:val="6"/>
    <w:lvlOverride w:ilvl="0">
      <w:startOverride w:val="1"/>
    </w:lvlOverride>
  </w:num>
  <w:num w:numId="309">
    <w:abstractNumId w:val="6"/>
    <w:lvlOverride w:ilvl="0">
      <w:startOverride w:val="1"/>
    </w:lvlOverride>
  </w:num>
  <w:num w:numId="310">
    <w:abstractNumId w:val="6"/>
    <w:lvlOverride w:ilvl="0">
      <w:startOverride w:val="1"/>
    </w:lvlOverride>
  </w:num>
  <w:num w:numId="311">
    <w:abstractNumId w:val="6"/>
    <w:lvlOverride w:ilvl="0">
      <w:startOverride w:val="1"/>
    </w:lvlOverride>
  </w:num>
  <w:num w:numId="312">
    <w:abstractNumId w:val="6"/>
    <w:lvlOverride w:ilvl="0">
      <w:startOverride w:val="1"/>
    </w:lvlOverride>
  </w:num>
  <w:num w:numId="313">
    <w:abstractNumId w:val="6"/>
    <w:lvlOverride w:ilvl="0">
      <w:startOverride w:val="1"/>
    </w:lvlOverride>
  </w:num>
  <w:num w:numId="314">
    <w:abstractNumId w:val="6"/>
    <w:lvlOverride w:ilvl="0">
      <w:startOverride w:val="1"/>
    </w:lvlOverride>
  </w:num>
  <w:num w:numId="315">
    <w:abstractNumId w:val="6"/>
    <w:lvlOverride w:ilvl="0">
      <w:startOverride w:val="1"/>
    </w:lvlOverride>
  </w:num>
  <w:num w:numId="316">
    <w:abstractNumId w:val="6"/>
    <w:lvlOverride w:ilvl="0">
      <w:startOverride w:val="1"/>
    </w:lvlOverride>
  </w:num>
  <w:num w:numId="317">
    <w:abstractNumId w:val="6"/>
    <w:lvlOverride w:ilvl="0">
      <w:startOverride w:val="1"/>
    </w:lvlOverride>
  </w:num>
  <w:num w:numId="318">
    <w:abstractNumId w:val="6"/>
    <w:lvlOverride w:ilvl="0">
      <w:startOverride w:val="1"/>
    </w:lvlOverride>
  </w:num>
  <w:num w:numId="319">
    <w:abstractNumId w:val="6"/>
    <w:lvlOverride w:ilvl="0">
      <w:startOverride w:val="1"/>
    </w:lvlOverride>
  </w:num>
  <w:num w:numId="320">
    <w:abstractNumId w:val="6"/>
    <w:lvlOverride w:ilvl="0">
      <w:startOverride w:val="1"/>
    </w:lvlOverride>
  </w:num>
  <w:num w:numId="321">
    <w:abstractNumId w:val="6"/>
    <w:lvlOverride w:ilvl="0">
      <w:startOverride w:val="1"/>
    </w:lvlOverride>
  </w:num>
  <w:num w:numId="322">
    <w:abstractNumId w:val="6"/>
    <w:lvlOverride w:ilvl="0">
      <w:startOverride w:val="1"/>
    </w:lvlOverride>
  </w:num>
  <w:num w:numId="323">
    <w:abstractNumId w:val="6"/>
    <w:lvlOverride w:ilvl="0">
      <w:startOverride w:val="1"/>
    </w:lvlOverride>
  </w:num>
  <w:num w:numId="324">
    <w:abstractNumId w:val="6"/>
    <w:lvlOverride w:ilvl="0">
      <w:startOverride w:val="1"/>
    </w:lvlOverride>
  </w:num>
  <w:num w:numId="325">
    <w:abstractNumId w:val="6"/>
    <w:lvlOverride w:ilvl="0">
      <w:startOverride w:val="1"/>
    </w:lvlOverride>
  </w:num>
  <w:num w:numId="326">
    <w:abstractNumId w:val="6"/>
    <w:lvlOverride w:ilvl="0">
      <w:startOverride w:val="1"/>
    </w:lvlOverride>
  </w:num>
  <w:num w:numId="327">
    <w:abstractNumId w:val="6"/>
    <w:lvlOverride w:ilvl="0">
      <w:startOverride w:val="1"/>
    </w:lvlOverride>
  </w:num>
  <w:num w:numId="328">
    <w:abstractNumId w:val="6"/>
    <w:lvlOverride w:ilvl="0">
      <w:startOverride w:val="1"/>
    </w:lvlOverride>
  </w:num>
  <w:num w:numId="329">
    <w:abstractNumId w:val="6"/>
    <w:lvlOverride w:ilvl="0">
      <w:startOverride w:val="1"/>
    </w:lvlOverride>
  </w:num>
  <w:num w:numId="330">
    <w:abstractNumId w:val="6"/>
    <w:lvlOverride w:ilvl="0">
      <w:startOverride w:val="1"/>
    </w:lvlOverride>
  </w:num>
  <w:num w:numId="331">
    <w:abstractNumId w:val="6"/>
    <w:lvlOverride w:ilvl="0">
      <w:startOverride w:val="1"/>
    </w:lvlOverride>
  </w:num>
  <w:num w:numId="332">
    <w:abstractNumId w:val="6"/>
    <w:lvlOverride w:ilvl="0">
      <w:startOverride w:val="1"/>
    </w:lvlOverride>
  </w:num>
  <w:num w:numId="333">
    <w:abstractNumId w:val="6"/>
    <w:lvlOverride w:ilvl="0">
      <w:startOverride w:val="1"/>
    </w:lvlOverride>
  </w:num>
  <w:num w:numId="334">
    <w:abstractNumId w:val="6"/>
    <w:lvlOverride w:ilvl="0">
      <w:startOverride w:val="1"/>
    </w:lvlOverride>
  </w:num>
  <w:num w:numId="335">
    <w:abstractNumId w:val="6"/>
    <w:lvlOverride w:ilvl="0">
      <w:startOverride w:val="1"/>
    </w:lvlOverride>
  </w:num>
  <w:num w:numId="336">
    <w:abstractNumId w:val="6"/>
    <w:lvlOverride w:ilvl="0">
      <w:startOverride w:val="1"/>
    </w:lvlOverride>
  </w:num>
  <w:num w:numId="337">
    <w:abstractNumId w:val="6"/>
    <w:lvlOverride w:ilvl="0">
      <w:startOverride w:val="1"/>
    </w:lvlOverride>
  </w:num>
  <w:num w:numId="338">
    <w:abstractNumId w:val="6"/>
    <w:lvlOverride w:ilvl="0">
      <w:startOverride w:val="1"/>
    </w:lvlOverride>
  </w:num>
  <w:num w:numId="339">
    <w:abstractNumId w:val="6"/>
    <w:lvlOverride w:ilvl="0">
      <w:startOverride w:val="1"/>
    </w:lvlOverride>
  </w:num>
  <w:num w:numId="340">
    <w:abstractNumId w:val="6"/>
    <w:lvlOverride w:ilvl="0">
      <w:startOverride w:val="1"/>
    </w:lvlOverride>
  </w:num>
  <w:num w:numId="341">
    <w:abstractNumId w:val="6"/>
    <w:lvlOverride w:ilvl="0">
      <w:startOverride w:val="1"/>
    </w:lvlOverride>
  </w:num>
  <w:num w:numId="342">
    <w:abstractNumId w:val="6"/>
    <w:lvlOverride w:ilvl="0">
      <w:startOverride w:val="1"/>
    </w:lvlOverride>
  </w:num>
  <w:num w:numId="343">
    <w:abstractNumId w:val="6"/>
    <w:lvlOverride w:ilvl="0">
      <w:startOverride w:val="1"/>
    </w:lvlOverride>
  </w:num>
  <w:num w:numId="344">
    <w:abstractNumId w:val="6"/>
    <w:lvlOverride w:ilvl="0">
      <w:startOverride w:val="1"/>
    </w:lvlOverride>
  </w:num>
  <w:num w:numId="345">
    <w:abstractNumId w:val="6"/>
    <w:lvlOverride w:ilvl="0">
      <w:startOverride w:val="1"/>
    </w:lvlOverride>
  </w:num>
  <w:num w:numId="346">
    <w:abstractNumId w:val="6"/>
    <w:lvlOverride w:ilvl="0">
      <w:startOverride w:val="1"/>
    </w:lvlOverride>
  </w:num>
  <w:num w:numId="347">
    <w:abstractNumId w:val="6"/>
    <w:lvlOverride w:ilvl="0">
      <w:startOverride w:val="1"/>
    </w:lvlOverride>
  </w:num>
  <w:num w:numId="348">
    <w:abstractNumId w:val="6"/>
    <w:lvlOverride w:ilvl="0">
      <w:startOverride w:val="1"/>
    </w:lvlOverride>
  </w:num>
  <w:num w:numId="349">
    <w:abstractNumId w:val="6"/>
    <w:lvlOverride w:ilvl="0">
      <w:startOverride w:val="1"/>
    </w:lvlOverride>
  </w:num>
  <w:num w:numId="350">
    <w:abstractNumId w:val="6"/>
    <w:lvlOverride w:ilvl="0">
      <w:startOverride w:val="1"/>
    </w:lvlOverride>
  </w:num>
  <w:num w:numId="351">
    <w:abstractNumId w:val="6"/>
    <w:lvlOverride w:ilvl="0">
      <w:startOverride w:val="1"/>
    </w:lvlOverride>
  </w:num>
  <w:num w:numId="352">
    <w:abstractNumId w:val="6"/>
    <w:lvlOverride w:ilvl="0">
      <w:startOverride w:val="1"/>
    </w:lvlOverride>
  </w:num>
  <w:num w:numId="353">
    <w:abstractNumId w:val="6"/>
    <w:lvlOverride w:ilvl="0">
      <w:startOverride w:val="1"/>
    </w:lvlOverride>
  </w:num>
  <w:num w:numId="354">
    <w:abstractNumId w:val="6"/>
    <w:lvlOverride w:ilvl="0">
      <w:startOverride w:val="1"/>
    </w:lvlOverride>
  </w:num>
  <w:num w:numId="355">
    <w:abstractNumId w:val="6"/>
    <w:lvlOverride w:ilvl="0">
      <w:startOverride w:val="1"/>
    </w:lvlOverride>
  </w:num>
  <w:num w:numId="356">
    <w:abstractNumId w:val="6"/>
    <w:lvlOverride w:ilvl="0">
      <w:startOverride w:val="1"/>
    </w:lvlOverride>
  </w:num>
  <w:num w:numId="357">
    <w:abstractNumId w:val="6"/>
    <w:lvlOverride w:ilvl="0">
      <w:startOverride w:val="1"/>
    </w:lvlOverride>
  </w:num>
  <w:num w:numId="358">
    <w:abstractNumId w:val="6"/>
    <w:lvlOverride w:ilvl="0">
      <w:startOverride w:val="1"/>
    </w:lvlOverride>
  </w:num>
  <w:num w:numId="359">
    <w:abstractNumId w:val="6"/>
    <w:lvlOverride w:ilvl="0">
      <w:startOverride w:val="1"/>
    </w:lvlOverride>
  </w:num>
  <w:num w:numId="360">
    <w:abstractNumId w:val="6"/>
    <w:lvlOverride w:ilvl="0">
      <w:startOverride w:val="1"/>
    </w:lvlOverride>
  </w:num>
  <w:num w:numId="361">
    <w:abstractNumId w:val="6"/>
    <w:lvlOverride w:ilvl="0">
      <w:startOverride w:val="1"/>
    </w:lvlOverride>
  </w:num>
  <w:num w:numId="362">
    <w:abstractNumId w:val="6"/>
    <w:lvlOverride w:ilvl="0">
      <w:startOverride w:val="1"/>
    </w:lvlOverride>
  </w:num>
  <w:num w:numId="363">
    <w:abstractNumId w:val="6"/>
    <w:lvlOverride w:ilvl="0">
      <w:startOverride w:val="1"/>
    </w:lvlOverride>
  </w:num>
  <w:num w:numId="364">
    <w:abstractNumId w:val="6"/>
    <w:lvlOverride w:ilvl="0">
      <w:startOverride w:val="1"/>
    </w:lvlOverride>
  </w:num>
  <w:num w:numId="365">
    <w:abstractNumId w:val="6"/>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影">
    <w15:presenceInfo w15:providerId="WPS Office" w15:userId="1079240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trackRevisions w:val="1"/>
  <w:documentProtection w:edit="readOnly" w:enforcement="0"/>
  <w:defaultTabStop w:val="720"/>
  <w:drawingGridHorizontalSpacing w:val="120"/>
  <w:drawingGridVerticalSpacing w:val="163"/>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5NWQ4NGRjOWQ4YzY2YmU2ZWQ0NzZlNDdiYjdlMGQifQ=="/>
  </w:docVars>
  <w:rsids>
    <w:rsidRoot w:val="0080389B"/>
    <w:rsid w:val="00000004"/>
    <w:rsid w:val="0000212E"/>
    <w:rsid w:val="00003613"/>
    <w:rsid w:val="00017B10"/>
    <w:rsid w:val="00021A9A"/>
    <w:rsid w:val="00021C79"/>
    <w:rsid w:val="000245D7"/>
    <w:rsid w:val="00025034"/>
    <w:rsid w:val="00026581"/>
    <w:rsid w:val="000306F7"/>
    <w:rsid w:val="00031E81"/>
    <w:rsid w:val="00034AEB"/>
    <w:rsid w:val="00042D2D"/>
    <w:rsid w:val="00045284"/>
    <w:rsid w:val="00046AA4"/>
    <w:rsid w:val="00046BFE"/>
    <w:rsid w:val="00046D46"/>
    <w:rsid w:val="00055A9C"/>
    <w:rsid w:val="00060957"/>
    <w:rsid w:val="00060F21"/>
    <w:rsid w:val="000613FF"/>
    <w:rsid w:val="00061B2F"/>
    <w:rsid w:val="0006326C"/>
    <w:rsid w:val="00064732"/>
    <w:rsid w:val="0006500D"/>
    <w:rsid w:val="00065075"/>
    <w:rsid w:val="00066F48"/>
    <w:rsid w:val="000674FC"/>
    <w:rsid w:val="00067C2D"/>
    <w:rsid w:val="0007064C"/>
    <w:rsid w:val="000715C6"/>
    <w:rsid w:val="000738E1"/>
    <w:rsid w:val="00074C98"/>
    <w:rsid w:val="00075B67"/>
    <w:rsid w:val="0007645E"/>
    <w:rsid w:val="000764F6"/>
    <w:rsid w:val="000819F5"/>
    <w:rsid w:val="00082864"/>
    <w:rsid w:val="00093413"/>
    <w:rsid w:val="00094921"/>
    <w:rsid w:val="00095475"/>
    <w:rsid w:val="00095D27"/>
    <w:rsid w:val="00096E2E"/>
    <w:rsid w:val="00097810"/>
    <w:rsid w:val="000A0325"/>
    <w:rsid w:val="000A182F"/>
    <w:rsid w:val="000A3B5E"/>
    <w:rsid w:val="000A41BB"/>
    <w:rsid w:val="000A4AF8"/>
    <w:rsid w:val="000A76B9"/>
    <w:rsid w:val="000A787C"/>
    <w:rsid w:val="000B0909"/>
    <w:rsid w:val="000B1A4E"/>
    <w:rsid w:val="000B278F"/>
    <w:rsid w:val="000B3849"/>
    <w:rsid w:val="000B5435"/>
    <w:rsid w:val="000C0508"/>
    <w:rsid w:val="000C119B"/>
    <w:rsid w:val="000C25AC"/>
    <w:rsid w:val="000C3C43"/>
    <w:rsid w:val="000C7EFD"/>
    <w:rsid w:val="000D2DC2"/>
    <w:rsid w:val="000D30E4"/>
    <w:rsid w:val="000D31D4"/>
    <w:rsid w:val="000D3EAE"/>
    <w:rsid w:val="000D6D84"/>
    <w:rsid w:val="000E1917"/>
    <w:rsid w:val="000E1AA6"/>
    <w:rsid w:val="000E24F9"/>
    <w:rsid w:val="000E391C"/>
    <w:rsid w:val="000E741C"/>
    <w:rsid w:val="000F1D91"/>
    <w:rsid w:val="000F6418"/>
    <w:rsid w:val="000F7FA6"/>
    <w:rsid w:val="00100F5A"/>
    <w:rsid w:val="00102D53"/>
    <w:rsid w:val="00103619"/>
    <w:rsid w:val="001048CC"/>
    <w:rsid w:val="00107804"/>
    <w:rsid w:val="00110306"/>
    <w:rsid w:val="00112267"/>
    <w:rsid w:val="00115908"/>
    <w:rsid w:val="001168D3"/>
    <w:rsid w:val="001172B1"/>
    <w:rsid w:val="00120468"/>
    <w:rsid w:val="00121C97"/>
    <w:rsid w:val="00121E58"/>
    <w:rsid w:val="00122BC4"/>
    <w:rsid w:val="001319A0"/>
    <w:rsid w:val="00132C7C"/>
    <w:rsid w:val="00135549"/>
    <w:rsid w:val="00144F2B"/>
    <w:rsid w:val="00145D5B"/>
    <w:rsid w:val="00147669"/>
    <w:rsid w:val="0015678E"/>
    <w:rsid w:val="00156ECA"/>
    <w:rsid w:val="00157B88"/>
    <w:rsid w:val="0016065F"/>
    <w:rsid w:val="0016150E"/>
    <w:rsid w:val="0016165F"/>
    <w:rsid w:val="00162403"/>
    <w:rsid w:val="001625A3"/>
    <w:rsid w:val="001635EF"/>
    <w:rsid w:val="00166D6D"/>
    <w:rsid w:val="00166E4E"/>
    <w:rsid w:val="00167F8C"/>
    <w:rsid w:val="00173A73"/>
    <w:rsid w:val="001742E5"/>
    <w:rsid w:val="0017588B"/>
    <w:rsid w:val="0017609F"/>
    <w:rsid w:val="00176988"/>
    <w:rsid w:val="00176C1B"/>
    <w:rsid w:val="00183591"/>
    <w:rsid w:val="00186905"/>
    <w:rsid w:val="001976E4"/>
    <w:rsid w:val="001B325E"/>
    <w:rsid w:val="001B377B"/>
    <w:rsid w:val="001B3AB8"/>
    <w:rsid w:val="001B5B6B"/>
    <w:rsid w:val="001B611A"/>
    <w:rsid w:val="001C009C"/>
    <w:rsid w:val="001C2F43"/>
    <w:rsid w:val="001C3DE1"/>
    <w:rsid w:val="001C44AD"/>
    <w:rsid w:val="001C68B9"/>
    <w:rsid w:val="001D0FCC"/>
    <w:rsid w:val="001D50E5"/>
    <w:rsid w:val="001D6E46"/>
    <w:rsid w:val="001D73CF"/>
    <w:rsid w:val="001E1E04"/>
    <w:rsid w:val="001E2687"/>
    <w:rsid w:val="001E37F9"/>
    <w:rsid w:val="001E4430"/>
    <w:rsid w:val="001E4771"/>
    <w:rsid w:val="001E6457"/>
    <w:rsid w:val="001E75D2"/>
    <w:rsid w:val="001F0104"/>
    <w:rsid w:val="001F368A"/>
    <w:rsid w:val="001F3ADA"/>
    <w:rsid w:val="001F512D"/>
    <w:rsid w:val="001F58B8"/>
    <w:rsid w:val="00200835"/>
    <w:rsid w:val="002039EE"/>
    <w:rsid w:val="002044F1"/>
    <w:rsid w:val="00205508"/>
    <w:rsid w:val="00205DC6"/>
    <w:rsid w:val="00206470"/>
    <w:rsid w:val="002076D4"/>
    <w:rsid w:val="0021101A"/>
    <w:rsid w:val="00211F8B"/>
    <w:rsid w:val="0021339C"/>
    <w:rsid w:val="00216A49"/>
    <w:rsid w:val="00217AFE"/>
    <w:rsid w:val="00217C14"/>
    <w:rsid w:val="002205B7"/>
    <w:rsid w:val="00221823"/>
    <w:rsid w:val="00225227"/>
    <w:rsid w:val="00225A0E"/>
    <w:rsid w:val="002263A5"/>
    <w:rsid w:val="00230939"/>
    <w:rsid w:val="002309F3"/>
    <w:rsid w:val="00232932"/>
    <w:rsid w:val="002362BC"/>
    <w:rsid w:val="0023678F"/>
    <w:rsid w:val="00236B69"/>
    <w:rsid w:val="00237835"/>
    <w:rsid w:val="002406FB"/>
    <w:rsid w:val="00241D07"/>
    <w:rsid w:val="00245094"/>
    <w:rsid w:val="00250690"/>
    <w:rsid w:val="002537FD"/>
    <w:rsid w:val="00256CB4"/>
    <w:rsid w:val="00257B0A"/>
    <w:rsid w:val="00257BBF"/>
    <w:rsid w:val="0026164D"/>
    <w:rsid w:val="00261CAE"/>
    <w:rsid w:val="0026230E"/>
    <w:rsid w:val="00262BCF"/>
    <w:rsid w:val="00263068"/>
    <w:rsid w:val="00272A08"/>
    <w:rsid w:val="00273EF1"/>
    <w:rsid w:val="002750DC"/>
    <w:rsid w:val="00277EC6"/>
    <w:rsid w:val="002833D6"/>
    <w:rsid w:val="00283852"/>
    <w:rsid w:val="00285045"/>
    <w:rsid w:val="00291CC7"/>
    <w:rsid w:val="00291E4E"/>
    <w:rsid w:val="00292B89"/>
    <w:rsid w:val="002931E7"/>
    <w:rsid w:val="0029357B"/>
    <w:rsid w:val="00293CD0"/>
    <w:rsid w:val="00295671"/>
    <w:rsid w:val="00296F56"/>
    <w:rsid w:val="0029708E"/>
    <w:rsid w:val="002A0F7E"/>
    <w:rsid w:val="002A1D4C"/>
    <w:rsid w:val="002A1F8B"/>
    <w:rsid w:val="002A2980"/>
    <w:rsid w:val="002A593E"/>
    <w:rsid w:val="002B0195"/>
    <w:rsid w:val="002B1AD9"/>
    <w:rsid w:val="002B356D"/>
    <w:rsid w:val="002B6D27"/>
    <w:rsid w:val="002C048D"/>
    <w:rsid w:val="002C0AAB"/>
    <w:rsid w:val="002C2A86"/>
    <w:rsid w:val="002C745C"/>
    <w:rsid w:val="002D068A"/>
    <w:rsid w:val="002D2A80"/>
    <w:rsid w:val="002D53D2"/>
    <w:rsid w:val="002D6211"/>
    <w:rsid w:val="002E001D"/>
    <w:rsid w:val="002E1070"/>
    <w:rsid w:val="002E16B3"/>
    <w:rsid w:val="002E762C"/>
    <w:rsid w:val="002F04D9"/>
    <w:rsid w:val="002F6D53"/>
    <w:rsid w:val="002F7E16"/>
    <w:rsid w:val="00302953"/>
    <w:rsid w:val="00303F39"/>
    <w:rsid w:val="00305E92"/>
    <w:rsid w:val="00307554"/>
    <w:rsid w:val="00313658"/>
    <w:rsid w:val="00316BAE"/>
    <w:rsid w:val="00321C56"/>
    <w:rsid w:val="003265A8"/>
    <w:rsid w:val="003312DC"/>
    <w:rsid w:val="00331ED7"/>
    <w:rsid w:val="003325CC"/>
    <w:rsid w:val="00336A16"/>
    <w:rsid w:val="003409B7"/>
    <w:rsid w:val="00342852"/>
    <w:rsid w:val="00344603"/>
    <w:rsid w:val="00344D56"/>
    <w:rsid w:val="0034586C"/>
    <w:rsid w:val="003458CC"/>
    <w:rsid w:val="0034729F"/>
    <w:rsid w:val="003503BA"/>
    <w:rsid w:val="003528BC"/>
    <w:rsid w:val="00355428"/>
    <w:rsid w:val="00355943"/>
    <w:rsid w:val="0035718A"/>
    <w:rsid w:val="0036013B"/>
    <w:rsid w:val="003633BA"/>
    <w:rsid w:val="00363DCB"/>
    <w:rsid w:val="00365E3A"/>
    <w:rsid w:val="0036733F"/>
    <w:rsid w:val="00367673"/>
    <w:rsid w:val="00374F2C"/>
    <w:rsid w:val="00375A79"/>
    <w:rsid w:val="00376731"/>
    <w:rsid w:val="003767F4"/>
    <w:rsid w:val="00377BF4"/>
    <w:rsid w:val="00380CE2"/>
    <w:rsid w:val="003849D4"/>
    <w:rsid w:val="00386342"/>
    <w:rsid w:val="00386C5F"/>
    <w:rsid w:val="00393035"/>
    <w:rsid w:val="00393ABD"/>
    <w:rsid w:val="00394E51"/>
    <w:rsid w:val="00395764"/>
    <w:rsid w:val="003A0914"/>
    <w:rsid w:val="003A3F54"/>
    <w:rsid w:val="003A45DB"/>
    <w:rsid w:val="003A7A90"/>
    <w:rsid w:val="003B3C65"/>
    <w:rsid w:val="003B56AC"/>
    <w:rsid w:val="003B6BC4"/>
    <w:rsid w:val="003D0B54"/>
    <w:rsid w:val="003D23D3"/>
    <w:rsid w:val="003D348E"/>
    <w:rsid w:val="003D36B4"/>
    <w:rsid w:val="003D456A"/>
    <w:rsid w:val="003D49AD"/>
    <w:rsid w:val="003D5B59"/>
    <w:rsid w:val="003D61C9"/>
    <w:rsid w:val="003D6CA8"/>
    <w:rsid w:val="003D77D4"/>
    <w:rsid w:val="003E04F2"/>
    <w:rsid w:val="003E0594"/>
    <w:rsid w:val="003E098A"/>
    <w:rsid w:val="003E5B65"/>
    <w:rsid w:val="003E5FB5"/>
    <w:rsid w:val="003E6DA4"/>
    <w:rsid w:val="003E776B"/>
    <w:rsid w:val="003F3D67"/>
    <w:rsid w:val="003F504A"/>
    <w:rsid w:val="003F5754"/>
    <w:rsid w:val="003F6F54"/>
    <w:rsid w:val="003F7BA0"/>
    <w:rsid w:val="004047BF"/>
    <w:rsid w:val="00405C68"/>
    <w:rsid w:val="004079EB"/>
    <w:rsid w:val="004104AB"/>
    <w:rsid w:val="004145F7"/>
    <w:rsid w:val="00416FAA"/>
    <w:rsid w:val="00420C6D"/>
    <w:rsid w:val="00421827"/>
    <w:rsid w:val="0042508B"/>
    <w:rsid w:val="00430C4F"/>
    <w:rsid w:val="0043348C"/>
    <w:rsid w:val="00433E25"/>
    <w:rsid w:val="0043420A"/>
    <w:rsid w:val="004349E6"/>
    <w:rsid w:val="00436566"/>
    <w:rsid w:val="004373C9"/>
    <w:rsid w:val="004376B0"/>
    <w:rsid w:val="00440974"/>
    <w:rsid w:val="0044284A"/>
    <w:rsid w:val="00443935"/>
    <w:rsid w:val="00443BCC"/>
    <w:rsid w:val="00445CF9"/>
    <w:rsid w:val="0044746F"/>
    <w:rsid w:val="0045137C"/>
    <w:rsid w:val="0045207E"/>
    <w:rsid w:val="00454283"/>
    <w:rsid w:val="004602F1"/>
    <w:rsid w:val="00460579"/>
    <w:rsid w:val="00461315"/>
    <w:rsid w:val="0046212B"/>
    <w:rsid w:val="00463052"/>
    <w:rsid w:val="004630B5"/>
    <w:rsid w:val="00463405"/>
    <w:rsid w:val="00464B28"/>
    <w:rsid w:val="0046550B"/>
    <w:rsid w:val="00465F2B"/>
    <w:rsid w:val="00466F38"/>
    <w:rsid w:val="004703C9"/>
    <w:rsid w:val="00470CF4"/>
    <w:rsid w:val="004721AC"/>
    <w:rsid w:val="004721B1"/>
    <w:rsid w:val="004728B8"/>
    <w:rsid w:val="0047354D"/>
    <w:rsid w:val="0047438D"/>
    <w:rsid w:val="0047466E"/>
    <w:rsid w:val="004816EF"/>
    <w:rsid w:val="004844BD"/>
    <w:rsid w:val="0048764E"/>
    <w:rsid w:val="00491C87"/>
    <w:rsid w:val="00495579"/>
    <w:rsid w:val="00495598"/>
    <w:rsid w:val="0049586A"/>
    <w:rsid w:val="00496468"/>
    <w:rsid w:val="004A13C8"/>
    <w:rsid w:val="004A13D7"/>
    <w:rsid w:val="004A1FF7"/>
    <w:rsid w:val="004A27D9"/>
    <w:rsid w:val="004A6667"/>
    <w:rsid w:val="004A67B1"/>
    <w:rsid w:val="004B186C"/>
    <w:rsid w:val="004B1DC5"/>
    <w:rsid w:val="004B3197"/>
    <w:rsid w:val="004C0E13"/>
    <w:rsid w:val="004C1C77"/>
    <w:rsid w:val="004C238C"/>
    <w:rsid w:val="004C2BB0"/>
    <w:rsid w:val="004C6019"/>
    <w:rsid w:val="004C75A6"/>
    <w:rsid w:val="004C7ACE"/>
    <w:rsid w:val="004D206C"/>
    <w:rsid w:val="004D21E8"/>
    <w:rsid w:val="004D2460"/>
    <w:rsid w:val="004D53BA"/>
    <w:rsid w:val="004E665A"/>
    <w:rsid w:val="004E6D49"/>
    <w:rsid w:val="004E7C2E"/>
    <w:rsid w:val="004F03C1"/>
    <w:rsid w:val="004F3E84"/>
    <w:rsid w:val="004F5CF5"/>
    <w:rsid w:val="004F7B8D"/>
    <w:rsid w:val="00500AD9"/>
    <w:rsid w:val="0050196F"/>
    <w:rsid w:val="00503E43"/>
    <w:rsid w:val="00506E78"/>
    <w:rsid w:val="00510D56"/>
    <w:rsid w:val="00513558"/>
    <w:rsid w:val="005157E4"/>
    <w:rsid w:val="00516350"/>
    <w:rsid w:val="00516F95"/>
    <w:rsid w:val="0052071E"/>
    <w:rsid w:val="00520F05"/>
    <w:rsid w:val="005238E8"/>
    <w:rsid w:val="00523AF7"/>
    <w:rsid w:val="00524F63"/>
    <w:rsid w:val="0052511D"/>
    <w:rsid w:val="00525D3F"/>
    <w:rsid w:val="00531536"/>
    <w:rsid w:val="00535C70"/>
    <w:rsid w:val="00536BB2"/>
    <w:rsid w:val="0054021C"/>
    <w:rsid w:val="00540BD1"/>
    <w:rsid w:val="00541975"/>
    <w:rsid w:val="005420DA"/>
    <w:rsid w:val="00545AB6"/>
    <w:rsid w:val="00545CEE"/>
    <w:rsid w:val="0055699D"/>
    <w:rsid w:val="005629B7"/>
    <w:rsid w:val="00563735"/>
    <w:rsid w:val="00563A17"/>
    <w:rsid w:val="00564FE8"/>
    <w:rsid w:val="00570265"/>
    <w:rsid w:val="005714FF"/>
    <w:rsid w:val="00574BBC"/>
    <w:rsid w:val="0057647A"/>
    <w:rsid w:val="00577B3A"/>
    <w:rsid w:val="00577F3C"/>
    <w:rsid w:val="0058238A"/>
    <w:rsid w:val="005825A9"/>
    <w:rsid w:val="00583BAD"/>
    <w:rsid w:val="00584AED"/>
    <w:rsid w:val="0058543B"/>
    <w:rsid w:val="0058640A"/>
    <w:rsid w:val="005870B0"/>
    <w:rsid w:val="00587362"/>
    <w:rsid w:val="005873AF"/>
    <w:rsid w:val="00590E38"/>
    <w:rsid w:val="00593BE7"/>
    <w:rsid w:val="00594ED6"/>
    <w:rsid w:val="0059766A"/>
    <w:rsid w:val="005B0EA9"/>
    <w:rsid w:val="005B1345"/>
    <w:rsid w:val="005B2330"/>
    <w:rsid w:val="005B2FFD"/>
    <w:rsid w:val="005B5D18"/>
    <w:rsid w:val="005B63DA"/>
    <w:rsid w:val="005B6DB8"/>
    <w:rsid w:val="005C213E"/>
    <w:rsid w:val="005C3259"/>
    <w:rsid w:val="005C4E2C"/>
    <w:rsid w:val="005C5478"/>
    <w:rsid w:val="005C758D"/>
    <w:rsid w:val="005D2E05"/>
    <w:rsid w:val="005D358C"/>
    <w:rsid w:val="005D3616"/>
    <w:rsid w:val="005D38DA"/>
    <w:rsid w:val="005D5BD8"/>
    <w:rsid w:val="005D5E06"/>
    <w:rsid w:val="005D631F"/>
    <w:rsid w:val="005D638C"/>
    <w:rsid w:val="005D703F"/>
    <w:rsid w:val="005E0179"/>
    <w:rsid w:val="005E2B00"/>
    <w:rsid w:val="005E2EBF"/>
    <w:rsid w:val="005E60CF"/>
    <w:rsid w:val="005F4B8B"/>
    <w:rsid w:val="005F5404"/>
    <w:rsid w:val="005F59F7"/>
    <w:rsid w:val="005F6EF8"/>
    <w:rsid w:val="006041E6"/>
    <w:rsid w:val="006044C2"/>
    <w:rsid w:val="00604D3F"/>
    <w:rsid w:val="00606B51"/>
    <w:rsid w:val="0061035F"/>
    <w:rsid w:val="00610CCB"/>
    <w:rsid w:val="00611D20"/>
    <w:rsid w:val="00611EE0"/>
    <w:rsid w:val="0061597D"/>
    <w:rsid w:val="0061725C"/>
    <w:rsid w:val="00620E25"/>
    <w:rsid w:val="00622614"/>
    <w:rsid w:val="006305C9"/>
    <w:rsid w:val="00630A52"/>
    <w:rsid w:val="00632C02"/>
    <w:rsid w:val="006336FD"/>
    <w:rsid w:val="00634D9A"/>
    <w:rsid w:val="006352CC"/>
    <w:rsid w:val="00636221"/>
    <w:rsid w:val="00640ACD"/>
    <w:rsid w:val="00642A38"/>
    <w:rsid w:val="00644B53"/>
    <w:rsid w:val="00644E06"/>
    <w:rsid w:val="00646AFC"/>
    <w:rsid w:val="0065074A"/>
    <w:rsid w:val="00651432"/>
    <w:rsid w:val="00652CD5"/>
    <w:rsid w:val="00652D85"/>
    <w:rsid w:val="00653DB8"/>
    <w:rsid w:val="00654C11"/>
    <w:rsid w:val="0065698B"/>
    <w:rsid w:val="0066432E"/>
    <w:rsid w:val="00670801"/>
    <w:rsid w:val="00671C48"/>
    <w:rsid w:val="0067263E"/>
    <w:rsid w:val="006728D1"/>
    <w:rsid w:val="00674AED"/>
    <w:rsid w:val="00675320"/>
    <w:rsid w:val="00681BB8"/>
    <w:rsid w:val="00687D63"/>
    <w:rsid w:val="0069043A"/>
    <w:rsid w:val="006930D5"/>
    <w:rsid w:val="0069478E"/>
    <w:rsid w:val="006951C9"/>
    <w:rsid w:val="00695343"/>
    <w:rsid w:val="0069601E"/>
    <w:rsid w:val="006A2BA5"/>
    <w:rsid w:val="006A498B"/>
    <w:rsid w:val="006A64D1"/>
    <w:rsid w:val="006A71CC"/>
    <w:rsid w:val="006B037E"/>
    <w:rsid w:val="006B0940"/>
    <w:rsid w:val="006B1B04"/>
    <w:rsid w:val="006B1F7C"/>
    <w:rsid w:val="006B4E3A"/>
    <w:rsid w:val="006B50C3"/>
    <w:rsid w:val="006B6577"/>
    <w:rsid w:val="006B6D1F"/>
    <w:rsid w:val="006C6CE7"/>
    <w:rsid w:val="006D12DE"/>
    <w:rsid w:val="006D39B2"/>
    <w:rsid w:val="006D58C8"/>
    <w:rsid w:val="006E185A"/>
    <w:rsid w:val="006E21F9"/>
    <w:rsid w:val="006E294B"/>
    <w:rsid w:val="006E3075"/>
    <w:rsid w:val="006E679D"/>
    <w:rsid w:val="006F184D"/>
    <w:rsid w:val="006F3101"/>
    <w:rsid w:val="006F7F15"/>
    <w:rsid w:val="007001DB"/>
    <w:rsid w:val="00701D06"/>
    <w:rsid w:val="00701F5A"/>
    <w:rsid w:val="00704E0B"/>
    <w:rsid w:val="00707D44"/>
    <w:rsid w:val="00710A16"/>
    <w:rsid w:val="00713BA7"/>
    <w:rsid w:val="007165D3"/>
    <w:rsid w:val="00717B52"/>
    <w:rsid w:val="007203C7"/>
    <w:rsid w:val="00721209"/>
    <w:rsid w:val="00721A08"/>
    <w:rsid w:val="007223DA"/>
    <w:rsid w:val="0072345D"/>
    <w:rsid w:val="00723E88"/>
    <w:rsid w:val="00723FF6"/>
    <w:rsid w:val="007334E9"/>
    <w:rsid w:val="00740E84"/>
    <w:rsid w:val="0074251E"/>
    <w:rsid w:val="00742BEF"/>
    <w:rsid w:val="00745069"/>
    <w:rsid w:val="00747695"/>
    <w:rsid w:val="007503E4"/>
    <w:rsid w:val="00751C41"/>
    <w:rsid w:val="00752BE4"/>
    <w:rsid w:val="007603F0"/>
    <w:rsid w:val="00762277"/>
    <w:rsid w:val="0077243A"/>
    <w:rsid w:val="007765A7"/>
    <w:rsid w:val="007769F4"/>
    <w:rsid w:val="00776E8B"/>
    <w:rsid w:val="007770B9"/>
    <w:rsid w:val="007831CB"/>
    <w:rsid w:val="00786752"/>
    <w:rsid w:val="007868EA"/>
    <w:rsid w:val="0078768E"/>
    <w:rsid w:val="00787B8F"/>
    <w:rsid w:val="007910EC"/>
    <w:rsid w:val="0079121C"/>
    <w:rsid w:val="00791936"/>
    <w:rsid w:val="007A03FD"/>
    <w:rsid w:val="007A3C5F"/>
    <w:rsid w:val="007B05E3"/>
    <w:rsid w:val="007B270C"/>
    <w:rsid w:val="007B7FB5"/>
    <w:rsid w:val="007C09F8"/>
    <w:rsid w:val="007C2DA1"/>
    <w:rsid w:val="007C63B3"/>
    <w:rsid w:val="007D0572"/>
    <w:rsid w:val="007D0E6D"/>
    <w:rsid w:val="007D1424"/>
    <w:rsid w:val="007D1585"/>
    <w:rsid w:val="007D2C23"/>
    <w:rsid w:val="007D30FE"/>
    <w:rsid w:val="007D461B"/>
    <w:rsid w:val="007D4A8D"/>
    <w:rsid w:val="007D55F9"/>
    <w:rsid w:val="007D56C4"/>
    <w:rsid w:val="007E094B"/>
    <w:rsid w:val="007E113A"/>
    <w:rsid w:val="007E16E6"/>
    <w:rsid w:val="007E186D"/>
    <w:rsid w:val="007E513C"/>
    <w:rsid w:val="007E6479"/>
    <w:rsid w:val="007E766F"/>
    <w:rsid w:val="007F026F"/>
    <w:rsid w:val="007F03A6"/>
    <w:rsid w:val="007F1A05"/>
    <w:rsid w:val="007F249E"/>
    <w:rsid w:val="007F425D"/>
    <w:rsid w:val="007F4E2C"/>
    <w:rsid w:val="007F6962"/>
    <w:rsid w:val="00800A9B"/>
    <w:rsid w:val="00801742"/>
    <w:rsid w:val="00801AA7"/>
    <w:rsid w:val="00802EC5"/>
    <w:rsid w:val="0080389B"/>
    <w:rsid w:val="00806F60"/>
    <w:rsid w:val="00807BC0"/>
    <w:rsid w:val="008149E4"/>
    <w:rsid w:val="008169BA"/>
    <w:rsid w:val="00816D91"/>
    <w:rsid w:val="008174CA"/>
    <w:rsid w:val="00820A07"/>
    <w:rsid w:val="00821FDC"/>
    <w:rsid w:val="008227DB"/>
    <w:rsid w:val="00824C56"/>
    <w:rsid w:val="00825FAE"/>
    <w:rsid w:val="008269B8"/>
    <w:rsid w:val="00831A42"/>
    <w:rsid w:val="00831D8D"/>
    <w:rsid w:val="00833737"/>
    <w:rsid w:val="008357EF"/>
    <w:rsid w:val="00840685"/>
    <w:rsid w:val="008408F4"/>
    <w:rsid w:val="008463AE"/>
    <w:rsid w:val="0085100A"/>
    <w:rsid w:val="00851F27"/>
    <w:rsid w:val="008523DA"/>
    <w:rsid w:val="00856A11"/>
    <w:rsid w:val="00861EAC"/>
    <w:rsid w:val="00863B59"/>
    <w:rsid w:val="00870278"/>
    <w:rsid w:val="0087093D"/>
    <w:rsid w:val="00871B29"/>
    <w:rsid w:val="0087354D"/>
    <w:rsid w:val="0087368C"/>
    <w:rsid w:val="00874231"/>
    <w:rsid w:val="00874957"/>
    <w:rsid w:val="00874987"/>
    <w:rsid w:val="00875291"/>
    <w:rsid w:val="00875E2A"/>
    <w:rsid w:val="00877965"/>
    <w:rsid w:val="00877AD5"/>
    <w:rsid w:val="00881173"/>
    <w:rsid w:val="00881802"/>
    <w:rsid w:val="0088253D"/>
    <w:rsid w:val="00882D2D"/>
    <w:rsid w:val="00886049"/>
    <w:rsid w:val="008873A8"/>
    <w:rsid w:val="00887A15"/>
    <w:rsid w:val="008905E4"/>
    <w:rsid w:val="0089150A"/>
    <w:rsid w:val="00892516"/>
    <w:rsid w:val="00894BB4"/>
    <w:rsid w:val="00897288"/>
    <w:rsid w:val="008A03FB"/>
    <w:rsid w:val="008A482F"/>
    <w:rsid w:val="008A6856"/>
    <w:rsid w:val="008A6A05"/>
    <w:rsid w:val="008A6CB2"/>
    <w:rsid w:val="008A77CD"/>
    <w:rsid w:val="008B1661"/>
    <w:rsid w:val="008B1A7B"/>
    <w:rsid w:val="008B2E22"/>
    <w:rsid w:val="008B446D"/>
    <w:rsid w:val="008B5614"/>
    <w:rsid w:val="008B58BB"/>
    <w:rsid w:val="008B60CD"/>
    <w:rsid w:val="008B71DC"/>
    <w:rsid w:val="008B7A80"/>
    <w:rsid w:val="008C1519"/>
    <w:rsid w:val="008C1608"/>
    <w:rsid w:val="008C2ABB"/>
    <w:rsid w:val="008C305D"/>
    <w:rsid w:val="008C5122"/>
    <w:rsid w:val="008C526D"/>
    <w:rsid w:val="008D155D"/>
    <w:rsid w:val="008D62A5"/>
    <w:rsid w:val="008D62F2"/>
    <w:rsid w:val="008D70CE"/>
    <w:rsid w:val="008E0C60"/>
    <w:rsid w:val="008E204D"/>
    <w:rsid w:val="008E3060"/>
    <w:rsid w:val="008E428A"/>
    <w:rsid w:val="008E6B61"/>
    <w:rsid w:val="008F10FB"/>
    <w:rsid w:val="008F24FC"/>
    <w:rsid w:val="008F30E2"/>
    <w:rsid w:val="008F4049"/>
    <w:rsid w:val="008F44D7"/>
    <w:rsid w:val="008F54FE"/>
    <w:rsid w:val="008F579B"/>
    <w:rsid w:val="008F57FB"/>
    <w:rsid w:val="008F5850"/>
    <w:rsid w:val="0090117A"/>
    <w:rsid w:val="00904409"/>
    <w:rsid w:val="00907055"/>
    <w:rsid w:val="00907596"/>
    <w:rsid w:val="009101ED"/>
    <w:rsid w:val="00911243"/>
    <w:rsid w:val="00914780"/>
    <w:rsid w:val="0091545C"/>
    <w:rsid w:val="00924FC5"/>
    <w:rsid w:val="00925F67"/>
    <w:rsid w:val="00927134"/>
    <w:rsid w:val="00927AEE"/>
    <w:rsid w:val="00933249"/>
    <w:rsid w:val="00936381"/>
    <w:rsid w:val="009474F0"/>
    <w:rsid w:val="00947DC0"/>
    <w:rsid w:val="0095273B"/>
    <w:rsid w:val="009535DA"/>
    <w:rsid w:val="0095604E"/>
    <w:rsid w:val="00956D63"/>
    <w:rsid w:val="009601DB"/>
    <w:rsid w:val="009603A8"/>
    <w:rsid w:val="009612EE"/>
    <w:rsid w:val="009615D8"/>
    <w:rsid w:val="00962703"/>
    <w:rsid w:val="009631C9"/>
    <w:rsid w:val="009650AE"/>
    <w:rsid w:val="00967981"/>
    <w:rsid w:val="0097219C"/>
    <w:rsid w:val="00972B80"/>
    <w:rsid w:val="00972F6B"/>
    <w:rsid w:val="00973FEF"/>
    <w:rsid w:val="00974AD5"/>
    <w:rsid w:val="00982C90"/>
    <w:rsid w:val="00985518"/>
    <w:rsid w:val="00987EFF"/>
    <w:rsid w:val="00987F43"/>
    <w:rsid w:val="00991716"/>
    <w:rsid w:val="009926CD"/>
    <w:rsid w:val="00992A39"/>
    <w:rsid w:val="00995D39"/>
    <w:rsid w:val="00997AC0"/>
    <w:rsid w:val="009A1465"/>
    <w:rsid w:val="009A1916"/>
    <w:rsid w:val="009A2A42"/>
    <w:rsid w:val="009A3864"/>
    <w:rsid w:val="009A6471"/>
    <w:rsid w:val="009A6BB3"/>
    <w:rsid w:val="009B0873"/>
    <w:rsid w:val="009B09E6"/>
    <w:rsid w:val="009B4094"/>
    <w:rsid w:val="009C0FE5"/>
    <w:rsid w:val="009C2D09"/>
    <w:rsid w:val="009C42B1"/>
    <w:rsid w:val="009D15DD"/>
    <w:rsid w:val="009D600D"/>
    <w:rsid w:val="009E0569"/>
    <w:rsid w:val="009E1D8E"/>
    <w:rsid w:val="009E3AE2"/>
    <w:rsid w:val="009E5059"/>
    <w:rsid w:val="009E7E9E"/>
    <w:rsid w:val="009F2172"/>
    <w:rsid w:val="009F46BF"/>
    <w:rsid w:val="009F4A42"/>
    <w:rsid w:val="00A00153"/>
    <w:rsid w:val="00A05963"/>
    <w:rsid w:val="00A10CBD"/>
    <w:rsid w:val="00A11116"/>
    <w:rsid w:val="00A16377"/>
    <w:rsid w:val="00A24D59"/>
    <w:rsid w:val="00A256BD"/>
    <w:rsid w:val="00A311CD"/>
    <w:rsid w:val="00A346A7"/>
    <w:rsid w:val="00A35C5D"/>
    <w:rsid w:val="00A3601C"/>
    <w:rsid w:val="00A40C31"/>
    <w:rsid w:val="00A51B3C"/>
    <w:rsid w:val="00A53826"/>
    <w:rsid w:val="00A6002C"/>
    <w:rsid w:val="00A60784"/>
    <w:rsid w:val="00A60B84"/>
    <w:rsid w:val="00A61723"/>
    <w:rsid w:val="00A6244D"/>
    <w:rsid w:val="00A624B6"/>
    <w:rsid w:val="00A63330"/>
    <w:rsid w:val="00A6621D"/>
    <w:rsid w:val="00A66326"/>
    <w:rsid w:val="00A6659B"/>
    <w:rsid w:val="00A6764C"/>
    <w:rsid w:val="00A7595F"/>
    <w:rsid w:val="00A77176"/>
    <w:rsid w:val="00A83C38"/>
    <w:rsid w:val="00A85FF0"/>
    <w:rsid w:val="00A87B6D"/>
    <w:rsid w:val="00A87F14"/>
    <w:rsid w:val="00A918BB"/>
    <w:rsid w:val="00A96133"/>
    <w:rsid w:val="00A961E7"/>
    <w:rsid w:val="00AA4FC1"/>
    <w:rsid w:val="00AA77A9"/>
    <w:rsid w:val="00AB23B8"/>
    <w:rsid w:val="00AB35C0"/>
    <w:rsid w:val="00AB3A39"/>
    <w:rsid w:val="00AB45F7"/>
    <w:rsid w:val="00AB5A88"/>
    <w:rsid w:val="00AB6075"/>
    <w:rsid w:val="00AB6290"/>
    <w:rsid w:val="00AB6A72"/>
    <w:rsid w:val="00AB7872"/>
    <w:rsid w:val="00AC1860"/>
    <w:rsid w:val="00AC2B27"/>
    <w:rsid w:val="00AC3C85"/>
    <w:rsid w:val="00AC6AD1"/>
    <w:rsid w:val="00AD01B9"/>
    <w:rsid w:val="00AD3D1C"/>
    <w:rsid w:val="00AD58A6"/>
    <w:rsid w:val="00AD5E8A"/>
    <w:rsid w:val="00AD6873"/>
    <w:rsid w:val="00AE3223"/>
    <w:rsid w:val="00AE369E"/>
    <w:rsid w:val="00AF44C4"/>
    <w:rsid w:val="00AF53A5"/>
    <w:rsid w:val="00AF5F17"/>
    <w:rsid w:val="00B007D9"/>
    <w:rsid w:val="00B00A11"/>
    <w:rsid w:val="00B043AF"/>
    <w:rsid w:val="00B136F5"/>
    <w:rsid w:val="00B144E3"/>
    <w:rsid w:val="00B179D0"/>
    <w:rsid w:val="00B2040B"/>
    <w:rsid w:val="00B22825"/>
    <w:rsid w:val="00B2401D"/>
    <w:rsid w:val="00B24C12"/>
    <w:rsid w:val="00B30879"/>
    <w:rsid w:val="00B30A0F"/>
    <w:rsid w:val="00B30FD4"/>
    <w:rsid w:val="00B3103C"/>
    <w:rsid w:val="00B3221E"/>
    <w:rsid w:val="00B36C79"/>
    <w:rsid w:val="00B36FDE"/>
    <w:rsid w:val="00B40C9F"/>
    <w:rsid w:val="00B41D07"/>
    <w:rsid w:val="00B439E9"/>
    <w:rsid w:val="00B449B2"/>
    <w:rsid w:val="00B45767"/>
    <w:rsid w:val="00B50774"/>
    <w:rsid w:val="00B51613"/>
    <w:rsid w:val="00B51FAF"/>
    <w:rsid w:val="00B53410"/>
    <w:rsid w:val="00B53C67"/>
    <w:rsid w:val="00B55CD1"/>
    <w:rsid w:val="00B608D3"/>
    <w:rsid w:val="00B61188"/>
    <w:rsid w:val="00B613D7"/>
    <w:rsid w:val="00B613E1"/>
    <w:rsid w:val="00B63C27"/>
    <w:rsid w:val="00B63E8F"/>
    <w:rsid w:val="00B666B2"/>
    <w:rsid w:val="00B67909"/>
    <w:rsid w:val="00B701B7"/>
    <w:rsid w:val="00B81075"/>
    <w:rsid w:val="00B8161E"/>
    <w:rsid w:val="00B81F99"/>
    <w:rsid w:val="00B82047"/>
    <w:rsid w:val="00B83382"/>
    <w:rsid w:val="00B837E8"/>
    <w:rsid w:val="00B85219"/>
    <w:rsid w:val="00B8632A"/>
    <w:rsid w:val="00B87CB3"/>
    <w:rsid w:val="00B94D1C"/>
    <w:rsid w:val="00B963FE"/>
    <w:rsid w:val="00BA0165"/>
    <w:rsid w:val="00BA0FE2"/>
    <w:rsid w:val="00BA1228"/>
    <w:rsid w:val="00BA381D"/>
    <w:rsid w:val="00BA7CA7"/>
    <w:rsid w:val="00BB18B2"/>
    <w:rsid w:val="00BB4438"/>
    <w:rsid w:val="00BB4FE7"/>
    <w:rsid w:val="00BB7E84"/>
    <w:rsid w:val="00BC04AA"/>
    <w:rsid w:val="00BC1F62"/>
    <w:rsid w:val="00BC20A5"/>
    <w:rsid w:val="00BC3A1F"/>
    <w:rsid w:val="00BC5482"/>
    <w:rsid w:val="00BC5781"/>
    <w:rsid w:val="00BC7713"/>
    <w:rsid w:val="00BC7C70"/>
    <w:rsid w:val="00BE07F6"/>
    <w:rsid w:val="00BE3068"/>
    <w:rsid w:val="00BE32F3"/>
    <w:rsid w:val="00BE42D1"/>
    <w:rsid w:val="00BE4961"/>
    <w:rsid w:val="00BE531B"/>
    <w:rsid w:val="00BE647B"/>
    <w:rsid w:val="00BE7374"/>
    <w:rsid w:val="00BF0A6A"/>
    <w:rsid w:val="00BF0B46"/>
    <w:rsid w:val="00BF17ED"/>
    <w:rsid w:val="00BF2ACC"/>
    <w:rsid w:val="00BF36CB"/>
    <w:rsid w:val="00BF4A5B"/>
    <w:rsid w:val="00BF61C1"/>
    <w:rsid w:val="00C010AC"/>
    <w:rsid w:val="00C011CE"/>
    <w:rsid w:val="00C0207F"/>
    <w:rsid w:val="00C0240D"/>
    <w:rsid w:val="00C02F66"/>
    <w:rsid w:val="00C04498"/>
    <w:rsid w:val="00C04B58"/>
    <w:rsid w:val="00C05C9B"/>
    <w:rsid w:val="00C107F0"/>
    <w:rsid w:val="00C10D74"/>
    <w:rsid w:val="00C12A93"/>
    <w:rsid w:val="00C139CA"/>
    <w:rsid w:val="00C15D38"/>
    <w:rsid w:val="00C162E9"/>
    <w:rsid w:val="00C20667"/>
    <w:rsid w:val="00C20989"/>
    <w:rsid w:val="00C2289F"/>
    <w:rsid w:val="00C32595"/>
    <w:rsid w:val="00C36B8E"/>
    <w:rsid w:val="00C45A17"/>
    <w:rsid w:val="00C46799"/>
    <w:rsid w:val="00C47D6D"/>
    <w:rsid w:val="00C556CA"/>
    <w:rsid w:val="00C565A0"/>
    <w:rsid w:val="00C56AFE"/>
    <w:rsid w:val="00C615F9"/>
    <w:rsid w:val="00C6187C"/>
    <w:rsid w:val="00C63274"/>
    <w:rsid w:val="00C64CDD"/>
    <w:rsid w:val="00C65473"/>
    <w:rsid w:val="00C65875"/>
    <w:rsid w:val="00C66822"/>
    <w:rsid w:val="00C674F5"/>
    <w:rsid w:val="00C73B53"/>
    <w:rsid w:val="00C74323"/>
    <w:rsid w:val="00C74655"/>
    <w:rsid w:val="00C7471E"/>
    <w:rsid w:val="00C75305"/>
    <w:rsid w:val="00C77139"/>
    <w:rsid w:val="00C81C91"/>
    <w:rsid w:val="00C834AD"/>
    <w:rsid w:val="00C83E69"/>
    <w:rsid w:val="00C86ED6"/>
    <w:rsid w:val="00C947D4"/>
    <w:rsid w:val="00C95E2F"/>
    <w:rsid w:val="00CA25F3"/>
    <w:rsid w:val="00CA2E7B"/>
    <w:rsid w:val="00CA49A1"/>
    <w:rsid w:val="00CA6360"/>
    <w:rsid w:val="00CA66FB"/>
    <w:rsid w:val="00CB0375"/>
    <w:rsid w:val="00CB0DD4"/>
    <w:rsid w:val="00CB2425"/>
    <w:rsid w:val="00CB24B9"/>
    <w:rsid w:val="00CB5A10"/>
    <w:rsid w:val="00CB60CF"/>
    <w:rsid w:val="00CC0765"/>
    <w:rsid w:val="00CC0C49"/>
    <w:rsid w:val="00CC2AE1"/>
    <w:rsid w:val="00CC47D9"/>
    <w:rsid w:val="00CC57BA"/>
    <w:rsid w:val="00CC7BC5"/>
    <w:rsid w:val="00CC7E12"/>
    <w:rsid w:val="00CD0923"/>
    <w:rsid w:val="00CD14A0"/>
    <w:rsid w:val="00CD1788"/>
    <w:rsid w:val="00CD2F54"/>
    <w:rsid w:val="00CD431C"/>
    <w:rsid w:val="00CD52B0"/>
    <w:rsid w:val="00CD6D4F"/>
    <w:rsid w:val="00CE0272"/>
    <w:rsid w:val="00CE231C"/>
    <w:rsid w:val="00CE7D14"/>
    <w:rsid w:val="00CF311C"/>
    <w:rsid w:val="00CF3A02"/>
    <w:rsid w:val="00D0048F"/>
    <w:rsid w:val="00D03F54"/>
    <w:rsid w:val="00D07461"/>
    <w:rsid w:val="00D07A10"/>
    <w:rsid w:val="00D1094D"/>
    <w:rsid w:val="00D12D86"/>
    <w:rsid w:val="00D12DAF"/>
    <w:rsid w:val="00D13115"/>
    <w:rsid w:val="00D13120"/>
    <w:rsid w:val="00D14C1C"/>
    <w:rsid w:val="00D14E7C"/>
    <w:rsid w:val="00D15024"/>
    <w:rsid w:val="00D163D3"/>
    <w:rsid w:val="00D20D5A"/>
    <w:rsid w:val="00D20EA9"/>
    <w:rsid w:val="00D23242"/>
    <w:rsid w:val="00D254DB"/>
    <w:rsid w:val="00D260D9"/>
    <w:rsid w:val="00D274FA"/>
    <w:rsid w:val="00D31A84"/>
    <w:rsid w:val="00D35A58"/>
    <w:rsid w:val="00D36181"/>
    <w:rsid w:val="00D36B58"/>
    <w:rsid w:val="00D36F9B"/>
    <w:rsid w:val="00D37B66"/>
    <w:rsid w:val="00D40CB7"/>
    <w:rsid w:val="00D43248"/>
    <w:rsid w:val="00D434B5"/>
    <w:rsid w:val="00D44028"/>
    <w:rsid w:val="00D447F4"/>
    <w:rsid w:val="00D448DE"/>
    <w:rsid w:val="00D44A88"/>
    <w:rsid w:val="00D4518B"/>
    <w:rsid w:val="00D45919"/>
    <w:rsid w:val="00D465A8"/>
    <w:rsid w:val="00D46F39"/>
    <w:rsid w:val="00D54445"/>
    <w:rsid w:val="00D57694"/>
    <w:rsid w:val="00D62A46"/>
    <w:rsid w:val="00D62D8E"/>
    <w:rsid w:val="00D63F9C"/>
    <w:rsid w:val="00D64A5D"/>
    <w:rsid w:val="00D654C3"/>
    <w:rsid w:val="00D66866"/>
    <w:rsid w:val="00D7021A"/>
    <w:rsid w:val="00D70B21"/>
    <w:rsid w:val="00D73EA6"/>
    <w:rsid w:val="00D75481"/>
    <w:rsid w:val="00D76639"/>
    <w:rsid w:val="00D8415C"/>
    <w:rsid w:val="00D85406"/>
    <w:rsid w:val="00D92AFC"/>
    <w:rsid w:val="00D94B92"/>
    <w:rsid w:val="00D95940"/>
    <w:rsid w:val="00D95B9B"/>
    <w:rsid w:val="00DA0045"/>
    <w:rsid w:val="00DA24F4"/>
    <w:rsid w:val="00DA66AE"/>
    <w:rsid w:val="00DB0056"/>
    <w:rsid w:val="00DB1B4B"/>
    <w:rsid w:val="00DB6297"/>
    <w:rsid w:val="00DB6DF5"/>
    <w:rsid w:val="00DC03CA"/>
    <w:rsid w:val="00DC2562"/>
    <w:rsid w:val="00DC3309"/>
    <w:rsid w:val="00DD3A1E"/>
    <w:rsid w:val="00DD42CE"/>
    <w:rsid w:val="00DD7080"/>
    <w:rsid w:val="00DE01F1"/>
    <w:rsid w:val="00DE417B"/>
    <w:rsid w:val="00DE4F84"/>
    <w:rsid w:val="00DE5134"/>
    <w:rsid w:val="00DE5576"/>
    <w:rsid w:val="00DE66D5"/>
    <w:rsid w:val="00DE7D93"/>
    <w:rsid w:val="00DF2044"/>
    <w:rsid w:val="00DF351E"/>
    <w:rsid w:val="00DF3EDE"/>
    <w:rsid w:val="00DF6776"/>
    <w:rsid w:val="00DF6F88"/>
    <w:rsid w:val="00E01E20"/>
    <w:rsid w:val="00E0648C"/>
    <w:rsid w:val="00E07A69"/>
    <w:rsid w:val="00E139DD"/>
    <w:rsid w:val="00E151FA"/>
    <w:rsid w:val="00E223CB"/>
    <w:rsid w:val="00E231A1"/>
    <w:rsid w:val="00E23A1B"/>
    <w:rsid w:val="00E23D4B"/>
    <w:rsid w:val="00E2478F"/>
    <w:rsid w:val="00E248B2"/>
    <w:rsid w:val="00E24939"/>
    <w:rsid w:val="00E257FA"/>
    <w:rsid w:val="00E27950"/>
    <w:rsid w:val="00E330D0"/>
    <w:rsid w:val="00E33E91"/>
    <w:rsid w:val="00E34323"/>
    <w:rsid w:val="00E34987"/>
    <w:rsid w:val="00E34C1E"/>
    <w:rsid w:val="00E356FA"/>
    <w:rsid w:val="00E37A2D"/>
    <w:rsid w:val="00E37E79"/>
    <w:rsid w:val="00E409AC"/>
    <w:rsid w:val="00E40A23"/>
    <w:rsid w:val="00E41B42"/>
    <w:rsid w:val="00E43407"/>
    <w:rsid w:val="00E436B9"/>
    <w:rsid w:val="00E45D25"/>
    <w:rsid w:val="00E46B95"/>
    <w:rsid w:val="00E47344"/>
    <w:rsid w:val="00E514FD"/>
    <w:rsid w:val="00E519F8"/>
    <w:rsid w:val="00E56900"/>
    <w:rsid w:val="00E572FF"/>
    <w:rsid w:val="00E57C1F"/>
    <w:rsid w:val="00E60CEA"/>
    <w:rsid w:val="00E618F3"/>
    <w:rsid w:val="00E638D9"/>
    <w:rsid w:val="00E63F6B"/>
    <w:rsid w:val="00E65B83"/>
    <w:rsid w:val="00E7023B"/>
    <w:rsid w:val="00E70B5B"/>
    <w:rsid w:val="00E70D36"/>
    <w:rsid w:val="00E71AE8"/>
    <w:rsid w:val="00E71DFD"/>
    <w:rsid w:val="00E71FDD"/>
    <w:rsid w:val="00E75256"/>
    <w:rsid w:val="00E7548A"/>
    <w:rsid w:val="00E758F9"/>
    <w:rsid w:val="00E75C9B"/>
    <w:rsid w:val="00E7772A"/>
    <w:rsid w:val="00E77DCC"/>
    <w:rsid w:val="00E8002E"/>
    <w:rsid w:val="00E80E19"/>
    <w:rsid w:val="00E82ED3"/>
    <w:rsid w:val="00E877E8"/>
    <w:rsid w:val="00E87FA3"/>
    <w:rsid w:val="00E9351C"/>
    <w:rsid w:val="00E939F7"/>
    <w:rsid w:val="00E94359"/>
    <w:rsid w:val="00E94A92"/>
    <w:rsid w:val="00E96D59"/>
    <w:rsid w:val="00EA0C5F"/>
    <w:rsid w:val="00EA4ED3"/>
    <w:rsid w:val="00EB0CC9"/>
    <w:rsid w:val="00EB33CA"/>
    <w:rsid w:val="00EB3B50"/>
    <w:rsid w:val="00EB4C58"/>
    <w:rsid w:val="00EB5DBC"/>
    <w:rsid w:val="00EB6E2E"/>
    <w:rsid w:val="00EC1064"/>
    <w:rsid w:val="00EC21F6"/>
    <w:rsid w:val="00EC293E"/>
    <w:rsid w:val="00EC4849"/>
    <w:rsid w:val="00EC657B"/>
    <w:rsid w:val="00EC68CD"/>
    <w:rsid w:val="00EC6B5F"/>
    <w:rsid w:val="00ED041A"/>
    <w:rsid w:val="00ED4BBA"/>
    <w:rsid w:val="00ED70B8"/>
    <w:rsid w:val="00ED75A6"/>
    <w:rsid w:val="00ED7A61"/>
    <w:rsid w:val="00EE406D"/>
    <w:rsid w:val="00EE4078"/>
    <w:rsid w:val="00EE5E99"/>
    <w:rsid w:val="00EE6280"/>
    <w:rsid w:val="00EE67E1"/>
    <w:rsid w:val="00EF0BAA"/>
    <w:rsid w:val="00EF0FA3"/>
    <w:rsid w:val="00EF22A6"/>
    <w:rsid w:val="00EF2A63"/>
    <w:rsid w:val="00EF3C7F"/>
    <w:rsid w:val="00EF73D4"/>
    <w:rsid w:val="00F030F3"/>
    <w:rsid w:val="00F03F6E"/>
    <w:rsid w:val="00F07255"/>
    <w:rsid w:val="00F07349"/>
    <w:rsid w:val="00F07A3C"/>
    <w:rsid w:val="00F1025F"/>
    <w:rsid w:val="00F10D51"/>
    <w:rsid w:val="00F1164B"/>
    <w:rsid w:val="00F149FD"/>
    <w:rsid w:val="00F15FD3"/>
    <w:rsid w:val="00F25B3B"/>
    <w:rsid w:val="00F304E2"/>
    <w:rsid w:val="00F3059C"/>
    <w:rsid w:val="00F308CB"/>
    <w:rsid w:val="00F30912"/>
    <w:rsid w:val="00F32EC5"/>
    <w:rsid w:val="00F333FE"/>
    <w:rsid w:val="00F34386"/>
    <w:rsid w:val="00F352BF"/>
    <w:rsid w:val="00F35D2F"/>
    <w:rsid w:val="00F374D4"/>
    <w:rsid w:val="00F402FF"/>
    <w:rsid w:val="00F404BE"/>
    <w:rsid w:val="00F41536"/>
    <w:rsid w:val="00F41AF9"/>
    <w:rsid w:val="00F44059"/>
    <w:rsid w:val="00F45AF0"/>
    <w:rsid w:val="00F469FA"/>
    <w:rsid w:val="00F51543"/>
    <w:rsid w:val="00F520E5"/>
    <w:rsid w:val="00F52A8D"/>
    <w:rsid w:val="00F56077"/>
    <w:rsid w:val="00F57408"/>
    <w:rsid w:val="00F6339D"/>
    <w:rsid w:val="00F63E9E"/>
    <w:rsid w:val="00F64E37"/>
    <w:rsid w:val="00F706FE"/>
    <w:rsid w:val="00F77343"/>
    <w:rsid w:val="00F806CC"/>
    <w:rsid w:val="00F80F82"/>
    <w:rsid w:val="00F8535C"/>
    <w:rsid w:val="00F868F9"/>
    <w:rsid w:val="00F87C75"/>
    <w:rsid w:val="00F91737"/>
    <w:rsid w:val="00F91939"/>
    <w:rsid w:val="00F93C63"/>
    <w:rsid w:val="00F94A68"/>
    <w:rsid w:val="00F95C1A"/>
    <w:rsid w:val="00FA1743"/>
    <w:rsid w:val="00FA4DFF"/>
    <w:rsid w:val="00FA76A0"/>
    <w:rsid w:val="00FB011D"/>
    <w:rsid w:val="00FB1201"/>
    <w:rsid w:val="00FB2914"/>
    <w:rsid w:val="00FB2CDB"/>
    <w:rsid w:val="00FB3AB8"/>
    <w:rsid w:val="00FB4321"/>
    <w:rsid w:val="00FC0AF7"/>
    <w:rsid w:val="00FC186F"/>
    <w:rsid w:val="00FC4ECF"/>
    <w:rsid w:val="00FC5452"/>
    <w:rsid w:val="00FC545D"/>
    <w:rsid w:val="00FC68CC"/>
    <w:rsid w:val="00FD2787"/>
    <w:rsid w:val="00FD3624"/>
    <w:rsid w:val="00FE147A"/>
    <w:rsid w:val="00FE6FB2"/>
    <w:rsid w:val="00FE7E4F"/>
    <w:rsid w:val="00FE7F82"/>
    <w:rsid w:val="00FF0CFB"/>
    <w:rsid w:val="00FF26C2"/>
    <w:rsid w:val="00FF4973"/>
    <w:rsid w:val="00FF541D"/>
    <w:rsid w:val="00FF62A0"/>
    <w:rsid w:val="00FF6CF3"/>
    <w:rsid w:val="010A4537"/>
    <w:rsid w:val="011253ED"/>
    <w:rsid w:val="01127316"/>
    <w:rsid w:val="0127533C"/>
    <w:rsid w:val="013730A5"/>
    <w:rsid w:val="016A253C"/>
    <w:rsid w:val="016F0A91"/>
    <w:rsid w:val="016F45ED"/>
    <w:rsid w:val="0176006D"/>
    <w:rsid w:val="018067FB"/>
    <w:rsid w:val="0194674A"/>
    <w:rsid w:val="01B06133"/>
    <w:rsid w:val="01BE7323"/>
    <w:rsid w:val="01C963F3"/>
    <w:rsid w:val="01E37A17"/>
    <w:rsid w:val="01EA636A"/>
    <w:rsid w:val="01EE19B6"/>
    <w:rsid w:val="01EF572E"/>
    <w:rsid w:val="01F556E0"/>
    <w:rsid w:val="01FE7745"/>
    <w:rsid w:val="020E6AD8"/>
    <w:rsid w:val="02192ABC"/>
    <w:rsid w:val="02226796"/>
    <w:rsid w:val="0229405F"/>
    <w:rsid w:val="022A49B8"/>
    <w:rsid w:val="023870D5"/>
    <w:rsid w:val="023B0887"/>
    <w:rsid w:val="023B4560"/>
    <w:rsid w:val="023F66B6"/>
    <w:rsid w:val="026B4E37"/>
    <w:rsid w:val="027E7317"/>
    <w:rsid w:val="02864814"/>
    <w:rsid w:val="028C11CF"/>
    <w:rsid w:val="02961D73"/>
    <w:rsid w:val="029F7154"/>
    <w:rsid w:val="02D1729F"/>
    <w:rsid w:val="02E01C47"/>
    <w:rsid w:val="02FB6B16"/>
    <w:rsid w:val="03134701"/>
    <w:rsid w:val="031E03CF"/>
    <w:rsid w:val="032F04D8"/>
    <w:rsid w:val="03436045"/>
    <w:rsid w:val="035508BA"/>
    <w:rsid w:val="035717DD"/>
    <w:rsid w:val="037057B0"/>
    <w:rsid w:val="0371289F"/>
    <w:rsid w:val="03991DF6"/>
    <w:rsid w:val="039E11BA"/>
    <w:rsid w:val="03AC5C76"/>
    <w:rsid w:val="03BDAD18"/>
    <w:rsid w:val="03C062D0"/>
    <w:rsid w:val="03C86237"/>
    <w:rsid w:val="03F67248"/>
    <w:rsid w:val="041F2902"/>
    <w:rsid w:val="042042C5"/>
    <w:rsid w:val="04335DA6"/>
    <w:rsid w:val="04351B1E"/>
    <w:rsid w:val="0437306E"/>
    <w:rsid w:val="04402271"/>
    <w:rsid w:val="04750F29"/>
    <w:rsid w:val="04770389"/>
    <w:rsid w:val="04836FE2"/>
    <w:rsid w:val="048B5043"/>
    <w:rsid w:val="048B7990"/>
    <w:rsid w:val="048E7480"/>
    <w:rsid w:val="04983E5B"/>
    <w:rsid w:val="049F3623"/>
    <w:rsid w:val="04AB3B8E"/>
    <w:rsid w:val="04BC1D49"/>
    <w:rsid w:val="04BE72DC"/>
    <w:rsid w:val="04C602E0"/>
    <w:rsid w:val="04E416EA"/>
    <w:rsid w:val="04F574FF"/>
    <w:rsid w:val="05282744"/>
    <w:rsid w:val="052D4EEB"/>
    <w:rsid w:val="053DAD3F"/>
    <w:rsid w:val="056F4EFC"/>
    <w:rsid w:val="05B95E38"/>
    <w:rsid w:val="05C0366A"/>
    <w:rsid w:val="05DC3E5B"/>
    <w:rsid w:val="05DE188C"/>
    <w:rsid w:val="05FA2855"/>
    <w:rsid w:val="05FBDF7B"/>
    <w:rsid w:val="060774EA"/>
    <w:rsid w:val="0616772D"/>
    <w:rsid w:val="061821C8"/>
    <w:rsid w:val="063B53E6"/>
    <w:rsid w:val="064578CD"/>
    <w:rsid w:val="06561359"/>
    <w:rsid w:val="06634889"/>
    <w:rsid w:val="0667220B"/>
    <w:rsid w:val="067D155B"/>
    <w:rsid w:val="06823015"/>
    <w:rsid w:val="068D4A78"/>
    <w:rsid w:val="06A76021"/>
    <w:rsid w:val="06C822EA"/>
    <w:rsid w:val="06E6018A"/>
    <w:rsid w:val="06FA0DFD"/>
    <w:rsid w:val="06FA7309"/>
    <w:rsid w:val="07034156"/>
    <w:rsid w:val="070659F4"/>
    <w:rsid w:val="072365A6"/>
    <w:rsid w:val="073FC1D3"/>
    <w:rsid w:val="074309F6"/>
    <w:rsid w:val="077C10DF"/>
    <w:rsid w:val="07846919"/>
    <w:rsid w:val="078E1545"/>
    <w:rsid w:val="079170D6"/>
    <w:rsid w:val="07AC77D0"/>
    <w:rsid w:val="07B45450"/>
    <w:rsid w:val="07BA4828"/>
    <w:rsid w:val="07C45EDA"/>
    <w:rsid w:val="07CC6487"/>
    <w:rsid w:val="07DB0C2F"/>
    <w:rsid w:val="07DB29DD"/>
    <w:rsid w:val="07F227A2"/>
    <w:rsid w:val="07F41CF0"/>
    <w:rsid w:val="07FB3156"/>
    <w:rsid w:val="07FB4030"/>
    <w:rsid w:val="080D4B60"/>
    <w:rsid w:val="0824033E"/>
    <w:rsid w:val="08312A4B"/>
    <w:rsid w:val="08385FF1"/>
    <w:rsid w:val="08413E1A"/>
    <w:rsid w:val="086A1FB2"/>
    <w:rsid w:val="086C7AD9"/>
    <w:rsid w:val="08843074"/>
    <w:rsid w:val="088C6DAF"/>
    <w:rsid w:val="089D5EE4"/>
    <w:rsid w:val="08A4383C"/>
    <w:rsid w:val="08B37643"/>
    <w:rsid w:val="08B576D2"/>
    <w:rsid w:val="08BF40AC"/>
    <w:rsid w:val="08C21DCB"/>
    <w:rsid w:val="08CF32E4"/>
    <w:rsid w:val="08D12A6B"/>
    <w:rsid w:val="08D4742C"/>
    <w:rsid w:val="08E9737B"/>
    <w:rsid w:val="08EE1DB2"/>
    <w:rsid w:val="08F0070A"/>
    <w:rsid w:val="090715AF"/>
    <w:rsid w:val="09093579"/>
    <w:rsid w:val="091B505B"/>
    <w:rsid w:val="0923288D"/>
    <w:rsid w:val="0946583B"/>
    <w:rsid w:val="095A6AE5"/>
    <w:rsid w:val="096A04BC"/>
    <w:rsid w:val="09795283"/>
    <w:rsid w:val="097B71D6"/>
    <w:rsid w:val="098470A4"/>
    <w:rsid w:val="098A290C"/>
    <w:rsid w:val="09AA4D5C"/>
    <w:rsid w:val="09B96D4E"/>
    <w:rsid w:val="09DA0D1D"/>
    <w:rsid w:val="0A1E3055"/>
    <w:rsid w:val="0A2F5262"/>
    <w:rsid w:val="0A2F7010"/>
    <w:rsid w:val="0A4A759F"/>
    <w:rsid w:val="0A546A76"/>
    <w:rsid w:val="0A560642"/>
    <w:rsid w:val="0A771C6F"/>
    <w:rsid w:val="0A8F300B"/>
    <w:rsid w:val="0AA27664"/>
    <w:rsid w:val="0AB67731"/>
    <w:rsid w:val="0AC51722"/>
    <w:rsid w:val="0AC7367C"/>
    <w:rsid w:val="0ACC485F"/>
    <w:rsid w:val="0ACE6829"/>
    <w:rsid w:val="0AD27238"/>
    <w:rsid w:val="0ADD5B52"/>
    <w:rsid w:val="0AEF054D"/>
    <w:rsid w:val="0B0F69B8"/>
    <w:rsid w:val="0B2E5519"/>
    <w:rsid w:val="0B2F500D"/>
    <w:rsid w:val="0B3568A8"/>
    <w:rsid w:val="0B4E5BBB"/>
    <w:rsid w:val="0B521208"/>
    <w:rsid w:val="0B536D2E"/>
    <w:rsid w:val="0B8111A5"/>
    <w:rsid w:val="0B816581"/>
    <w:rsid w:val="0B8D2240"/>
    <w:rsid w:val="0B906D1E"/>
    <w:rsid w:val="0BA02130"/>
    <w:rsid w:val="0BA61D39"/>
    <w:rsid w:val="0BAB6B6A"/>
    <w:rsid w:val="0BB554C2"/>
    <w:rsid w:val="0BB6170A"/>
    <w:rsid w:val="0BBA6DAD"/>
    <w:rsid w:val="0BBF7375"/>
    <w:rsid w:val="0BC35C62"/>
    <w:rsid w:val="0BD60B41"/>
    <w:rsid w:val="0BD63974"/>
    <w:rsid w:val="0BEE3699"/>
    <w:rsid w:val="0BF027CF"/>
    <w:rsid w:val="0BFBB2DA"/>
    <w:rsid w:val="0C0E42CE"/>
    <w:rsid w:val="0C211E5D"/>
    <w:rsid w:val="0C2D57D1"/>
    <w:rsid w:val="0C4843B9"/>
    <w:rsid w:val="0C550884"/>
    <w:rsid w:val="0C5D52A2"/>
    <w:rsid w:val="0C776A4C"/>
    <w:rsid w:val="0C8E44C1"/>
    <w:rsid w:val="0C8F2E68"/>
    <w:rsid w:val="0C9026E0"/>
    <w:rsid w:val="0CA535B9"/>
    <w:rsid w:val="0CA7315A"/>
    <w:rsid w:val="0CBD6B55"/>
    <w:rsid w:val="0CC7352F"/>
    <w:rsid w:val="0CD10852"/>
    <w:rsid w:val="0CDA7707"/>
    <w:rsid w:val="0CE33205"/>
    <w:rsid w:val="0CF602B9"/>
    <w:rsid w:val="0CF979CB"/>
    <w:rsid w:val="0D01680C"/>
    <w:rsid w:val="0D076022"/>
    <w:rsid w:val="0D093B48"/>
    <w:rsid w:val="0D0C188A"/>
    <w:rsid w:val="0D172812"/>
    <w:rsid w:val="0D1B7335"/>
    <w:rsid w:val="0D270472"/>
    <w:rsid w:val="0D374B59"/>
    <w:rsid w:val="0D3B3F1D"/>
    <w:rsid w:val="0D3F229E"/>
    <w:rsid w:val="0D444B80"/>
    <w:rsid w:val="0D4819D1"/>
    <w:rsid w:val="0D4912D9"/>
    <w:rsid w:val="0D567D5E"/>
    <w:rsid w:val="0D595412"/>
    <w:rsid w:val="0D5B3629"/>
    <w:rsid w:val="0D71793F"/>
    <w:rsid w:val="0D7731A8"/>
    <w:rsid w:val="0D7D4536"/>
    <w:rsid w:val="0D8C3665"/>
    <w:rsid w:val="0D9A6E96"/>
    <w:rsid w:val="0DA11FD2"/>
    <w:rsid w:val="0DA71378"/>
    <w:rsid w:val="0DA85300"/>
    <w:rsid w:val="0DB611B3"/>
    <w:rsid w:val="0DC671F8"/>
    <w:rsid w:val="0DE85E53"/>
    <w:rsid w:val="0DEF3FA1"/>
    <w:rsid w:val="0DF6B741"/>
    <w:rsid w:val="0DF9522D"/>
    <w:rsid w:val="0DFB3A3E"/>
    <w:rsid w:val="0DFCA540"/>
    <w:rsid w:val="0E176739"/>
    <w:rsid w:val="0E1C78AB"/>
    <w:rsid w:val="0E26072A"/>
    <w:rsid w:val="0E3A1700"/>
    <w:rsid w:val="0E527771"/>
    <w:rsid w:val="0E603C3C"/>
    <w:rsid w:val="0E613A45"/>
    <w:rsid w:val="0E776894"/>
    <w:rsid w:val="0E794CFD"/>
    <w:rsid w:val="0E94387A"/>
    <w:rsid w:val="0EA619B0"/>
    <w:rsid w:val="0EAC1A53"/>
    <w:rsid w:val="0EB14B2C"/>
    <w:rsid w:val="0ECA5559"/>
    <w:rsid w:val="0ED308B1"/>
    <w:rsid w:val="0ED7B12D"/>
    <w:rsid w:val="0ED9228C"/>
    <w:rsid w:val="0EDB59B8"/>
    <w:rsid w:val="0EE228A3"/>
    <w:rsid w:val="0EE34966"/>
    <w:rsid w:val="0EF600FC"/>
    <w:rsid w:val="0F0071CD"/>
    <w:rsid w:val="0F443349"/>
    <w:rsid w:val="0F5D017B"/>
    <w:rsid w:val="0F704FC9"/>
    <w:rsid w:val="0F71174F"/>
    <w:rsid w:val="0F7310E9"/>
    <w:rsid w:val="0F7D6A6F"/>
    <w:rsid w:val="0FA7589A"/>
    <w:rsid w:val="0FC95811"/>
    <w:rsid w:val="0FD61CDB"/>
    <w:rsid w:val="0FE21F03"/>
    <w:rsid w:val="0FE79A83"/>
    <w:rsid w:val="0FEEF103"/>
    <w:rsid w:val="0FFD6906"/>
    <w:rsid w:val="101C3B92"/>
    <w:rsid w:val="10262C63"/>
    <w:rsid w:val="10374E70"/>
    <w:rsid w:val="105C654A"/>
    <w:rsid w:val="105E23FD"/>
    <w:rsid w:val="107417C1"/>
    <w:rsid w:val="107C2883"/>
    <w:rsid w:val="10826AE5"/>
    <w:rsid w:val="10973B61"/>
    <w:rsid w:val="1097590F"/>
    <w:rsid w:val="109A425F"/>
    <w:rsid w:val="10A5627E"/>
    <w:rsid w:val="10AC760C"/>
    <w:rsid w:val="10CD30DE"/>
    <w:rsid w:val="10DB21B6"/>
    <w:rsid w:val="1122192A"/>
    <w:rsid w:val="1143479A"/>
    <w:rsid w:val="11477335"/>
    <w:rsid w:val="11494E27"/>
    <w:rsid w:val="115A46FA"/>
    <w:rsid w:val="115D4462"/>
    <w:rsid w:val="1173012A"/>
    <w:rsid w:val="1178129C"/>
    <w:rsid w:val="11932137"/>
    <w:rsid w:val="11D706B9"/>
    <w:rsid w:val="11DB1B84"/>
    <w:rsid w:val="11EE02BC"/>
    <w:rsid w:val="121865DB"/>
    <w:rsid w:val="121CEAB5"/>
    <w:rsid w:val="122C0D53"/>
    <w:rsid w:val="12326182"/>
    <w:rsid w:val="1235718D"/>
    <w:rsid w:val="125573DA"/>
    <w:rsid w:val="128679E9"/>
    <w:rsid w:val="12880467"/>
    <w:rsid w:val="12972203"/>
    <w:rsid w:val="129A3494"/>
    <w:rsid w:val="12BA7692"/>
    <w:rsid w:val="12CA3D79"/>
    <w:rsid w:val="12CE14AE"/>
    <w:rsid w:val="12D06191"/>
    <w:rsid w:val="12E74A1D"/>
    <w:rsid w:val="12EF15FF"/>
    <w:rsid w:val="12FB6067"/>
    <w:rsid w:val="12FC5EFD"/>
    <w:rsid w:val="130152C1"/>
    <w:rsid w:val="132536A6"/>
    <w:rsid w:val="135370C0"/>
    <w:rsid w:val="1356358F"/>
    <w:rsid w:val="135BEC81"/>
    <w:rsid w:val="1360023A"/>
    <w:rsid w:val="13750B36"/>
    <w:rsid w:val="13857CA0"/>
    <w:rsid w:val="13860BE4"/>
    <w:rsid w:val="13961EAE"/>
    <w:rsid w:val="139B02EA"/>
    <w:rsid w:val="139B74E5"/>
    <w:rsid w:val="139D374F"/>
    <w:rsid w:val="13B664A9"/>
    <w:rsid w:val="13BF31B2"/>
    <w:rsid w:val="13C7650B"/>
    <w:rsid w:val="13DA623E"/>
    <w:rsid w:val="13DB5900"/>
    <w:rsid w:val="13EFAE0A"/>
    <w:rsid w:val="13FA068E"/>
    <w:rsid w:val="14075269"/>
    <w:rsid w:val="14177C98"/>
    <w:rsid w:val="141A5F76"/>
    <w:rsid w:val="141B23B3"/>
    <w:rsid w:val="14317BE2"/>
    <w:rsid w:val="14335E23"/>
    <w:rsid w:val="144638D4"/>
    <w:rsid w:val="144A502D"/>
    <w:rsid w:val="145E6E6F"/>
    <w:rsid w:val="14832432"/>
    <w:rsid w:val="14916C88"/>
    <w:rsid w:val="149411FE"/>
    <w:rsid w:val="14AA0F5D"/>
    <w:rsid w:val="14D72CBF"/>
    <w:rsid w:val="14EF3F6B"/>
    <w:rsid w:val="15023C9F"/>
    <w:rsid w:val="150F0169"/>
    <w:rsid w:val="15110D51"/>
    <w:rsid w:val="15145780"/>
    <w:rsid w:val="1517617D"/>
    <w:rsid w:val="15205ED3"/>
    <w:rsid w:val="15221D4E"/>
    <w:rsid w:val="15267261"/>
    <w:rsid w:val="152C7652"/>
    <w:rsid w:val="1530464E"/>
    <w:rsid w:val="15671D54"/>
    <w:rsid w:val="15952C1F"/>
    <w:rsid w:val="15AB60E4"/>
    <w:rsid w:val="15AD091C"/>
    <w:rsid w:val="15AD20D5"/>
    <w:rsid w:val="15CE592F"/>
    <w:rsid w:val="15E2587E"/>
    <w:rsid w:val="15F47973"/>
    <w:rsid w:val="160443D9"/>
    <w:rsid w:val="16096967"/>
    <w:rsid w:val="160B6B83"/>
    <w:rsid w:val="162163A6"/>
    <w:rsid w:val="163F4A7E"/>
    <w:rsid w:val="165027E8"/>
    <w:rsid w:val="165327F6"/>
    <w:rsid w:val="165C118C"/>
    <w:rsid w:val="16646293"/>
    <w:rsid w:val="166E0EC0"/>
    <w:rsid w:val="167A1613"/>
    <w:rsid w:val="167C182F"/>
    <w:rsid w:val="16810BF3"/>
    <w:rsid w:val="16831293"/>
    <w:rsid w:val="16A9194D"/>
    <w:rsid w:val="16AC75EC"/>
    <w:rsid w:val="16B17B1F"/>
    <w:rsid w:val="16C32FBA"/>
    <w:rsid w:val="16DA0303"/>
    <w:rsid w:val="16E626EF"/>
    <w:rsid w:val="16F5513D"/>
    <w:rsid w:val="16FB37FE"/>
    <w:rsid w:val="16FD8AEA"/>
    <w:rsid w:val="17035AAC"/>
    <w:rsid w:val="170535D2"/>
    <w:rsid w:val="173914CE"/>
    <w:rsid w:val="173D7210"/>
    <w:rsid w:val="17424826"/>
    <w:rsid w:val="175349D9"/>
    <w:rsid w:val="176522C3"/>
    <w:rsid w:val="1768590F"/>
    <w:rsid w:val="176C179B"/>
    <w:rsid w:val="17742506"/>
    <w:rsid w:val="17854124"/>
    <w:rsid w:val="178BC5CD"/>
    <w:rsid w:val="17932150"/>
    <w:rsid w:val="17935ADC"/>
    <w:rsid w:val="17967AE5"/>
    <w:rsid w:val="17A96653"/>
    <w:rsid w:val="17B9CA01"/>
    <w:rsid w:val="17C27715"/>
    <w:rsid w:val="17C3509D"/>
    <w:rsid w:val="17D70FC4"/>
    <w:rsid w:val="17DD8668"/>
    <w:rsid w:val="17DFD122"/>
    <w:rsid w:val="17F7A9E5"/>
    <w:rsid w:val="17FAC766"/>
    <w:rsid w:val="17FD24FB"/>
    <w:rsid w:val="181B1F51"/>
    <w:rsid w:val="181E2472"/>
    <w:rsid w:val="18242051"/>
    <w:rsid w:val="1840063A"/>
    <w:rsid w:val="18461624"/>
    <w:rsid w:val="18576923"/>
    <w:rsid w:val="186453D5"/>
    <w:rsid w:val="18737847"/>
    <w:rsid w:val="187622AE"/>
    <w:rsid w:val="187650CA"/>
    <w:rsid w:val="18787C11"/>
    <w:rsid w:val="18B54B84"/>
    <w:rsid w:val="18CF0D83"/>
    <w:rsid w:val="18E0033B"/>
    <w:rsid w:val="18E11E1D"/>
    <w:rsid w:val="18F558C8"/>
    <w:rsid w:val="18FF75E9"/>
    <w:rsid w:val="192817FA"/>
    <w:rsid w:val="19595E57"/>
    <w:rsid w:val="1959E300"/>
    <w:rsid w:val="19A44BE7"/>
    <w:rsid w:val="19C44448"/>
    <w:rsid w:val="19C72DC1"/>
    <w:rsid w:val="19CE23A1"/>
    <w:rsid w:val="19DE635C"/>
    <w:rsid w:val="19F811CC"/>
    <w:rsid w:val="19FC64CD"/>
    <w:rsid w:val="1A085187"/>
    <w:rsid w:val="1A1A3838"/>
    <w:rsid w:val="1A2024D1"/>
    <w:rsid w:val="1A381F10"/>
    <w:rsid w:val="1A3D450E"/>
    <w:rsid w:val="1A436DEA"/>
    <w:rsid w:val="1A4408B5"/>
    <w:rsid w:val="1A502C38"/>
    <w:rsid w:val="1A5B175B"/>
    <w:rsid w:val="1A6C3968"/>
    <w:rsid w:val="1A7016AA"/>
    <w:rsid w:val="1A797BAB"/>
    <w:rsid w:val="1A7A6152"/>
    <w:rsid w:val="1A8046CF"/>
    <w:rsid w:val="1A81348C"/>
    <w:rsid w:val="1A951408"/>
    <w:rsid w:val="1A954C6D"/>
    <w:rsid w:val="1AA43102"/>
    <w:rsid w:val="1AAE72FC"/>
    <w:rsid w:val="1ABB087D"/>
    <w:rsid w:val="1ABF21A2"/>
    <w:rsid w:val="1AC6751C"/>
    <w:rsid w:val="1AC820B6"/>
    <w:rsid w:val="1AD98FDD"/>
    <w:rsid w:val="1ADA70F7"/>
    <w:rsid w:val="1AFE1798"/>
    <w:rsid w:val="1AFF47DC"/>
    <w:rsid w:val="1B1A33C4"/>
    <w:rsid w:val="1B212EA5"/>
    <w:rsid w:val="1B2C1626"/>
    <w:rsid w:val="1B356450"/>
    <w:rsid w:val="1B4346C9"/>
    <w:rsid w:val="1B4D6C7B"/>
    <w:rsid w:val="1B52448A"/>
    <w:rsid w:val="1B5973FE"/>
    <w:rsid w:val="1B6A56AF"/>
    <w:rsid w:val="1B7B5C52"/>
    <w:rsid w:val="1B7FA95D"/>
    <w:rsid w:val="1B8FFB4F"/>
    <w:rsid w:val="1BBA676F"/>
    <w:rsid w:val="1BBE6445"/>
    <w:rsid w:val="1BC54B1C"/>
    <w:rsid w:val="1BF4DCCD"/>
    <w:rsid w:val="1BFB3B62"/>
    <w:rsid w:val="1BFD0D1C"/>
    <w:rsid w:val="1BFFF809"/>
    <w:rsid w:val="1C026332"/>
    <w:rsid w:val="1C070626"/>
    <w:rsid w:val="1C146065"/>
    <w:rsid w:val="1C270FC6"/>
    <w:rsid w:val="1C3F36D9"/>
    <w:rsid w:val="1C4306F9"/>
    <w:rsid w:val="1C444B9D"/>
    <w:rsid w:val="1C485BCC"/>
    <w:rsid w:val="1C7C57C2"/>
    <w:rsid w:val="1C880DC7"/>
    <w:rsid w:val="1C9378D2"/>
    <w:rsid w:val="1CBB6954"/>
    <w:rsid w:val="1CCB5940"/>
    <w:rsid w:val="1CCF0AA5"/>
    <w:rsid w:val="1CD13F56"/>
    <w:rsid w:val="1CD852E5"/>
    <w:rsid w:val="1CE44F73"/>
    <w:rsid w:val="1CEF6021"/>
    <w:rsid w:val="1CFA65F7"/>
    <w:rsid w:val="1D036806"/>
    <w:rsid w:val="1D16FA2B"/>
    <w:rsid w:val="1D1A76AB"/>
    <w:rsid w:val="1D28626C"/>
    <w:rsid w:val="1D322C47"/>
    <w:rsid w:val="1D436DCB"/>
    <w:rsid w:val="1D464944"/>
    <w:rsid w:val="1D637C49"/>
    <w:rsid w:val="1D743260"/>
    <w:rsid w:val="1D7E490A"/>
    <w:rsid w:val="1D8611E5"/>
    <w:rsid w:val="1D890952"/>
    <w:rsid w:val="1D8D4321"/>
    <w:rsid w:val="1DA84CB7"/>
    <w:rsid w:val="1DB00010"/>
    <w:rsid w:val="1DD65CC8"/>
    <w:rsid w:val="1DDC2BB3"/>
    <w:rsid w:val="1DEFDFA6"/>
    <w:rsid w:val="1DFD6732"/>
    <w:rsid w:val="1DFDE95A"/>
    <w:rsid w:val="1E110AAE"/>
    <w:rsid w:val="1E125D3E"/>
    <w:rsid w:val="1E3F2B29"/>
    <w:rsid w:val="1E450758"/>
    <w:rsid w:val="1E5135A1"/>
    <w:rsid w:val="1E760041"/>
    <w:rsid w:val="1E786D7F"/>
    <w:rsid w:val="1E7B7E0A"/>
    <w:rsid w:val="1E7F56EA"/>
    <w:rsid w:val="1E8A6AB3"/>
    <w:rsid w:val="1E90231B"/>
    <w:rsid w:val="1E937715"/>
    <w:rsid w:val="1E984D2C"/>
    <w:rsid w:val="1EB04C6F"/>
    <w:rsid w:val="1ED85915"/>
    <w:rsid w:val="1EDB3775"/>
    <w:rsid w:val="1EE85035"/>
    <w:rsid w:val="1EF04B68"/>
    <w:rsid w:val="1EF06916"/>
    <w:rsid w:val="1EF37887"/>
    <w:rsid w:val="1EF81C6E"/>
    <w:rsid w:val="1EFD69E0"/>
    <w:rsid w:val="1EFD9D64"/>
    <w:rsid w:val="1EFDDE1C"/>
    <w:rsid w:val="1EFF341C"/>
    <w:rsid w:val="1F21181E"/>
    <w:rsid w:val="1F374D1F"/>
    <w:rsid w:val="1F394761"/>
    <w:rsid w:val="1F3A4035"/>
    <w:rsid w:val="1F5F584A"/>
    <w:rsid w:val="1F5F642A"/>
    <w:rsid w:val="1F6E537C"/>
    <w:rsid w:val="1F7B623E"/>
    <w:rsid w:val="1F7DA8E0"/>
    <w:rsid w:val="1F925C1F"/>
    <w:rsid w:val="1F949555"/>
    <w:rsid w:val="1F9D6372"/>
    <w:rsid w:val="1F9E2816"/>
    <w:rsid w:val="1F9FCE31"/>
    <w:rsid w:val="1FAA3C51"/>
    <w:rsid w:val="1FCB2EDF"/>
    <w:rsid w:val="1FDB5818"/>
    <w:rsid w:val="1FDF8B38"/>
    <w:rsid w:val="1FE15D54"/>
    <w:rsid w:val="1FE71782"/>
    <w:rsid w:val="1FE829E5"/>
    <w:rsid w:val="1FF05635"/>
    <w:rsid w:val="1FF37588"/>
    <w:rsid w:val="1FF3C137"/>
    <w:rsid w:val="1FFE47E1"/>
    <w:rsid w:val="1FFEE740"/>
    <w:rsid w:val="1FFEF272"/>
    <w:rsid w:val="1FFF1AA0"/>
    <w:rsid w:val="1FFF3E64"/>
    <w:rsid w:val="20052895"/>
    <w:rsid w:val="200B5B04"/>
    <w:rsid w:val="20370574"/>
    <w:rsid w:val="204607B7"/>
    <w:rsid w:val="20592BE1"/>
    <w:rsid w:val="20745325"/>
    <w:rsid w:val="208153EF"/>
    <w:rsid w:val="209D0D1F"/>
    <w:rsid w:val="20A21196"/>
    <w:rsid w:val="20AA5D86"/>
    <w:rsid w:val="20B001A3"/>
    <w:rsid w:val="20BB49C9"/>
    <w:rsid w:val="20BF728C"/>
    <w:rsid w:val="20D650B0"/>
    <w:rsid w:val="20E029BA"/>
    <w:rsid w:val="20E9190B"/>
    <w:rsid w:val="20F36B91"/>
    <w:rsid w:val="20F78480"/>
    <w:rsid w:val="20FC6055"/>
    <w:rsid w:val="20FF2EF2"/>
    <w:rsid w:val="21025026"/>
    <w:rsid w:val="211C7E96"/>
    <w:rsid w:val="212E10AB"/>
    <w:rsid w:val="215326BB"/>
    <w:rsid w:val="215C64E4"/>
    <w:rsid w:val="215F548C"/>
    <w:rsid w:val="21821CC3"/>
    <w:rsid w:val="2184648F"/>
    <w:rsid w:val="21A32365"/>
    <w:rsid w:val="21B24356"/>
    <w:rsid w:val="21B300CF"/>
    <w:rsid w:val="21E87D78"/>
    <w:rsid w:val="21F45604"/>
    <w:rsid w:val="21F64203"/>
    <w:rsid w:val="21FE1805"/>
    <w:rsid w:val="220C451D"/>
    <w:rsid w:val="220C5A99"/>
    <w:rsid w:val="221B797F"/>
    <w:rsid w:val="221E5E3E"/>
    <w:rsid w:val="22205764"/>
    <w:rsid w:val="222358B2"/>
    <w:rsid w:val="22374476"/>
    <w:rsid w:val="22486A69"/>
    <w:rsid w:val="224C30A0"/>
    <w:rsid w:val="226BBC73"/>
    <w:rsid w:val="22AF0896"/>
    <w:rsid w:val="22B26EB6"/>
    <w:rsid w:val="22B91715"/>
    <w:rsid w:val="22BE6D2B"/>
    <w:rsid w:val="22C500B9"/>
    <w:rsid w:val="22C75BE0"/>
    <w:rsid w:val="22DF3BA1"/>
    <w:rsid w:val="22E04EF3"/>
    <w:rsid w:val="22E11538"/>
    <w:rsid w:val="22E62D3E"/>
    <w:rsid w:val="22EF3388"/>
    <w:rsid w:val="230E078D"/>
    <w:rsid w:val="2318468D"/>
    <w:rsid w:val="231C7375"/>
    <w:rsid w:val="23494100"/>
    <w:rsid w:val="236E24FF"/>
    <w:rsid w:val="23751ADF"/>
    <w:rsid w:val="237D2742"/>
    <w:rsid w:val="239857CE"/>
    <w:rsid w:val="23A26E72"/>
    <w:rsid w:val="23AB3753"/>
    <w:rsid w:val="23BF3503"/>
    <w:rsid w:val="23DC622C"/>
    <w:rsid w:val="23DF164F"/>
    <w:rsid w:val="23E14E6C"/>
    <w:rsid w:val="23EBE897"/>
    <w:rsid w:val="23F27E9C"/>
    <w:rsid w:val="23F30609"/>
    <w:rsid w:val="23FA60C2"/>
    <w:rsid w:val="23FFB9E0"/>
    <w:rsid w:val="240A1BB0"/>
    <w:rsid w:val="240F3CE2"/>
    <w:rsid w:val="24141470"/>
    <w:rsid w:val="243A6885"/>
    <w:rsid w:val="24455956"/>
    <w:rsid w:val="244F2832"/>
    <w:rsid w:val="24541638"/>
    <w:rsid w:val="245C4A4D"/>
    <w:rsid w:val="24771887"/>
    <w:rsid w:val="24773635"/>
    <w:rsid w:val="24861ACA"/>
    <w:rsid w:val="248A3369"/>
    <w:rsid w:val="248F0134"/>
    <w:rsid w:val="24973CD7"/>
    <w:rsid w:val="249935AC"/>
    <w:rsid w:val="249E247C"/>
    <w:rsid w:val="24B50BD5"/>
    <w:rsid w:val="24CB7AAA"/>
    <w:rsid w:val="24CD76F9"/>
    <w:rsid w:val="24EC4023"/>
    <w:rsid w:val="24FD3B3B"/>
    <w:rsid w:val="251B0465"/>
    <w:rsid w:val="252512E3"/>
    <w:rsid w:val="252A605D"/>
    <w:rsid w:val="25317169"/>
    <w:rsid w:val="2536529E"/>
    <w:rsid w:val="256A1DB2"/>
    <w:rsid w:val="257858B7"/>
    <w:rsid w:val="258A2BF2"/>
    <w:rsid w:val="258C3110"/>
    <w:rsid w:val="258F1199"/>
    <w:rsid w:val="25950217"/>
    <w:rsid w:val="259D70CC"/>
    <w:rsid w:val="25A864B0"/>
    <w:rsid w:val="25B763DF"/>
    <w:rsid w:val="25C428AA"/>
    <w:rsid w:val="25CF527D"/>
    <w:rsid w:val="25EB7E37"/>
    <w:rsid w:val="25F87CF1"/>
    <w:rsid w:val="26040EF9"/>
    <w:rsid w:val="264D0AF2"/>
    <w:rsid w:val="264F7166"/>
    <w:rsid w:val="267A740D"/>
    <w:rsid w:val="268B18B9"/>
    <w:rsid w:val="268D459A"/>
    <w:rsid w:val="26902C26"/>
    <w:rsid w:val="26B4291F"/>
    <w:rsid w:val="26BE70A4"/>
    <w:rsid w:val="26C80178"/>
    <w:rsid w:val="26C97628"/>
    <w:rsid w:val="26D22DA5"/>
    <w:rsid w:val="26D7D367"/>
    <w:rsid w:val="26DB3EFD"/>
    <w:rsid w:val="26FF499E"/>
    <w:rsid w:val="271540C4"/>
    <w:rsid w:val="272C4BAB"/>
    <w:rsid w:val="273C3E88"/>
    <w:rsid w:val="274E8A5E"/>
    <w:rsid w:val="27514906"/>
    <w:rsid w:val="275B0FEC"/>
    <w:rsid w:val="275DC42C"/>
    <w:rsid w:val="27651E6B"/>
    <w:rsid w:val="277422A5"/>
    <w:rsid w:val="27921D79"/>
    <w:rsid w:val="27932534"/>
    <w:rsid w:val="279A7D67"/>
    <w:rsid w:val="27A36AC1"/>
    <w:rsid w:val="27A50330"/>
    <w:rsid w:val="27A64E24"/>
    <w:rsid w:val="27BD1CA7"/>
    <w:rsid w:val="27CE5C62"/>
    <w:rsid w:val="27ED00FD"/>
    <w:rsid w:val="27F70167"/>
    <w:rsid w:val="27FE1D47"/>
    <w:rsid w:val="28060F58"/>
    <w:rsid w:val="280E2825"/>
    <w:rsid w:val="281573ED"/>
    <w:rsid w:val="281C0984"/>
    <w:rsid w:val="283C2BCC"/>
    <w:rsid w:val="283FF857"/>
    <w:rsid w:val="28433F5A"/>
    <w:rsid w:val="28445F24"/>
    <w:rsid w:val="28457281"/>
    <w:rsid w:val="28541836"/>
    <w:rsid w:val="28681C13"/>
    <w:rsid w:val="28B158D7"/>
    <w:rsid w:val="28BF5B5B"/>
    <w:rsid w:val="28D50953"/>
    <w:rsid w:val="28E4ED6B"/>
    <w:rsid w:val="28EC45F2"/>
    <w:rsid w:val="28EF1CB6"/>
    <w:rsid w:val="28FE73D4"/>
    <w:rsid w:val="28FF7D31"/>
    <w:rsid w:val="29136720"/>
    <w:rsid w:val="29170CD9"/>
    <w:rsid w:val="291B0A33"/>
    <w:rsid w:val="291B4ED7"/>
    <w:rsid w:val="291B6C85"/>
    <w:rsid w:val="29253660"/>
    <w:rsid w:val="292A336C"/>
    <w:rsid w:val="29302DE6"/>
    <w:rsid w:val="29385A89"/>
    <w:rsid w:val="293D4E4D"/>
    <w:rsid w:val="29546686"/>
    <w:rsid w:val="29546A78"/>
    <w:rsid w:val="296341F3"/>
    <w:rsid w:val="296D0649"/>
    <w:rsid w:val="29822691"/>
    <w:rsid w:val="29915199"/>
    <w:rsid w:val="29B13146"/>
    <w:rsid w:val="29C42E79"/>
    <w:rsid w:val="29E51041"/>
    <w:rsid w:val="29FC56CB"/>
    <w:rsid w:val="29FC6812"/>
    <w:rsid w:val="29FF186B"/>
    <w:rsid w:val="29FF50E4"/>
    <w:rsid w:val="2A06146B"/>
    <w:rsid w:val="2A147315"/>
    <w:rsid w:val="2A247DBB"/>
    <w:rsid w:val="2A510485"/>
    <w:rsid w:val="2A524929"/>
    <w:rsid w:val="2A690FDC"/>
    <w:rsid w:val="2A6C184C"/>
    <w:rsid w:val="2A756869"/>
    <w:rsid w:val="2AA35184"/>
    <w:rsid w:val="2AA62B44"/>
    <w:rsid w:val="2AB211B9"/>
    <w:rsid w:val="2AD02254"/>
    <w:rsid w:val="2AD90BA6"/>
    <w:rsid w:val="2AE00267"/>
    <w:rsid w:val="2AE237C2"/>
    <w:rsid w:val="2AE76B06"/>
    <w:rsid w:val="2AEA4B61"/>
    <w:rsid w:val="2AEF3F25"/>
    <w:rsid w:val="2AF23A16"/>
    <w:rsid w:val="2AFE23BA"/>
    <w:rsid w:val="2B013C59"/>
    <w:rsid w:val="2B05199B"/>
    <w:rsid w:val="2B150FCE"/>
    <w:rsid w:val="2B276434"/>
    <w:rsid w:val="2B2A1401"/>
    <w:rsid w:val="2B2D0EF2"/>
    <w:rsid w:val="2B2F90E6"/>
    <w:rsid w:val="2B315FD3"/>
    <w:rsid w:val="2B4619CE"/>
    <w:rsid w:val="2B4F0B33"/>
    <w:rsid w:val="2B564A78"/>
    <w:rsid w:val="2B5D5D70"/>
    <w:rsid w:val="2B5F72E9"/>
    <w:rsid w:val="2B711D54"/>
    <w:rsid w:val="2B7E174D"/>
    <w:rsid w:val="2B7FE1D0"/>
    <w:rsid w:val="2B9D6077"/>
    <w:rsid w:val="2B9F562F"/>
    <w:rsid w:val="2BBD94CD"/>
    <w:rsid w:val="2BD82C0B"/>
    <w:rsid w:val="2BDA4BD6"/>
    <w:rsid w:val="2BFFD566"/>
    <w:rsid w:val="2C2449E8"/>
    <w:rsid w:val="2C3342E6"/>
    <w:rsid w:val="2C3D33B6"/>
    <w:rsid w:val="2C4320AD"/>
    <w:rsid w:val="2C6B7921"/>
    <w:rsid w:val="2C866C92"/>
    <w:rsid w:val="2C882884"/>
    <w:rsid w:val="2C883EB0"/>
    <w:rsid w:val="2CBB6EF5"/>
    <w:rsid w:val="2CBC062C"/>
    <w:rsid w:val="2CDDE835"/>
    <w:rsid w:val="2CE61358"/>
    <w:rsid w:val="2CED26E7"/>
    <w:rsid w:val="2CF471CC"/>
    <w:rsid w:val="2CFB62B4"/>
    <w:rsid w:val="2D241E80"/>
    <w:rsid w:val="2D2F4BE6"/>
    <w:rsid w:val="2D48769C"/>
    <w:rsid w:val="2D4F3CE5"/>
    <w:rsid w:val="2D542766"/>
    <w:rsid w:val="2D5B4FFC"/>
    <w:rsid w:val="2D8172D3"/>
    <w:rsid w:val="2D858650"/>
    <w:rsid w:val="2D8D7A26"/>
    <w:rsid w:val="2D9139BA"/>
    <w:rsid w:val="2DAC4350"/>
    <w:rsid w:val="2DAF34D3"/>
    <w:rsid w:val="2DB43049"/>
    <w:rsid w:val="2DCB2288"/>
    <w:rsid w:val="2DDF39CA"/>
    <w:rsid w:val="2DE33AEA"/>
    <w:rsid w:val="2DEE7BC1"/>
    <w:rsid w:val="2DF97BBE"/>
    <w:rsid w:val="2DFF7071"/>
    <w:rsid w:val="2DFF7BD6"/>
    <w:rsid w:val="2DFFC414"/>
    <w:rsid w:val="2E075A2A"/>
    <w:rsid w:val="2E0777D8"/>
    <w:rsid w:val="2E127CAA"/>
    <w:rsid w:val="2E206AEC"/>
    <w:rsid w:val="2E272EDA"/>
    <w:rsid w:val="2E273F9E"/>
    <w:rsid w:val="2E280FC9"/>
    <w:rsid w:val="2E293288"/>
    <w:rsid w:val="2E2B7EC2"/>
    <w:rsid w:val="2E600AC3"/>
    <w:rsid w:val="2E637258"/>
    <w:rsid w:val="2E6570D5"/>
    <w:rsid w:val="2E6E0F2C"/>
    <w:rsid w:val="2E731311"/>
    <w:rsid w:val="2E7C695E"/>
    <w:rsid w:val="2E7E6809"/>
    <w:rsid w:val="2EAB3ACC"/>
    <w:rsid w:val="2EAF0B92"/>
    <w:rsid w:val="2EB55486"/>
    <w:rsid w:val="2EB75DA2"/>
    <w:rsid w:val="2EBCECB4"/>
    <w:rsid w:val="2EBF00B3"/>
    <w:rsid w:val="2EC27BA3"/>
    <w:rsid w:val="2ECE6548"/>
    <w:rsid w:val="2ED31DB0"/>
    <w:rsid w:val="2EDF55EC"/>
    <w:rsid w:val="2EF02962"/>
    <w:rsid w:val="2EFB7018"/>
    <w:rsid w:val="2F000DF7"/>
    <w:rsid w:val="2F0069AC"/>
    <w:rsid w:val="2F0231E7"/>
    <w:rsid w:val="2F067A90"/>
    <w:rsid w:val="2F0B154A"/>
    <w:rsid w:val="2F1321AD"/>
    <w:rsid w:val="2F2D7712"/>
    <w:rsid w:val="2F415F0B"/>
    <w:rsid w:val="2F45680A"/>
    <w:rsid w:val="2F4B45A3"/>
    <w:rsid w:val="2F5A7DDB"/>
    <w:rsid w:val="2F5DE241"/>
    <w:rsid w:val="2F794705"/>
    <w:rsid w:val="2F7F16E1"/>
    <w:rsid w:val="2F7FA8E8"/>
    <w:rsid w:val="2F8C57C0"/>
    <w:rsid w:val="2FB35E69"/>
    <w:rsid w:val="2FBA4B08"/>
    <w:rsid w:val="2FBF9023"/>
    <w:rsid w:val="2FDBF707"/>
    <w:rsid w:val="2FDFDA6D"/>
    <w:rsid w:val="2FE32FE8"/>
    <w:rsid w:val="2FE61CC7"/>
    <w:rsid w:val="2FEC137B"/>
    <w:rsid w:val="2FECA1A4"/>
    <w:rsid w:val="2FEFB2C7"/>
    <w:rsid w:val="2FFFCAA5"/>
    <w:rsid w:val="301D7787"/>
    <w:rsid w:val="301E705B"/>
    <w:rsid w:val="30204B81"/>
    <w:rsid w:val="30474804"/>
    <w:rsid w:val="30536316"/>
    <w:rsid w:val="305807BF"/>
    <w:rsid w:val="305B205D"/>
    <w:rsid w:val="306C0BC7"/>
    <w:rsid w:val="30977539"/>
    <w:rsid w:val="309D2223"/>
    <w:rsid w:val="30A14B55"/>
    <w:rsid w:val="30A25EDE"/>
    <w:rsid w:val="30B654E5"/>
    <w:rsid w:val="30CD6B8A"/>
    <w:rsid w:val="30E500C7"/>
    <w:rsid w:val="30FC51C2"/>
    <w:rsid w:val="3104743D"/>
    <w:rsid w:val="3105141C"/>
    <w:rsid w:val="311A5A74"/>
    <w:rsid w:val="31211E47"/>
    <w:rsid w:val="31280191"/>
    <w:rsid w:val="313DE061"/>
    <w:rsid w:val="313FCD8A"/>
    <w:rsid w:val="31401EC2"/>
    <w:rsid w:val="3143AF04"/>
    <w:rsid w:val="314D5E2F"/>
    <w:rsid w:val="31567C26"/>
    <w:rsid w:val="31584B13"/>
    <w:rsid w:val="31741628"/>
    <w:rsid w:val="31745184"/>
    <w:rsid w:val="317B6F63"/>
    <w:rsid w:val="3196159F"/>
    <w:rsid w:val="31981C88"/>
    <w:rsid w:val="31AA329C"/>
    <w:rsid w:val="31B5579D"/>
    <w:rsid w:val="31BB2DB3"/>
    <w:rsid w:val="31BC6B2B"/>
    <w:rsid w:val="31C12394"/>
    <w:rsid w:val="31CF60E9"/>
    <w:rsid w:val="31FFF4BF"/>
    <w:rsid w:val="32584AA6"/>
    <w:rsid w:val="325D3E6B"/>
    <w:rsid w:val="32715B68"/>
    <w:rsid w:val="32A25D21"/>
    <w:rsid w:val="32A563AE"/>
    <w:rsid w:val="32B416EA"/>
    <w:rsid w:val="32D00736"/>
    <w:rsid w:val="32D85BE7"/>
    <w:rsid w:val="32DF445D"/>
    <w:rsid w:val="32F02F31"/>
    <w:rsid w:val="33115682"/>
    <w:rsid w:val="332C1A8F"/>
    <w:rsid w:val="33351209"/>
    <w:rsid w:val="333B777A"/>
    <w:rsid w:val="33490893"/>
    <w:rsid w:val="334D0383"/>
    <w:rsid w:val="336515A3"/>
    <w:rsid w:val="337C2EF9"/>
    <w:rsid w:val="337E01E0"/>
    <w:rsid w:val="33811196"/>
    <w:rsid w:val="33811DDB"/>
    <w:rsid w:val="338D077F"/>
    <w:rsid w:val="339F0E8A"/>
    <w:rsid w:val="33B45D0C"/>
    <w:rsid w:val="33C63C91"/>
    <w:rsid w:val="33D67C6D"/>
    <w:rsid w:val="33DEAB39"/>
    <w:rsid w:val="33F703E2"/>
    <w:rsid w:val="33F70957"/>
    <w:rsid w:val="33FF47D9"/>
    <w:rsid w:val="3421711A"/>
    <w:rsid w:val="342F5BD9"/>
    <w:rsid w:val="344A041F"/>
    <w:rsid w:val="344F1ED9"/>
    <w:rsid w:val="34567D1E"/>
    <w:rsid w:val="346040E6"/>
    <w:rsid w:val="346D06AE"/>
    <w:rsid w:val="3472234D"/>
    <w:rsid w:val="347D25A2"/>
    <w:rsid w:val="348921E8"/>
    <w:rsid w:val="349E4415"/>
    <w:rsid w:val="34A71D15"/>
    <w:rsid w:val="34C767CC"/>
    <w:rsid w:val="34C77CC1"/>
    <w:rsid w:val="34F605A6"/>
    <w:rsid w:val="34FB3F88"/>
    <w:rsid w:val="35002A46"/>
    <w:rsid w:val="351A24E7"/>
    <w:rsid w:val="35225A22"/>
    <w:rsid w:val="3541715F"/>
    <w:rsid w:val="354457B6"/>
    <w:rsid w:val="35546146"/>
    <w:rsid w:val="35551278"/>
    <w:rsid w:val="355D35AE"/>
    <w:rsid w:val="35661288"/>
    <w:rsid w:val="356C2617"/>
    <w:rsid w:val="356D5A32"/>
    <w:rsid w:val="357B5985"/>
    <w:rsid w:val="357C4F4F"/>
    <w:rsid w:val="357D4824"/>
    <w:rsid w:val="35847960"/>
    <w:rsid w:val="358B5193"/>
    <w:rsid w:val="35931947"/>
    <w:rsid w:val="35B34D8E"/>
    <w:rsid w:val="35B77D36"/>
    <w:rsid w:val="35BB62BF"/>
    <w:rsid w:val="35BC4596"/>
    <w:rsid w:val="35C10BB4"/>
    <w:rsid w:val="35D35979"/>
    <w:rsid w:val="35DA1C76"/>
    <w:rsid w:val="35DC779C"/>
    <w:rsid w:val="35E34207"/>
    <w:rsid w:val="35E718DC"/>
    <w:rsid w:val="35EB5C31"/>
    <w:rsid w:val="35ED7BFB"/>
    <w:rsid w:val="360205DE"/>
    <w:rsid w:val="361048D2"/>
    <w:rsid w:val="361433DA"/>
    <w:rsid w:val="364C66D0"/>
    <w:rsid w:val="36500C11"/>
    <w:rsid w:val="3659703F"/>
    <w:rsid w:val="36687282"/>
    <w:rsid w:val="366A2FFA"/>
    <w:rsid w:val="369B1405"/>
    <w:rsid w:val="36BB1AA7"/>
    <w:rsid w:val="36BFE610"/>
    <w:rsid w:val="36C031BC"/>
    <w:rsid w:val="36C22E36"/>
    <w:rsid w:val="36C63EE4"/>
    <w:rsid w:val="36DB1291"/>
    <w:rsid w:val="36EF52AD"/>
    <w:rsid w:val="36F2C456"/>
    <w:rsid w:val="36FD11E2"/>
    <w:rsid w:val="36FFC33A"/>
    <w:rsid w:val="36FFD7FD"/>
    <w:rsid w:val="37002631"/>
    <w:rsid w:val="371E3A29"/>
    <w:rsid w:val="373E2203"/>
    <w:rsid w:val="37482CF9"/>
    <w:rsid w:val="37557806"/>
    <w:rsid w:val="375D66BB"/>
    <w:rsid w:val="375DB4C2"/>
    <w:rsid w:val="3760389D"/>
    <w:rsid w:val="37607F59"/>
    <w:rsid w:val="377CC7C8"/>
    <w:rsid w:val="377F4883"/>
    <w:rsid w:val="378D51F2"/>
    <w:rsid w:val="37E377DC"/>
    <w:rsid w:val="37EA43F2"/>
    <w:rsid w:val="37EB5B2D"/>
    <w:rsid w:val="37EE37B7"/>
    <w:rsid w:val="37F27D1D"/>
    <w:rsid w:val="37F708BD"/>
    <w:rsid w:val="37FE39FA"/>
    <w:rsid w:val="37FEFA52"/>
    <w:rsid w:val="37FF8FC2"/>
    <w:rsid w:val="37FFD69A"/>
    <w:rsid w:val="37FFFB99"/>
    <w:rsid w:val="37FFFE40"/>
    <w:rsid w:val="3801798E"/>
    <w:rsid w:val="38033285"/>
    <w:rsid w:val="38047AA9"/>
    <w:rsid w:val="380E66F9"/>
    <w:rsid w:val="38172D0E"/>
    <w:rsid w:val="381E22EE"/>
    <w:rsid w:val="384635F3"/>
    <w:rsid w:val="384F70C4"/>
    <w:rsid w:val="38562DCF"/>
    <w:rsid w:val="3857135C"/>
    <w:rsid w:val="386046B4"/>
    <w:rsid w:val="387E0FDF"/>
    <w:rsid w:val="389A2EE0"/>
    <w:rsid w:val="38B21A10"/>
    <w:rsid w:val="38C22C79"/>
    <w:rsid w:val="38C96CFF"/>
    <w:rsid w:val="38DB3D3B"/>
    <w:rsid w:val="38FC44ED"/>
    <w:rsid w:val="38FD1F03"/>
    <w:rsid w:val="390B0AC4"/>
    <w:rsid w:val="390C0398"/>
    <w:rsid w:val="39281CEE"/>
    <w:rsid w:val="392F62A1"/>
    <w:rsid w:val="393FCF23"/>
    <w:rsid w:val="39455658"/>
    <w:rsid w:val="39497BED"/>
    <w:rsid w:val="39537D75"/>
    <w:rsid w:val="39663F4D"/>
    <w:rsid w:val="39785A2E"/>
    <w:rsid w:val="39902D77"/>
    <w:rsid w:val="399A1E48"/>
    <w:rsid w:val="39B27192"/>
    <w:rsid w:val="39B50A30"/>
    <w:rsid w:val="39D47424"/>
    <w:rsid w:val="39DF3433"/>
    <w:rsid w:val="39E92DBE"/>
    <w:rsid w:val="39EB38E0"/>
    <w:rsid w:val="39EE357F"/>
    <w:rsid w:val="39EE5CF0"/>
    <w:rsid w:val="39F34530"/>
    <w:rsid w:val="3A163737"/>
    <w:rsid w:val="3A211C22"/>
    <w:rsid w:val="3A28668B"/>
    <w:rsid w:val="3A2C78AB"/>
    <w:rsid w:val="3A30455A"/>
    <w:rsid w:val="3A39340F"/>
    <w:rsid w:val="3A3A2CE3"/>
    <w:rsid w:val="3A563FC1"/>
    <w:rsid w:val="3A5B7BA1"/>
    <w:rsid w:val="3A5BEC66"/>
    <w:rsid w:val="3A824DB6"/>
    <w:rsid w:val="3A872622"/>
    <w:rsid w:val="3A953BCC"/>
    <w:rsid w:val="3A96681B"/>
    <w:rsid w:val="3AB33306"/>
    <w:rsid w:val="3AB94550"/>
    <w:rsid w:val="3ABC194A"/>
    <w:rsid w:val="3ABF198C"/>
    <w:rsid w:val="3ABF3A53"/>
    <w:rsid w:val="3AD9266B"/>
    <w:rsid w:val="3AE113B1"/>
    <w:rsid w:val="3AEDDB81"/>
    <w:rsid w:val="3AF92B9E"/>
    <w:rsid w:val="3AFB06C4"/>
    <w:rsid w:val="3AFBDEEF"/>
    <w:rsid w:val="3AFF788C"/>
    <w:rsid w:val="3AFFA2E3"/>
    <w:rsid w:val="3B082DE1"/>
    <w:rsid w:val="3B100450"/>
    <w:rsid w:val="3B1B2B15"/>
    <w:rsid w:val="3B226650"/>
    <w:rsid w:val="3B3C933B"/>
    <w:rsid w:val="3B3D09CA"/>
    <w:rsid w:val="3B4402BD"/>
    <w:rsid w:val="3B463011"/>
    <w:rsid w:val="3B47AF9F"/>
    <w:rsid w:val="3B4EA0A6"/>
    <w:rsid w:val="3B506C62"/>
    <w:rsid w:val="3B5B81BB"/>
    <w:rsid w:val="3B5C8B34"/>
    <w:rsid w:val="3B7196E3"/>
    <w:rsid w:val="3B769160"/>
    <w:rsid w:val="3B7B3548"/>
    <w:rsid w:val="3B7BA9D9"/>
    <w:rsid w:val="3B7EF05C"/>
    <w:rsid w:val="3B7FBBCF"/>
    <w:rsid w:val="3B90705F"/>
    <w:rsid w:val="3B954FF7"/>
    <w:rsid w:val="3B9C66E6"/>
    <w:rsid w:val="3BB31551"/>
    <w:rsid w:val="3BBD045C"/>
    <w:rsid w:val="3BBF0E9C"/>
    <w:rsid w:val="3BBF6EC4"/>
    <w:rsid w:val="3BBFAB8A"/>
    <w:rsid w:val="3BE24CFB"/>
    <w:rsid w:val="3BE309DF"/>
    <w:rsid w:val="3BE32C5F"/>
    <w:rsid w:val="3BE85286"/>
    <w:rsid w:val="3BEFB081"/>
    <w:rsid w:val="3BEFB431"/>
    <w:rsid w:val="3BF53366"/>
    <w:rsid w:val="3BF7403C"/>
    <w:rsid w:val="3BFB0C30"/>
    <w:rsid w:val="3BFC64A2"/>
    <w:rsid w:val="3BFE3E7F"/>
    <w:rsid w:val="3BFFDFE4"/>
    <w:rsid w:val="3C2D2B00"/>
    <w:rsid w:val="3C3FF5AC"/>
    <w:rsid w:val="3C43E75B"/>
    <w:rsid w:val="3C4A435C"/>
    <w:rsid w:val="3C56395A"/>
    <w:rsid w:val="3C8C14A2"/>
    <w:rsid w:val="3C955793"/>
    <w:rsid w:val="3C9637C7"/>
    <w:rsid w:val="3C9B0F5A"/>
    <w:rsid w:val="3CAA05F4"/>
    <w:rsid w:val="3CB11983"/>
    <w:rsid w:val="3CCC056A"/>
    <w:rsid w:val="3CE76155"/>
    <w:rsid w:val="3CF79BB3"/>
    <w:rsid w:val="3D055620"/>
    <w:rsid w:val="3D072DBB"/>
    <w:rsid w:val="3D0870C9"/>
    <w:rsid w:val="3D167A38"/>
    <w:rsid w:val="3D1B6DFC"/>
    <w:rsid w:val="3D233F03"/>
    <w:rsid w:val="3D3F6F8E"/>
    <w:rsid w:val="3D3FE8A6"/>
    <w:rsid w:val="3D4B3CE6"/>
    <w:rsid w:val="3D4E0F7F"/>
    <w:rsid w:val="3D516CC2"/>
    <w:rsid w:val="3D583BAC"/>
    <w:rsid w:val="3D6D49B8"/>
    <w:rsid w:val="3D74650C"/>
    <w:rsid w:val="3D7824A0"/>
    <w:rsid w:val="3D785FFC"/>
    <w:rsid w:val="3D7BE8E5"/>
    <w:rsid w:val="3D7D274D"/>
    <w:rsid w:val="3D7D3613"/>
    <w:rsid w:val="3D804EB1"/>
    <w:rsid w:val="3D805CA2"/>
    <w:rsid w:val="3D8C6ADA"/>
    <w:rsid w:val="3D956509"/>
    <w:rsid w:val="3D9D34AF"/>
    <w:rsid w:val="3D9E6650"/>
    <w:rsid w:val="3D9F527F"/>
    <w:rsid w:val="3DA4641A"/>
    <w:rsid w:val="3DA768E2"/>
    <w:rsid w:val="3DAC4561"/>
    <w:rsid w:val="3DB57AE1"/>
    <w:rsid w:val="3DB7BA49"/>
    <w:rsid w:val="3DBD1BA1"/>
    <w:rsid w:val="3DC56D68"/>
    <w:rsid w:val="3DD1570D"/>
    <w:rsid w:val="3DE73182"/>
    <w:rsid w:val="3DF6C369"/>
    <w:rsid w:val="3DF797F8"/>
    <w:rsid w:val="3DFDE390"/>
    <w:rsid w:val="3DFE6E14"/>
    <w:rsid w:val="3DFF0D9E"/>
    <w:rsid w:val="3DFF3867"/>
    <w:rsid w:val="3DFFB6E3"/>
    <w:rsid w:val="3E015FF2"/>
    <w:rsid w:val="3E2C61B9"/>
    <w:rsid w:val="3E2F79F3"/>
    <w:rsid w:val="3E3EA60F"/>
    <w:rsid w:val="3E4800C5"/>
    <w:rsid w:val="3E514499"/>
    <w:rsid w:val="3E6622F9"/>
    <w:rsid w:val="3E742C68"/>
    <w:rsid w:val="3E7522F8"/>
    <w:rsid w:val="3E7B14BF"/>
    <w:rsid w:val="3E7B36BB"/>
    <w:rsid w:val="3E964C3B"/>
    <w:rsid w:val="3E9A1FA2"/>
    <w:rsid w:val="3E9E5F37"/>
    <w:rsid w:val="3EA06BBD"/>
    <w:rsid w:val="3EB32CE7"/>
    <w:rsid w:val="3EBEFF32"/>
    <w:rsid w:val="3ECA0ADA"/>
    <w:rsid w:val="3ECB2E1A"/>
    <w:rsid w:val="3ECE409C"/>
    <w:rsid w:val="3ECF5DD8"/>
    <w:rsid w:val="3ED454B4"/>
    <w:rsid w:val="3EDAC24C"/>
    <w:rsid w:val="3EEB27FE"/>
    <w:rsid w:val="3EEF6C35"/>
    <w:rsid w:val="3EEFC642"/>
    <w:rsid w:val="3EF54386"/>
    <w:rsid w:val="3EF75D01"/>
    <w:rsid w:val="3EFF8CD2"/>
    <w:rsid w:val="3F03223E"/>
    <w:rsid w:val="3F06588A"/>
    <w:rsid w:val="3F463CBB"/>
    <w:rsid w:val="3F4D0D74"/>
    <w:rsid w:val="3F5B7679"/>
    <w:rsid w:val="3F63978F"/>
    <w:rsid w:val="3F6A8FF8"/>
    <w:rsid w:val="3F6C9AB6"/>
    <w:rsid w:val="3F6E2C77"/>
    <w:rsid w:val="3F6F11EA"/>
    <w:rsid w:val="3F6F2376"/>
    <w:rsid w:val="3F6F2B7D"/>
    <w:rsid w:val="3F77322C"/>
    <w:rsid w:val="3F7A68EC"/>
    <w:rsid w:val="3F7BC45B"/>
    <w:rsid w:val="3F7C555E"/>
    <w:rsid w:val="3F7F659D"/>
    <w:rsid w:val="3F7F65EF"/>
    <w:rsid w:val="3F7F6B91"/>
    <w:rsid w:val="3F8C6118"/>
    <w:rsid w:val="3F95733A"/>
    <w:rsid w:val="3F9B9647"/>
    <w:rsid w:val="3F9F3AFA"/>
    <w:rsid w:val="3FA46F46"/>
    <w:rsid w:val="3FAB48DB"/>
    <w:rsid w:val="3FAD150D"/>
    <w:rsid w:val="3FAD58B1"/>
    <w:rsid w:val="3FAF91A2"/>
    <w:rsid w:val="3FB8BD17"/>
    <w:rsid w:val="3FBFF7BF"/>
    <w:rsid w:val="3FCB2D5B"/>
    <w:rsid w:val="3FCD7AD1"/>
    <w:rsid w:val="3FCF205B"/>
    <w:rsid w:val="3FCF2D70"/>
    <w:rsid w:val="3FD55988"/>
    <w:rsid w:val="3FDBB8DF"/>
    <w:rsid w:val="3FDBC6AF"/>
    <w:rsid w:val="3FDDBFF4"/>
    <w:rsid w:val="3FDEB2CF"/>
    <w:rsid w:val="3FDF2363"/>
    <w:rsid w:val="3FDF7C05"/>
    <w:rsid w:val="3FE93E71"/>
    <w:rsid w:val="3FE97501"/>
    <w:rsid w:val="3FEB8C0E"/>
    <w:rsid w:val="3FEE79A1"/>
    <w:rsid w:val="3FEF0934"/>
    <w:rsid w:val="3FEFDC29"/>
    <w:rsid w:val="3FF04570"/>
    <w:rsid w:val="3FF10CEF"/>
    <w:rsid w:val="3FF6D06B"/>
    <w:rsid w:val="3FF75176"/>
    <w:rsid w:val="3FFA53EF"/>
    <w:rsid w:val="3FFB0C67"/>
    <w:rsid w:val="3FFB65B4"/>
    <w:rsid w:val="3FFBBF31"/>
    <w:rsid w:val="3FFC55C5"/>
    <w:rsid w:val="3FFCF7A4"/>
    <w:rsid w:val="3FFDB58C"/>
    <w:rsid w:val="3FFE5E8B"/>
    <w:rsid w:val="3FFE8A0C"/>
    <w:rsid w:val="3FFF9CE0"/>
    <w:rsid w:val="40000D59"/>
    <w:rsid w:val="4004001B"/>
    <w:rsid w:val="40083E2B"/>
    <w:rsid w:val="401039CF"/>
    <w:rsid w:val="401069C0"/>
    <w:rsid w:val="4024246B"/>
    <w:rsid w:val="4034372C"/>
    <w:rsid w:val="404E74E8"/>
    <w:rsid w:val="405745EF"/>
    <w:rsid w:val="407A652F"/>
    <w:rsid w:val="40866C82"/>
    <w:rsid w:val="408F7977"/>
    <w:rsid w:val="40982F4B"/>
    <w:rsid w:val="4099698A"/>
    <w:rsid w:val="40A67324"/>
    <w:rsid w:val="40C2220D"/>
    <w:rsid w:val="40CA3013"/>
    <w:rsid w:val="40D55514"/>
    <w:rsid w:val="40D75730"/>
    <w:rsid w:val="40F94FA2"/>
    <w:rsid w:val="410D2F00"/>
    <w:rsid w:val="411374C6"/>
    <w:rsid w:val="412D70FE"/>
    <w:rsid w:val="412F0DC7"/>
    <w:rsid w:val="413761CE"/>
    <w:rsid w:val="41436921"/>
    <w:rsid w:val="41525EBB"/>
    <w:rsid w:val="41686388"/>
    <w:rsid w:val="41810CCA"/>
    <w:rsid w:val="41942AA5"/>
    <w:rsid w:val="41A82C28"/>
    <w:rsid w:val="41C37A62"/>
    <w:rsid w:val="41CF44F0"/>
    <w:rsid w:val="41D16681"/>
    <w:rsid w:val="41D57EC1"/>
    <w:rsid w:val="41DBA524"/>
    <w:rsid w:val="41E2613A"/>
    <w:rsid w:val="42002F81"/>
    <w:rsid w:val="42086A56"/>
    <w:rsid w:val="42097B6B"/>
    <w:rsid w:val="42181B5C"/>
    <w:rsid w:val="421E3CDF"/>
    <w:rsid w:val="422064BA"/>
    <w:rsid w:val="42293D69"/>
    <w:rsid w:val="422A188F"/>
    <w:rsid w:val="423F533B"/>
    <w:rsid w:val="425A03C6"/>
    <w:rsid w:val="425F778B"/>
    <w:rsid w:val="42601B16"/>
    <w:rsid w:val="42611755"/>
    <w:rsid w:val="42612F55"/>
    <w:rsid w:val="426E500B"/>
    <w:rsid w:val="42777B8B"/>
    <w:rsid w:val="427DD4BB"/>
    <w:rsid w:val="427E4F06"/>
    <w:rsid w:val="42817701"/>
    <w:rsid w:val="42A15FF5"/>
    <w:rsid w:val="42A33B1C"/>
    <w:rsid w:val="42AB37DE"/>
    <w:rsid w:val="42CC1B4B"/>
    <w:rsid w:val="42FC5CB0"/>
    <w:rsid w:val="42FF2D1C"/>
    <w:rsid w:val="430F7403"/>
    <w:rsid w:val="4320319C"/>
    <w:rsid w:val="432D5ADB"/>
    <w:rsid w:val="433230F1"/>
    <w:rsid w:val="434A719A"/>
    <w:rsid w:val="435F60D5"/>
    <w:rsid w:val="4362525F"/>
    <w:rsid w:val="436C6603"/>
    <w:rsid w:val="43784FA8"/>
    <w:rsid w:val="43882D11"/>
    <w:rsid w:val="43A55671"/>
    <w:rsid w:val="43A833B4"/>
    <w:rsid w:val="43B43B06"/>
    <w:rsid w:val="43B9111D"/>
    <w:rsid w:val="43B931EF"/>
    <w:rsid w:val="43D81C97"/>
    <w:rsid w:val="43E508A5"/>
    <w:rsid w:val="43E7F678"/>
    <w:rsid w:val="43ED6548"/>
    <w:rsid w:val="43FAB34C"/>
    <w:rsid w:val="43FE3FB0"/>
    <w:rsid w:val="43FEA124"/>
    <w:rsid w:val="43FEE0C3"/>
    <w:rsid w:val="43FF1B64"/>
    <w:rsid w:val="441530F2"/>
    <w:rsid w:val="44224F14"/>
    <w:rsid w:val="44254A04"/>
    <w:rsid w:val="443D3AFC"/>
    <w:rsid w:val="445B0426"/>
    <w:rsid w:val="448628CF"/>
    <w:rsid w:val="448939E8"/>
    <w:rsid w:val="44A40821"/>
    <w:rsid w:val="44AE681A"/>
    <w:rsid w:val="44BF4C83"/>
    <w:rsid w:val="44D63F79"/>
    <w:rsid w:val="44DF4BB3"/>
    <w:rsid w:val="44EB3AD2"/>
    <w:rsid w:val="44EC107E"/>
    <w:rsid w:val="44FA19ED"/>
    <w:rsid w:val="44FF7003"/>
    <w:rsid w:val="450464A6"/>
    <w:rsid w:val="45064FAD"/>
    <w:rsid w:val="45122BC1"/>
    <w:rsid w:val="453A255B"/>
    <w:rsid w:val="45434D62"/>
    <w:rsid w:val="455F7AA2"/>
    <w:rsid w:val="4561381A"/>
    <w:rsid w:val="456C5274"/>
    <w:rsid w:val="457FD0B9"/>
    <w:rsid w:val="45A02594"/>
    <w:rsid w:val="45A656D1"/>
    <w:rsid w:val="45CF69D6"/>
    <w:rsid w:val="45D4223E"/>
    <w:rsid w:val="45DFA868"/>
    <w:rsid w:val="45E5F825"/>
    <w:rsid w:val="45ED68FD"/>
    <w:rsid w:val="45F749B8"/>
    <w:rsid w:val="45FAF7B0"/>
    <w:rsid w:val="45FB77CB"/>
    <w:rsid w:val="46113492"/>
    <w:rsid w:val="461B18CF"/>
    <w:rsid w:val="461D3BE5"/>
    <w:rsid w:val="461D4936"/>
    <w:rsid w:val="461E5388"/>
    <w:rsid w:val="46207231"/>
    <w:rsid w:val="46402FE8"/>
    <w:rsid w:val="46431172"/>
    <w:rsid w:val="464358AD"/>
    <w:rsid w:val="464949DA"/>
    <w:rsid w:val="46606277"/>
    <w:rsid w:val="468477C0"/>
    <w:rsid w:val="46A26BC0"/>
    <w:rsid w:val="46BE5330"/>
    <w:rsid w:val="46C0492C"/>
    <w:rsid w:val="46CA5589"/>
    <w:rsid w:val="46DB13AA"/>
    <w:rsid w:val="46EE37D3"/>
    <w:rsid w:val="46FB52A9"/>
    <w:rsid w:val="46FC1A4C"/>
    <w:rsid w:val="46FC7E7D"/>
    <w:rsid w:val="47053CFA"/>
    <w:rsid w:val="472674C8"/>
    <w:rsid w:val="473467DE"/>
    <w:rsid w:val="4737D1CA"/>
    <w:rsid w:val="474DC120"/>
    <w:rsid w:val="476076FD"/>
    <w:rsid w:val="476E1C91"/>
    <w:rsid w:val="477E6905"/>
    <w:rsid w:val="47A85730"/>
    <w:rsid w:val="47AB5220"/>
    <w:rsid w:val="47C6205A"/>
    <w:rsid w:val="47C85DD2"/>
    <w:rsid w:val="47E11690"/>
    <w:rsid w:val="47ED75E7"/>
    <w:rsid w:val="47EF21AE"/>
    <w:rsid w:val="47F3E82E"/>
    <w:rsid w:val="47F71824"/>
    <w:rsid w:val="47FEDACB"/>
    <w:rsid w:val="480A63EB"/>
    <w:rsid w:val="4820176A"/>
    <w:rsid w:val="482A76A6"/>
    <w:rsid w:val="483376F0"/>
    <w:rsid w:val="48376AB4"/>
    <w:rsid w:val="486A6E89"/>
    <w:rsid w:val="48886BAC"/>
    <w:rsid w:val="48A00AFD"/>
    <w:rsid w:val="48A16BAF"/>
    <w:rsid w:val="48AA7DAE"/>
    <w:rsid w:val="48C259B7"/>
    <w:rsid w:val="48E24FBA"/>
    <w:rsid w:val="48EF13F1"/>
    <w:rsid w:val="48F10E34"/>
    <w:rsid w:val="48F54560"/>
    <w:rsid w:val="491A265E"/>
    <w:rsid w:val="49225E46"/>
    <w:rsid w:val="493D634C"/>
    <w:rsid w:val="496705B2"/>
    <w:rsid w:val="4968786D"/>
    <w:rsid w:val="496B2D0C"/>
    <w:rsid w:val="49787384"/>
    <w:rsid w:val="49793828"/>
    <w:rsid w:val="497F0713"/>
    <w:rsid w:val="49804BB7"/>
    <w:rsid w:val="499248EA"/>
    <w:rsid w:val="49A85A45"/>
    <w:rsid w:val="49B16F8D"/>
    <w:rsid w:val="49B34902"/>
    <w:rsid w:val="49EC224C"/>
    <w:rsid w:val="49F904C5"/>
    <w:rsid w:val="49FA3555"/>
    <w:rsid w:val="4A0A1EDD"/>
    <w:rsid w:val="4A1D7FC0"/>
    <w:rsid w:val="4A256B30"/>
    <w:rsid w:val="4A38723F"/>
    <w:rsid w:val="4A3E412A"/>
    <w:rsid w:val="4A4B62EE"/>
    <w:rsid w:val="4A5345ED"/>
    <w:rsid w:val="4A5D0A54"/>
    <w:rsid w:val="4A6038F5"/>
    <w:rsid w:val="4A767D68"/>
    <w:rsid w:val="4A7EA43B"/>
    <w:rsid w:val="4A8401CF"/>
    <w:rsid w:val="4A9F106C"/>
    <w:rsid w:val="4ABB1C1E"/>
    <w:rsid w:val="4ABB4BF4"/>
    <w:rsid w:val="4B0B04B0"/>
    <w:rsid w:val="4B115DA6"/>
    <w:rsid w:val="4B192B59"/>
    <w:rsid w:val="4B202CE0"/>
    <w:rsid w:val="4B2257F9"/>
    <w:rsid w:val="4B306AEE"/>
    <w:rsid w:val="4B3840D7"/>
    <w:rsid w:val="4B5F07BE"/>
    <w:rsid w:val="4B652275"/>
    <w:rsid w:val="4B683B54"/>
    <w:rsid w:val="4B7C57D4"/>
    <w:rsid w:val="4B7E9ACA"/>
    <w:rsid w:val="4B7FFFC2"/>
    <w:rsid w:val="4B8244EA"/>
    <w:rsid w:val="4B9F6E4A"/>
    <w:rsid w:val="4BAB57EF"/>
    <w:rsid w:val="4BAE52DF"/>
    <w:rsid w:val="4BAF3531"/>
    <w:rsid w:val="4BAF67EE"/>
    <w:rsid w:val="4BEE392E"/>
    <w:rsid w:val="4BEEB889"/>
    <w:rsid w:val="4BF61160"/>
    <w:rsid w:val="4C177113"/>
    <w:rsid w:val="4C20442F"/>
    <w:rsid w:val="4C2B1C64"/>
    <w:rsid w:val="4C2D0C26"/>
    <w:rsid w:val="4C3D77EB"/>
    <w:rsid w:val="4C516396"/>
    <w:rsid w:val="4C5B7215"/>
    <w:rsid w:val="4C7D332B"/>
    <w:rsid w:val="4C7F263B"/>
    <w:rsid w:val="4C8853A9"/>
    <w:rsid w:val="4C9170DB"/>
    <w:rsid w:val="4C940979"/>
    <w:rsid w:val="4CBFF96C"/>
    <w:rsid w:val="4CC36B68"/>
    <w:rsid w:val="4CCE3E8B"/>
    <w:rsid w:val="4CE52F83"/>
    <w:rsid w:val="4CEC60BF"/>
    <w:rsid w:val="4CEF63B9"/>
    <w:rsid w:val="4CFC90DB"/>
    <w:rsid w:val="4CFFD047"/>
    <w:rsid w:val="4D005B8C"/>
    <w:rsid w:val="4D106251"/>
    <w:rsid w:val="4D2770F7"/>
    <w:rsid w:val="4D4C4DB0"/>
    <w:rsid w:val="4D583754"/>
    <w:rsid w:val="4D6D0143"/>
    <w:rsid w:val="4D7C7172"/>
    <w:rsid w:val="4D7D1B31"/>
    <w:rsid w:val="4D8207D1"/>
    <w:rsid w:val="4D8422F2"/>
    <w:rsid w:val="4DA90454"/>
    <w:rsid w:val="4DA92202"/>
    <w:rsid w:val="4DB12E65"/>
    <w:rsid w:val="4DF07E31"/>
    <w:rsid w:val="4DF17C3C"/>
    <w:rsid w:val="4DF55447"/>
    <w:rsid w:val="4DFA0CB0"/>
    <w:rsid w:val="4DFDCDD8"/>
    <w:rsid w:val="4DFF35A6"/>
    <w:rsid w:val="4DFFA600"/>
    <w:rsid w:val="4E003192"/>
    <w:rsid w:val="4E0631B0"/>
    <w:rsid w:val="4E17716C"/>
    <w:rsid w:val="4E25E89B"/>
    <w:rsid w:val="4E2F4B6D"/>
    <w:rsid w:val="4E355929"/>
    <w:rsid w:val="4E3EE8C9"/>
    <w:rsid w:val="4E413B89"/>
    <w:rsid w:val="4E4C36D5"/>
    <w:rsid w:val="4E685C19"/>
    <w:rsid w:val="4E6A7BE3"/>
    <w:rsid w:val="4E720846"/>
    <w:rsid w:val="4E78429A"/>
    <w:rsid w:val="4E7C16C5"/>
    <w:rsid w:val="4E7DF9DD"/>
    <w:rsid w:val="4E834801"/>
    <w:rsid w:val="4E841AB7"/>
    <w:rsid w:val="4E8F777E"/>
    <w:rsid w:val="4E9E6548"/>
    <w:rsid w:val="4EA740C2"/>
    <w:rsid w:val="4EB66985"/>
    <w:rsid w:val="4ED35788"/>
    <w:rsid w:val="4EE63EE1"/>
    <w:rsid w:val="4EED4FC3"/>
    <w:rsid w:val="4EF31987"/>
    <w:rsid w:val="4EFE20DA"/>
    <w:rsid w:val="4EFEAB09"/>
    <w:rsid w:val="4EFF657E"/>
    <w:rsid w:val="4F10078B"/>
    <w:rsid w:val="4F1F596D"/>
    <w:rsid w:val="4F31425D"/>
    <w:rsid w:val="4F39B4D6"/>
    <w:rsid w:val="4F3F3653"/>
    <w:rsid w:val="4F42646A"/>
    <w:rsid w:val="4F4977F9"/>
    <w:rsid w:val="4F5A78A7"/>
    <w:rsid w:val="4F616B49"/>
    <w:rsid w:val="4F6D8EB2"/>
    <w:rsid w:val="4F717CEE"/>
    <w:rsid w:val="4F75635B"/>
    <w:rsid w:val="4F7B958F"/>
    <w:rsid w:val="4F8F4D60"/>
    <w:rsid w:val="4F94281F"/>
    <w:rsid w:val="4F9F9BB4"/>
    <w:rsid w:val="4FB1D142"/>
    <w:rsid w:val="4FB629B4"/>
    <w:rsid w:val="4FB7157B"/>
    <w:rsid w:val="4FBD6220"/>
    <w:rsid w:val="4FBDF312"/>
    <w:rsid w:val="4FBF86A7"/>
    <w:rsid w:val="4FCB46B2"/>
    <w:rsid w:val="4FDEA81A"/>
    <w:rsid w:val="4FE72D31"/>
    <w:rsid w:val="4FEB5F66"/>
    <w:rsid w:val="4FEFFC65"/>
    <w:rsid w:val="4FF720D4"/>
    <w:rsid w:val="4FFD4284"/>
    <w:rsid w:val="4FFD70A7"/>
    <w:rsid w:val="4FFE39BE"/>
    <w:rsid w:val="4FFE73C4"/>
    <w:rsid w:val="4FFF7B4E"/>
    <w:rsid w:val="4FFFECE2"/>
    <w:rsid w:val="50000FB5"/>
    <w:rsid w:val="50017FBF"/>
    <w:rsid w:val="502142D2"/>
    <w:rsid w:val="50354221"/>
    <w:rsid w:val="50373AF5"/>
    <w:rsid w:val="50642410"/>
    <w:rsid w:val="507810C3"/>
    <w:rsid w:val="50830AE8"/>
    <w:rsid w:val="50B9543C"/>
    <w:rsid w:val="50CA6717"/>
    <w:rsid w:val="50CC0396"/>
    <w:rsid w:val="50E83041"/>
    <w:rsid w:val="50EB2083"/>
    <w:rsid w:val="50EE68AA"/>
    <w:rsid w:val="51010D79"/>
    <w:rsid w:val="51071EFE"/>
    <w:rsid w:val="5108493A"/>
    <w:rsid w:val="512F6EC2"/>
    <w:rsid w:val="51317A12"/>
    <w:rsid w:val="51321A00"/>
    <w:rsid w:val="518014CC"/>
    <w:rsid w:val="51A0391C"/>
    <w:rsid w:val="51A45AA8"/>
    <w:rsid w:val="51AD9ECF"/>
    <w:rsid w:val="51BB6828"/>
    <w:rsid w:val="51CE2237"/>
    <w:rsid w:val="51EA7F63"/>
    <w:rsid w:val="52114B91"/>
    <w:rsid w:val="52140592"/>
    <w:rsid w:val="523B7711"/>
    <w:rsid w:val="524A3FB4"/>
    <w:rsid w:val="524F15CA"/>
    <w:rsid w:val="525131EE"/>
    <w:rsid w:val="525564B4"/>
    <w:rsid w:val="528179F2"/>
    <w:rsid w:val="52B4142D"/>
    <w:rsid w:val="52D3469A"/>
    <w:rsid w:val="52DD0406"/>
    <w:rsid w:val="52DE294E"/>
    <w:rsid w:val="52F67B9E"/>
    <w:rsid w:val="52FB4C31"/>
    <w:rsid w:val="53130849"/>
    <w:rsid w:val="5325232B"/>
    <w:rsid w:val="53281E1B"/>
    <w:rsid w:val="532D417B"/>
    <w:rsid w:val="532F4F57"/>
    <w:rsid w:val="5334431C"/>
    <w:rsid w:val="533BAA53"/>
    <w:rsid w:val="533F5EFC"/>
    <w:rsid w:val="534722A1"/>
    <w:rsid w:val="535B7AFB"/>
    <w:rsid w:val="53603363"/>
    <w:rsid w:val="5369461E"/>
    <w:rsid w:val="538A03E0"/>
    <w:rsid w:val="5397464C"/>
    <w:rsid w:val="53980D4F"/>
    <w:rsid w:val="53A019B1"/>
    <w:rsid w:val="53B13BBE"/>
    <w:rsid w:val="53BFFC06"/>
    <w:rsid w:val="53C47D96"/>
    <w:rsid w:val="53C51418"/>
    <w:rsid w:val="53C733E2"/>
    <w:rsid w:val="53CC27A6"/>
    <w:rsid w:val="53D20D2C"/>
    <w:rsid w:val="53D654FE"/>
    <w:rsid w:val="53DD49B3"/>
    <w:rsid w:val="53DD5D3C"/>
    <w:rsid w:val="53DF766E"/>
    <w:rsid w:val="53DFD36B"/>
    <w:rsid w:val="53E7B9B5"/>
    <w:rsid w:val="53F43F3C"/>
    <w:rsid w:val="53F8359B"/>
    <w:rsid w:val="53FD17B4"/>
    <w:rsid w:val="53FEE836"/>
    <w:rsid w:val="5410210D"/>
    <w:rsid w:val="541A1764"/>
    <w:rsid w:val="541C372E"/>
    <w:rsid w:val="542D76E9"/>
    <w:rsid w:val="54311292"/>
    <w:rsid w:val="54646565"/>
    <w:rsid w:val="546D5604"/>
    <w:rsid w:val="548A4239"/>
    <w:rsid w:val="5491AE0E"/>
    <w:rsid w:val="54A11E85"/>
    <w:rsid w:val="54A26998"/>
    <w:rsid w:val="54B24092"/>
    <w:rsid w:val="54BB0583"/>
    <w:rsid w:val="54BC0A6D"/>
    <w:rsid w:val="54E0282A"/>
    <w:rsid w:val="54E57FC4"/>
    <w:rsid w:val="54F02D3C"/>
    <w:rsid w:val="54F78104"/>
    <w:rsid w:val="54FB16D6"/>
    <w:rsid w:val="55102B67"/>
    <w:rsid w:val="551F1098"/>
    <w:rsid w:val="55461963"/>
    <w:rsid w:val="554F0D02"/>
    <w:rsid w:val="55710184"/>
    <w:rsid w:val="55894DF3"/>
    <w:rsid w:val="55A25EB5"/>
    <w:rsid w:val="55A51501"/>
    <w:rsid w:val="55A91F61"/>
    <w:rsid w:val="55AE23A0"/>
    <w:rsid w:val="55C728D2"/>
    <w:rsid w:val="55EBA62E"/>
    <w:rsid w:val="560C332E"/>
    <w:rsid w:val="56187F25"/>
    <w:rsid w:val="564156CE"/>
    <w:rsid w:val="565847C5"/>
    <w:rsid w:val="56660C90"/>
    <w:rsid w:val="56694C24"/>
    <w:rsid w:val="56705FB3"/>
    <w:rsid w:val="56764C4B"/>
    <w:rsid w:val="569357FD"/>
    <w:rsid w:val="569F41A2"/>
    <w:rsid w:val="56A95021"/>
    <w:rsid w:val="56B3AC04"/>
    <w:rsid w:val="56BC2FA6"/>
    <w:rsid w:val="56BF4844"/>
    <w:rsid w:val="56C562EE"/>
    <w:rsid w:val="56E85B49"/>
    <w:rsid w:val="56ED13B1"/>
    <w:rsid w:val="56F75D8C"/>
    <w:rsid w:val="56FB3245"/>
    <w:rsid w:val="56FD8FCD"/>
    <w:rsid w:val="56FE8815"/>
    <w:rsid w:val="56FF2DCE"/>
    <w:rsid w:val="570A45C0"/>
    <w:rsid w:val="57122BC6"/>
    <w:rsid w:val="5714693E"/>
    <w:rsid w:val="573E1C0D"/>
    <w:rsid w:val="57410B07"/>
    <w:rsid w:val="57460AC2"/>
    <w:rsid w:val="57587359"/>
    <w:rsid w:val="57593233"/>
    <w:rsid w:val="575C3949"/>
    <w:rsid w:val="575FADE4"/>
    <w:rsid w:val="576A47B0"/>
    <w:rsid w:val="576B22D6"/>
    <w:rsid w:val="576F0018"/>
    <w:rsid w:val="576F1DC6"/>
    <w:rsid w:val="57744E8E"/>
    <w:rsid w:val="5777659D"/>
    <w:rsid w:val="577D9C54"/>
    <w:rsid w:val="577F7443"/>
    <w:rsid w:val="57842177"/>
    <w:rsid w:val="5785783C"/>
    <w:rsid w:val="578835DF"/>
    <w:rsid w:val="578F49B6"/>
    <w:rsid w:val="578FCD62"/>
    <w:rsid w:val="57967D88"/>
    <w:rsid w:val="57A3107C"/>
    <w:rsid w:val="57A94A6D"/>
    <w:rsid w:val="57B6709A"/>
    <w:rsid w:val="57B7494C"/>
    <w:rsid w:val="57BA2CAA"/>
    <w:rsid w:val="57BD35FB"/>
    <w:rsid w:val="57BF0590"/>
    <w:rsid w:val="57BF1730"/>
    <w:rsid w:val="57C40364"/>
    <w:rsid w:val="57D91936"/>
    <w:rsid w:val="57DFC8F5"/>
    <w:rsid w:val="57E207EA"/>
    <w:rsid w:val="57E7E96E"/>
    <w:rsid w:val="57E81EBB"/>
    <w:rsid w:val="57EF2A78"/>
    <w:rsid w:val="57EF9574"/>
    <w:rsid w:val="57F70EA8"/>
    <w:rsid w:val="57F79454"/>
    <w:rsid w:val="58030761"/>
    <w:rsid w:val="5834469F"/>
    <w:rsid w:val="583B7EFB"/>
    <w:rsid w:val="58501BF8"/>
    <w:rsid w:val="58782EFD"/>
    <w:rsid w:val="58873140"/>
    <w:rsid w:val="58964858"/>
    <w:rsid w:val="58977E20"/>
    <w:rsid w:val="5897EA58"/>
    <w:rsid w:val="58A023EC"/>
    <w:rsid w:val="58A14A23"/>
    <w:rsid w:val="58CA7BFC"/>
    <w:rsid w:val="58DA0132"/>
    <w:rsid w:val="58F335D3"/>
    <w:rsid w:val="58F509F1"/>
    <w:rsid w:val="58F5279F"/>
    <w:rsid w:val="58F85729"/>
    <w:rsid w:val="58FE4022"/>
    <w:rsid w:val="59030A18"/>
    <w:rsid w:val="590D24A6"/>
    <w:rsid w:val="59213594"/>
    <w:rsid w:val="593750FF"/>
    <w:rsid w:val="593C202B"/>
    <w:rsid w:val="594B0611"/>
    <w:rsid w:val="595E0345"/>
    <w:rsid w:val="597A4A53"/>
    <w:rsid w:val="597FEE4A"/>
    <w:rsid w:val="59875AED"/>
    <w:rsid w:val="59A65848"/>
    <w:rsid w:val="59CA3C2C"/>
    <w:rsid w:val="59DD74BB"/>
    <w:rsid w:val="59E24AD2"/>
    <w:rsid w:val="59EF5ACC"/>
    <w:rsid w:val="59F7FC61"/>
    <w:rsid w:val="59FA41BA"/>
    <w:rsid w:val="59FD5EC2"/>
    <w:rsid w:val="5A1D5226"/>
    <w:rsid w:val="5A217462"/>
    <w:rsid w:val="5A3E0DD7"/>
    <w:rsid w:val="5A3F439D"/>
    <w:rsid w:val="5A6837C4"/>
    <w:rsid w:val="5ABCE51F"/>
    <w:rsid w:val="5ABF610C"/>
    <w:rsid w:val="5ACD1696"/>
    <w:rsid w:val="5ACF76DF"/>
    <w:rsid w:val="5ADE10DC"/>
    <w:rsid w:val="5AE00B60"/>
    <w:rsid w:val="5AEB20AC"/>
    <w:rsid w:val="5AF1B2A4"/>
    <w:rsid w:val="5AF7C18A"/>
    <w:rsid w:val="5AFC1BC3"/>
    <w:rsid w:val="5AFF6B77"/>
    <w:rsid w:val="5B062A42"/>
    <w:rsid w:val="5B150ED7"/>
    <w:rsid w:val="5B157129"/>
    <w:rsid w:val="5B3FB761"/>
    <w:rsid w:val="5B406E04"/>
    <w:rsid w:val="5B50523D"/>
    <w:rsid w:val="5B5A2D8E"/>
    <w:rsid w:val="5B6F6C8B"/>
    <w:rsid w:val="5B7FDE8A"/>
    <w:rsid w:val="5B8322E4"/>
    <w:rsid w:val="5B8F7CC0"/>
    <w:rsid w:val="5B914A01"/>
    <w:rsid w:val="5B920779"/>
    <w:rsid w:val="5B943C55"/>
    <w:rsid w:val="5B9462A0"/>
    <w:rsid w:val="5B9C2638"/>
    <w:rsid w:val="5BA2C702"/>
    <w:rsid w:val="5BB99434"/>
    <w:rsid w:val="5BD14DFE"/>
    <w:rsid w:val="5BD9C8D4"/>
    <w:rsid w:val="5BDD83AF"/>
    <w:rsid w:val="5BE2700B"/>
    <w:rsid w:val="5BE403A1"/>
    <w:rsid w:val="5BEF43C9"/>
    <w:rsid w:val="5BEF4E98"/>
    <w:rsid w:val="5BF32950"/>
    <w:rsid w:val="5BF60D08"/>
    <w:rsid w:val="5BF66960"/>
    <w:rsid w:val="5BFBA191"/>
    <w:rsid w:val="5BFBA57F"/>
    <w:rsid w:val="5BFD5326"/>
    <w:rsid w:val="5BFEFB83"/>
    <w:rsid w:val="5C140AA0"/>
    <w:rsid w:val="5C2869E8"/>
    <w:rsid w:val="5C2C472A"/>
    <w:rsid w:val="5C875E04"/>
    <w:rsid w:val="5CBB5735"/>
    <w:rsid w:val="5CBF0B4A"/>
    <w:rsid w:val="5CCF0AF8"/>
    <w:rsid w:val="5CD31049"/>
    <w:rsid w:val="5CDBDD26"/>
    <w:rsid w:val="5CF50FC0"/>
    <w:rsid w:val="5CF53B8F"/>
    <w:rsid w:val="5CF7AAEA"/>
    <w:rsid w:val="5CFC1279"/>
    <w:rsid w:val="5D094A6B"/>
    <w:rsid w:val="5D121DC7"/>
    <w:rsid w:val="5D1F694B"/>
    <w:rsid w:val="5D2C3F58"/>
    <w:rsid w:val="5D395350"/>
    <w:rsid w:val="5D3B5110"/>
    <w:rsid w:val="5D4F6205"/>
    <w:rsid w:val="5D793869"/>
    <w:rsid w:val="5D852344"/>
    <w:rsid w:val="5D916F3A"/>
    <w:rsid w:val="5D9D7084"/>
    <w:rsid w:val="5DAA3434"/>
    <w:rsid w:val="5DBA2449"/>
    <w:rsid w:val="5DBFC389"/>
    <w:rsid w:val="5DBFCA6B"/>
    <w:rsid w:val="5DC10EA2"/>
    <w:rsid w:val="5DC80482"/>
    <w:rsid w:val="5DCA5D3F"/>
    <w:rsid w:val="5DD73BB9"/>
    <w:rsid w:val="5DDB6D0B"/>
    <w:rsid w:val="5DDC1044"/>
    <w:rsid w:val="5DE101A1"/>
    <w:rsid w:val="5DF208C3"/>
    <w:rsid w:val="5DF78E68"/>
    <w:rsid w:val="5DF7A7DC"/>
    <w:rsid w:val="5DFC503E"/>
    <w:rsid w:val="5DFD3B21"/>
    <w:rsid w:val="5DFD5129"/>
    <w:rsid w:val="5DFE1EF7"/>
    <w:rsid w:val="5DFF5280"/>
    <w:rsid w:val="5DFF6E1C"/>
    <w:rsid w:val="5DFF9FFF"/>
    <w:rsid w:val="5E150D5B"/>
    <w:rsid w:val="5E1D5C85"/>
    <w:rsid w:val="5E355124"/>
    <w:rsid w:val="5E370EEC"/>
    <w:rsid w:val="5E435D5B"/>
    <w:rsid w:val="5E556FC6"/>
    <w:rsid w:val="5E5D323F"/>
    <w:rsid w:val="5E5E2B95"/>
    <w:rsid w:val="5E6F75FB"/>
    <w:rsid w:val="5E783C56"/>
    <w:rsid w:val="5E820631"/>
    <w:rsid w:val="5E916AC6"/>
    <w:rsid w:val="5E9860A7"/>
    <w:rsid w:val="5E987766"/>
    <w:rsid w:val="5E987E55"/>
    <w:rsid w:val="5E9FF844"/>
    <w:rsid w:val="5EB033F0"/>
    <w:rsid w:val="5EB32EE1"/>
    <w:rsid w:val="5EB6D107"/>
    <w:rsid w:val="5EBCA730"/>
    <w:rsid w:val="5EC93EDE"/>
    <w:rsid w:val="5ECC7AFE"/>
    <w:rsid w:val="5ED03A93"/>
    <w:rsid w:val="5EEB849C"/>
    <w:rsid w:val="5EEFA5B6"/>
    <w:rsid w:val="5EF3B442"/>
    <w:rsid w:val="5EFB5F13"/>
    <w:rsid w:val="5EFBBD8F"/>
    <w:rsid w:val="5EFEFF35"/>
    <w:rsid w:val="5EFF5130"/>
    <w:rsid w:val="5EFF6741"/>
    <w:rsid w:val="5EFFA8AE"/>
    <w:rsid w:val="5F092B01"/>
    <w:rsid w:val="5F0E45BB"/>
    <w:rsid w:val="5F1545FC"/>
    <w:rsid w:val="5F154BE7"/>
    <w:rsid w:val="5F187E14"/>
    <w:rsid w:val="5F1A6678"/>
    <w:rsid w:val="5F2711D9"/>
    <w:rsid w:val="5F2E2567"/>
    <w:rsid w:val="5F2F41F1"/>
    <w:rsid w:val="5F30008D"/>
    <w:rsid w:val="5F35F3BA"/>
    <w:rsid w:val="5F3A0F0C"/>
    <w:rsid w:val="5F3A53B0"/>
    <w:rsid w:val="5F3A715E"/>
    <w:rsid w:val="5F4B3119"/>
    <w:rsid w:val="5F5D3F0B"/>
    <w:rsid w:val="5F6D7A77"/>
    <w:rsid w:val="5F77F221"/>
    <w:rsid w:val="5F7B6227"/>
    <w:rsid w:val="5F7B8B83"/>
    <w:rsid w:val="5F7C52B4"/>
    <w:rsid w:val="5F7DEFB8"/>
    <w:rsid w:val="5F7E8035"/>
    <w:rsid w:val="5F7FA78E"/>
    <w:rsid w:val="5F93CE5D"/>
    <w:rsid w:val="5FAFF060"/>
    <w:rsid w:val="5FB00EF7"/>
    <w:rsid w:val="5FB26A79"/>
    <w:rsid w:val="5FB516BA"/>
    <w:rsid w:val="5FB7BB61"/>
    <w:rsid w:val="5FB7ED7E"/>
    <w:rsid w:val="5FBA7460"/>
    <w:rsid w:val="5FBD70E5"/>
    <w:rsid w:val="5FBD8BAA"/>
    <w:rsid w:val="5FBDEF34"/>
    <w:rsid w:val="5FBF3D63"/>
    <w:rsid w:val="5FBF4E92"/>
    <w:rsid w:val="5FBFEFD8"/>
    <w:rsid w:val="5FC7BAA0"/>
    <w:rsid w:val="5FC9EAF3"/>
    <w:rsid w:val="5FCB6008"/>
    <w:rsid w:val="5FCDB4CA"/>
    <w:rsid w:val="5FCF108C"/>
    <w:rsid w:val="5FCFD7CF"/>
    <w:rsid w:val="5FD76EFA"/>
    <w:rsid w:val="5FD7982F"/>
    <w:rsid w:val="5FD7CCE9"/>
    <w:rsid w:val="5FE5B8B4"/>
    <w:rsid w:val="5FEA1E4D"/>
    <w:rsid w:val="5FEBAF8C"/>
    <w:rsid w:val="5FEBDA10"/>
    <w:rsid w:val="5FEF2F57"/>
    <w:rsid w:val="5FF1269E"/>
    <w:rsid w:val="5FF332D1"/>
    <w:rsid w:val="5FF37477"/>
    <w:rsid w:val="5FF59D48"/>
    <w:rsid w:val="5FF5FA72"/>
    <w:rsid w:val="5FF7E0CB"/>
    <w:rsid w:val="5FFB0FA4"/>
    <w:rsid w:val="5FFB3341"/>
    <w:rsid w:val="5FFBDEA9"/>
    <w:rsid w:val="5FFD6188"/>
    <w:rsid w:val="5FFDF0F0"/>
    <w:rsid w:val="5FFE8AAF"/>
    <w:rsid w:val="5FFF52D2"/>
    <w:rsid w:val="5FFFA1CA"/>
    <w:rsid w:val="5FFFCC0C"/>
    <w:rsid w:val="5FFFFA13"/>
    <w:rsid w:val="6005151A"/>
    <w:rsid w:val="60194FC5"/>
    <w:rsid w:val="6037544B"/>
    <w:rsid w:val="60410916"/>
    <w:rsid w:val="60822B6A"/>
    <w:rsid w:val="609603C4"/>
    <w:rsid w:val="609A6B86"/>
    <w:rsid w:val="60A73D51"/>
    <w:rsid w:val="60B151FE"/>
    <w:rsid w:val="60B42F40"/>
    <w:rsid w:val="60B44CEE"/>
    <w:rsid w:val="60C969EB"/>
    <w:rsid w:val="60E633E4"/>
    <w:rsid w:val="60EC4488"/>
    <w:rsid w:val="60EE5EFE"/>
    <w:rsid w:val="60EF627E"/>
    <w:rsid w:val="60FF5A53"/>
    <w:rsid w:val="612B1454"/>
    <w:rsid w:val="61453B98"/>
    <w:rsid w:val="61483DB4"/>
    <w:rsid w:val="614C5F5A"/>
    <w:rsid w:val="615D4792"/>
    <w:rsid w:val="61686204"/>
    <w:rsid w:val="616C52DB"/>
    <w:rsid w:val="6171498D"/>
    <w:rsid w:val="61730705"/>
    <w:rsid w:val="617E2781"/>
    <w:rsid w:val="61AE5BE1"/>
    <w:rsid w:val="61B37758"/>
    <w:rsid w:val="61B431F8"/>
    <w:rsid w:val="61CB22EF"/>
    <w:rsid w:val="61E72B4F"/>
    <w:rsid w:val="61EEBE56"/>
    <w:rsid w:val="62195615"/>
    <w:rsid w:val="621A6DD3"/>
    <w:rsid w:val="621E2D67"/>
    <w:rsid w:val="622F2DEB"/>
    <w:rsid w:val="624F1172"/>
    <w:rsid w:val="625B11D9"/>
    <w:rsid w:val="626544F2"/>
    <w:rsid w:val="6289001C"/>
    <w:rsid w:val="62A10326"/>
    <w:rsid w:val="62AF7E63"/>
    <w:rsid w:val="631303F2"/>
    <w:rsid w:val="631F28F3"/>
    <w:rsid w:val="633A5135"/>
    <w:rsid w:val="6344105A"/>
    <w:rsid w:val="63536A40"/>
    <w:rsid w:val="636724EC"/>
    <w:rsid w:val="637760A5"/>
    <w:rsid w:val="638D1F52"/>
    <w:rsid w:val="6397692D"/>
    <w:rsid w:val="63A23524"/>
    <w:rsid w:val="63B86816"/>
    <w:rsid w:val="63BD3EBA"/>
    <w:rsid w:val="63C17E4E"/>
    <w:rsid w:val="63C33BC6"/>
    <w:rsid w:val="63D3162A"/>
    <w:rsid w:val="63D83D73"/>
    <w:rsid w:val="63E36016"/>
    <w:rsid w:val="63EA52E1"/>
    <w:rsid w:val="64122457"/>
    <w:rsid w:val="644B5969"/>
    <w:rsid w:val="644D348F"/>
    <w:rsid w:val="64524F4A"/>
    <w:rsid w:val="64582376"/>
    <w:rsid w:val="64610CE9"/>
    <w:rsid w:val="647443AF"/>
    <w:rsid w:val="648950EC"/>
    <w:rsid w:val="64986E00"/>
    <w:rsid w:val="64A5151D"/>
    <w:rsid w:val="64C74A6F"/>
    <w:rsid w:val="64D21BE7"/>
    <w:rsid w:val="64D92F75"/>
    <w:rsid w:val="64DB4F3F"/>
    <w:rsid w:val="64F46001"/>
    <w:rsid w:val="65071890"/>
    <w:rsid w:val="65130235"/>
    <w:rsid w:val="65200BA4"/>
    <w:rsid w:val="65206DF6"/>
    <w:rsid w:val="652E7C3E"/>
    <w:rsid w:val="653D1756"/>
    <w:rsid w:val="653D5EEF"/>
    <w:rsid w:val="65491EA9"/>
    <w:rsid w:val="654C7BEB"/>
    <w:rsid w:val="654E5711"/>
    <w:rsid w:val="65560D68"/>
    <w:rsid w:val="655F17F0"/>
    <w:rsid w:val="65652A5B"/>
    <w:rsid w:val="65682D29"/>
    <w:rsid w:val="656B7EAB"/>
    <w:rsid w:val="656D21A3"/>
    <w:rsid w:val="657D7DA4"/>
    <w:rsid w:val="65893CD9"/>
    <w:rsid w:val="6589499B"/>
    <w:rsid w:val="658B0713"/>
    <w:rsid w:val="65975EE4"/>
    <w:rsid w:val="65A6554D"/>
    <w:rsid w:val="65BB460E"/>
    <w:rsid w:val="65BC6B1F"/>
    <w:rsid w:val="65C6CB94"/>
    <w:rsid w:val="65D35C16"/>
    <w:rsid w:val="65E50C9A"/>
    <w:rsid w:val="65EF653B"/>
    <w:rsid w:val="65EF7153"/>
    <w:rsid w:val="65F35B44"/>
    <w:rsid w:val="66124991"/>
    <w:rsid w:val="662B74D0"/>
    <w:rsid w:val="665161C7"/>
    <w:rsid w:val="66636786"/>
    <w:rsid w:val="666AA5B9"/>
    <w:rsid w:val="66774CC2"/>
    <w:rsid w:val="667B8420"/>
    <w:rsid w:val="66862C89"/>
    <w:rsid w:val="66990C0E"/>
    <w:rsid w:val="66A3383B"/>
    <w:rsid w:val="66AA03D9"/>
    <w:rsid w:val="66AD46B9"/>
    <w:rsid w:val="66AE7FE2"/>
    <w:rsid w:val="66B73BAC"/>
    <w:rsid w:val="66CD2666"/>
    <w:rsid w:val="66D460EA"/>
    <w:rsid w:val="66DD0942"/>
    <w:rsid w:val="66ED2D08"/>
    <w:rsid w:val="66F03B9D"/>
    <w:rsid w:val="66F1216D"/>
    <w:rsid w:val="66FE4F70"/>
    <w:rsid w:val="66FF29B8"/>
    <w:rsid w:val="66FFE40C"/>
    <w:rsid w:val="66FFEE68"/>
    <w:rsid w:val="66FFEF1B"/>
    <w:rsid w:val="6703252B"/>
    <w:rsid w:val="670E33AA"/>
    <w:rsid w:val="6712276E"/>
    <w:rsid w:val="67142CBB"/>
    <w:rsid w:val="6737C335"/>
    <w:rsid w:val="673FE9D0"/>
    <w:rsid w:val="675B7865"/>
    <w:rsid w:val="675E7762"/>
    <w:rsid w:val="675F0881"/>
    <w:rsid w:val="675FAB01"/>
    <w:rsid w:val="676FC336"/>
    <w:rsid w:val="67770063"/>
    <w:rsid w:val="67773CC6"/>
    <w:rsid w:val="677EDE3C"/>
    <w:rsid w:val="6780592A"/>
    <w:rsid w:val="67876CB8"/>
    <w:rsid w:val="678F3DBF"/>
    <w:rsid w:val="679D6C61"/>
    <w:rsid w:val="67A547F0"/>
    <w:rsid w:val="67B57731"/>
    <w:rsid w:val="67BA708E"/>
    <w:rsid w:val="67BC1058"/>
    <w:rsid w:val="67C9107F"/>
    <w:rsid w:val="67D143D7"/>
    <w:rsid w:val="67DD932F"/>
    <w:rsid w:val="67DEE729"/>
    <w:rsid w:val="67DF134E"/>
    <w:rsid w:val="67DF4D46"/>
    <w:rsid w:val="67EA1655"/>
    <w:rsid w:val="67F04F8A"/>
    <w:rsid w:val="67F40F5C"/>
    <w:rsid w:val="67F55E12"/>
    <w:rsid w:val="67F702D9"/>
    <w:rsid w:val="67F91DEB"/>
    <w:rsid w:val="67FB5138"/>
    <w:rsid w:val="67FE59FD"/>
    <w:rsid w:val="67FFA77D"/>
    <w:rsid w:val="67FFE777"/>
    <w:rsid w:val="67FFF064"/>
    <w:rsid w:val="68287B28"/>
    <w:rsid w:val="68326D82"/>
    <w:rsid w:val="683F2625"/>
    <w:rsid w:val="6852376A"/>
    <w:rsid w:val="6853303E"/>
    <w:rsid w:val="686245AE"/>
    <w:rsid w:val="68974220"/>
    <w:rsid w:val="68A13DAA"/>
    <w:rsid w:val="68A51AEC"/>
    <w:rsid w:val="68BC0BE4"/>
    <w:rsid w:val="68CA1553"/>
    <w:rsid w:val="68CA3049"/>
    <w:rsid w:val="68E72104"/>
    <w:rsid w:val="68EE18B5"/>
    <w:rsid w:val="68FD36D6"/>
    <w:rsid w:val="68FF3C13"/>
    <w:rsid w:val="69103F73"/>
    <w:rsid w:val="69420049"/>
    <w:rsid w:val="694ACE3E"/>
    <w:rsid w:val="694F8737"/>
    <w:rsid w:val="695A7217"/>
    <w:rsid w:val="695EE782"/>
    <w:rsid w:val="696A62C2"/>
    <w:rsid w:val="697414BE"/>
    <w:rsid w:val="69741F64"/>
    <w:rsid w:val="697F3199"/>
    <w:rsid w:val="698FE409"/>
    <w:rsid w:val="69A46A3E"/>
    <w:rsid w:val="69A73642"/>
    <w:rsid w:val="69A84119"/>
    <w:rsid w:val="69ACC3F5"/>
    <w:rsid w:val="69B02A78"/>
    <w:rsid w:val="69BA15C7"/>
    <w:rsid w:val="69C00E8A"/>
    <w:rsid w:val="69C83532"/>
    <w:rsid w:val="69CD9BD2"/>
    <w:rsid w:val="69CE0BCF"/>
    <w:rsid w:val="69CF9EDF"/>
    <w:rsid w:val="69DE0CF3"/>
    <w:rsid w:val="69E11EFF"/>
    <w:rsid w:val="69F631D3"/>
    <w:rsid w:val="69FDB891"/>
    <w:rsid w:val="69FDE5D1"/>
    <w:rsid w:val="6A0E546F"/>
    <w:rsid w:val="6A152CA1"/>
    <w:rsid w:val="6A16109D"/>
    <w:rsid w:val="6A19C8B9"/>
    <w:rsid w:val="6A260A0B"/>
    <w:rsid w:val="6A2B4273"/>
    <w:rsid w:val="6A3749C6"/>
    <w:rsid w:val="6A575068"/>
    <w:rsid w:val="6A5D1F52"/>
    <w:rsid w:val="6A5F1970"/>
    <w:rsid w:val="6A647785"/>
    <w:rsid w:val="6A692A45"/>
    <w:rsid w:val="6A711F2D"/>
    <w:rsid w:val="6A845731"/>
    <w:rsid w:val="6A9A6D03"/>
    <w:rsid w:val="6A9C0CCD"/>
    <w:rsid w:val="6AAE0D25"/>
    <w:rsid w:val="6AB04778"/>
    <w:rsid w:val="6ABF82C4"/>
    <w:rsid w:val="6ABF9847"/>
    <w:rsid w:val="6AC45DB3"/>
    <w:rsid w:val="6AC52542"/>
    <w:rsid w:val="6ACA793F"/>
    <w:rsid w:val="6ADB3D53"/>
    <w:rsid w:val="6AEB3A02"/>
    <w:rsid w:val="6AECDD88"/>
    <w:rsid w:val="6AF7CD01"/>
    <w:rsid w:val="6B021E96"/>
    <w:rsid w:val="6B095007"/>
    <w:rsid w:val="6B0D03FF"/>
    <w:rsid w:val="6B106988"/>
    <w:rsid w:val="6B2E259D"/>
    <w:rsid w:val="6B3B27BB"/>
    <w:rsid w:val="6B4C26F3"/>
    <w:rsid w:val="6B5008D8"/>
    <w:rsid w:val="6B572E46"/>
    <w:rsid w:val="6B5B2392"/>
    <w:rsid w:val="6B5E2EE6"/>
    <w:rsid w:val="6B676CEF"/>
    <w:rsid w:val="6B77719A"/>
    <w:rsid w:val="6B780741"/>
    <w:rsid w:val="6B7DBD8C"/>
    <w:rsid w:val="6B943721"/>
    <w:rsid w:val="6B9C151E"/>
    <w:rsid w:val="6B9C7A20"/>
    <w:rsid w:val="6B9D4CFC"/>
    <w:rsid w:val="6BB107A8"/>
    <w:rsid w:val="6BB40298"/>
    <w:rsid w:val="6BB64010"/>
    <w:rsid w:val="6BB67CBD"/>
    <w:rsid w:val="6BB6C937"/>
    <w:rsid w:val="6BBA3B00"/>
    <w:rsid w:val="6BBF9650"/>
    <w:rsid w:val="6BC8789F"/>
    <w:rsid w:val="6BDF2C99"/>
    <w:rsid w:val="6BE62F26"/>
    <w:rsid w:val="6BEB82BC"/>
    <w:rsid w:val="6BEE839B"/>
    <w:rsid w:val="6BEF0732"/>
    <w:rsid w:val="6BEF8DEA"/>
    <w:rsid w:val="6BF51FF4"/>
    <w:rsid w:val="6BF65CF0"/>
    <w:rsid w:val="6BF78AB8"/>
    <w:rsid w:val="6BFB1AB8"/>
    <w:rsid w:val="6BFDC971"/>
    <w:rsid w:val="6BFFF358"/>
    <w:rsid w:val="6C025BF3"/>
    <w:rsid w:val="6C172D01"/>
    <w:rsid w:val="6C2A7353"/>
    <w:rsid w:val="6C375151"/>
    <w:rsid w:val="6C5775A1"/>
    <w:rsid w:val="6C681E3D"/>
    <w:rsid w:val="6C755A37"/>
    <w:rsid w:val="6C8D5649"/>
    <w:rsid w:val="6CB25305"/>
    <w:rsid w:val="6CBA8D0B"/>
    <w:rsid w:val="6CC02316"/>
    <w:rsid w:val="6CC31815"/>
    <w:rsid w:val="6CC83FFB"/>
    <w:rsid w:val="6CCD7C82"/>
    <w:rsid w:val="6CD52274"/>
    <w:rsid w:val="6CE831A9"/>
    <w:rsid w:val="6CED36DE"/>
    <w:rsid w:val="6CEF02D3"/>
    <w:rsid w:val="6CF21078"/>
    <w:rsid w:val="6CFC5A53"/>
    <w:rsid w:val="6CFC710E"/>
    <w:rsid w:val="6CFF6EF6"/>
    <w:rsid w:val="6D3348B6"/>
    <w:rsid w:val="6D4E3DC0"/>
    <w:rsid w:val="6D5C7C79"/>
    <w:rsid w:val="6D616AB2"/>
    <w:rsid w:val="6D6FF70F"/>
    <w:rsid w:val="6D714693"/>
    <w:rsid w:val="6D77676E"/>
    <w:rsid w:val="6D7FA1B7"/>
    <w:rsid w:val="6D855A48"/>
    <w:rsid w:val="6D8B0082"/>
    <w:rsid w:val="6D9C0A62"/>
    <w:rsid w:val="6DA55EBD"/>
    <w:rsid w:val="6DAF13C3"/>
    <w:rsid w:val="6DB14DD9"/>
    <w:rsid w:val="6DB3668A"/>
    <w:rsid w:val="6DBA2121"/>
    <w:rsid w:val="6DBB05AB"/>
    <w:rsid w:val="6DBD3434"/>
    <w:rsid w:val="6DCB1BBE"/>
    <w:rsid w:val="6DD1D5AF"/>
    <w:rsid w:val="6DD1D6B9"/>
    <w:rsid w:val="6DD7526F"/>
    <w:rsid w:val="6DD7E6A5"/>
    <w:rsid w:val="6DE10581"/>
    <w:rsid w:val="6DFB7C0D"/>
    <w:rsid w:val="6DFD8CC2"/>
    <w:rsid w:val="6DFDAE5D"/>
    <w:rsid w:val="6DFE124C"/>
    <w:rsid w:val="6DFE9A31"/>
    <w:rsid w:val="6DFF1C9E"/>
    <w:rsid w:val="6DFF4D45"/>
    <w:rsid w:val="6DFF82E8"/>
    <w:rsid w:val="6DFFEC81"/>
    <w:rsid w:val="6DFFEFF2"/>
    <w:rsid w:val="6E0C6169"/>
    <w:rsid w:val="6E2434B3"/>
    <w:rsid w:val="6E2711F5"/>
    <w:rsid w:val="6E2B2A93"/>
    <w:rsid w:val="6E2E4332"/>
    <w:rsid w:val="6E36FD91"/>
    <w:rsid w:val="6E3F0403"/>
    <w:rsid w:val="6E414065"/>
    <w:rsid w:val="6E4C0C5C"/>
    <w:rsid w:val="6E53715F"/>
    <w:rsid w:val="6E5F44EB"/>
    <w:rsid w:val="6E6931CC"/>
    <w:rsid w:val="6E9BFFC2"/>
    <w:rsid w:val="6E9C75D7"/>
    <w:rsid w:val="6EAFDB15"/>
    <w:rsid w:val="6EBB8B5F"/>
    <w:rsid w:val="6EBB8F9C"/>
    <w:rsid w:val="6EC06858"/>
    <w:rsid w:val="6EC151A6"/>
    <w:rsid w:val="6EC95E08"/>
    <w:rsid w:val="6ECF4498"/>
    <w:rsid w:val="6ED44C8A"/>
    <w:rsid w:val="6ED44ED9"/>
    <w:rsid w:val="6ED462E2"/>
    <w:rsid w:val="6EE175F6"/>
    <w:rsid w:val="6EE718E0"/>
    <w:rsid w:val="6EE80984"/>
    <w:rsid w:val="6EEF88C8"/>
    <w:rsid w:val="6EFEC022"/>
    <w:rsid w:val="6EFF182A"/>
    <w:rsid w:val="6EFF1A61"/>
    <w:rsid w:val="6EFF608A"/>
    <w:rsid w:val="6F063409"/>
    <w:rsid w:val="6F086931"/>
    <w:rsid w:val="6F0912E7"/>
    <w:rsid w:val="6F141779"/>
    <w:rsid w:val="6F213E96"/>
    <w:rsid w:val="6F2F061C"/>
    <w:rsid w:val="6F3E4B0D"/>
    <w:rsid w:val="6F3EDFA6"/>
    <w:rsid w:val="6F3F16E8"/>
    <w:rsid w:val="6F40431D"/>
    <w:rsid w:val="6F67AFCA"/>
    <w:rsid w:val="6F6B23C4"/>
    <w:rsid w:val="6F6B4E33"/>
    <w:rsid w:val="6F6D49E6"/>
    <w:rsid w:val="6F6F7D06"/>
    <w:rsid w:val="6F6FCF00"/>
    <w:rsid w:val="6F743FC6"/>
    <w:rsid w:val="6F74E813"/>
    <w:rsid w:val="6F795D0A"/>
    <w:rsid w:val="6F7B5AC5"/>
    <w:rsid w:val="6F7E22C7"/>
    <w:rsid w:val="6F7E3037"/>
    <w:rsid w:val="6F7F1776"/>
    <w:rsid w:val="6F9DBA78"/>
    <w:rsid w:val="6FAB7F28"/>
    <w:rsid w:val="6FAD0311"/>
    <w:rsid w:val="6FAF1E5F"/>
    <w:rsid w:val="6FB3F2FA"/>
    <w:rsid w:val="6FBC7893"/>
    <w:rsid w:val="6FBF6403"/>
    <w:rsid w:val="6FBFA08F"/>
    <w:rsid w:val="6FC00FB9"/>
    <w:rsid w:val="6FC7A0AB"/>
    <w:rsid w:val="6FCD74C9"/>
    <w:rsid w:val="6FCF1407"/>
    <w:rsid w:val="6FDB33BE"/>
    <w:rsid w:val="6FDF327B"/>
    <w:rsid w:val="6FDF9302"/>
    <w:rsid w:val="6FDF9DCD"/>
    <w:rsid w:val="6FE253D4"/>
    <w:rsid w:val="6FEB2073"/>
    <w:rsid w:val="6FEDCAC8"/>
    <w:rsid w:val="6FF3FB09"/>
    <w:rsid w:val="6FF6EEED"/>
    <w:rsid w:val="6FF7072E"/>
    <w:rsid w:val="6FFBAF39"/>
    <w:rsid w:val="6FFCA63E"/>
    <w:rsid w:val="6FFDF17C"/>
    <w:rsid w:val="6FFDF523"/>
    <w:rsid w:val="6FFE0929"/>
    <w:rsid w:val="6FFE4BEB"/>
    <w:rsid w:val="6FFE6E20"/>
    <w:rsid w:val="6FFE9CE8"/>
    <w:rsid w:val="6FFEE140"/>
    <w:rsid w:val="6FFEF89D"/>
    <w:rsid w:val="6FFF4A27"/>
    <w:rsid w:val="6FFF5133"/>
    <w:rsid w:val="700510C2"/>
    <w:rsid w:val="70205EFC"/>
    <w:rsid w:val="703B73FE"/>
    <w:rsid w:val="70425E72"/>
    <w:rsid w:val="704600CC"/>
    <w:rsid w:val="707149AA"/>
    <w:rsid w:val="70787AE6"/>
    <w:rsid w:val="7081069C"/>
    <w:rsid w:val="70860455"/>
    <w:rsid w:val="709A7A5C"/>
    <w:rsid w:val="709F4389"/>
    <w:rsid w:val="70A1528F"/>
    <w:rsid w:val="70B61A6E"/>
    <w:rsid w:val="70BD7BEF"/>
    <w:rsid w:val="70C709D9"/>
    <w:rsid w:val="70C7F99C"/>
    <w:rsid w:val="70DB66C2"/>
    <w:rsid w:val="70ED4030"/>
    <w:rsid w:val="70F03B20"/>
    <w:rsid w:val="70F76077"/>
    <w:rsid w:val="70FF5B11"/>
    <w:rsid w:val="710D46D2"/>
    <w:rsid w:val="71105F71"/>
    <w:rsid w:val="71290DE0"/>
    <w:rsid w:val="712B58E9"/>
    <w:rsid w:val="71345126"/>
    <w:rsid w:val="71445C1A"/>
    <w:rsid w:val="71500A63"/>
    <w:rsid w:val="71502811"/>
    <w:rsid w:val="71600CA6"/>
    <w:rsid w:val="7166702C"/>
    <w:rsid w:val="71693DD3"/>
    <w:rsid w:val="716B41C3"/>
    <w:rsid w:val="71704C61"/>
    <w:rsid w:val="71775FF0"/>
    <w:rsid w:val="717E429C"/>
    <w:rsid w:val="71926986"/>
    <w:rsid w:val="719E6674"/>
    <w:rsid w:val="71B70EBB"/>
    <w:rsid w:val="71D02454"/>
    <w:rsid w:val="71DEF752"/>
    <w:rsid w:val="71DF8188"/>
    <w:rsid w:val="71EC42E8"/>
    <w:rsid w:val="71EFE2B9"/>
    <w:rsid w:val="71F4D3F8"/>
    <w:rsid w:val="71F94302"/>
    <w:rsid w:val="71F94C57"/>
    <w:rsid w:val="71FF6095"/>
    <w:rsid w:val="72071122"/>
    <w:rsid w:val="720F6228"/>
    <w:rsid w:val="72275320"/>
    <w:rsid w:val="72330169"/>
    <w:rsid w:val="72345C32"/>
    <w:rsid w:val="724B5584"/>
    <w:rsid w:val="727BDFAE"/>
    <w:rsid w:val="728136B4"/>
    <w:rsid w:val="728A3B01"/>
    <w:rsid w:val="729C3F60"/>
    <w:rsid w:val="72A61B03"/>
    <w:rsid w:val="72AE5A41"/>
    <w:rsid w:val="72B55021"/>
    <w:rsid w:val="72B9C423"/>
    <w:rsid w:val="72C57622"/>
    <w:rsid w:val="72D80D10"/>
    <w:rsid w:val="72DC25AE"/>
    <w:rsid w:val="72E2393D"/>
    <w:rsid w:val="72EBECB5"/>
    <w:rsid w:val="72EFFAEF"/>
    <w:rsid w:val="72F3A60E"/>
    <w:rsid w:val="730F82B4"/>
    <w:rsid w:val="731705AD"/>
    <w:rsid w:val="73196D06"/>
    <w:rsid w:val="73280871"/>
    <w:rsid w:val="732C5ED6"/>
    <w:rsid w:val="733046A8"/>
    <w:rsid w:val="733F1253"/>
    <w:rsid w:val="73440153"/>
    <w:rsid w:val="734704D0"/>
    <w:rsid w:val="7374486A"/>
    <w:rsid w:val="737F9FC5"/>
    <w:rsid w:val="73836ECE"/>
    <w:rsid w:val="73927CFE"/>
    <w:rsid w:val="739603B0"/>
    <w:rsid w:val="73ACB4A7"/>
    <w:rsid w:val="73AF9067"/>
    <w:rsid w:val="73BB551A"/>
    <w:rsid w:val="73C51294"/>
    <w:rsid w:val="73D50AB3"/>
    <w:rsid w:val="73D61CD1"/>
    <w:rsid w:val="73D70FC8"/>
    <w:rsid w:val="73D72D76"/>
    <w:rsid w:val="73DD72B5"/>
    <w:rsid w:val="73DF1371"/>
    <w:rsid w:val="73E6051A"/>
    <w:rsid w:val="73EE13A8"/>
    <w:rsid w:val="73F68A40"/>
    <w:rsid w:val="73F7794A"/>
    <w:rsid w:val="73FB2F08"/>
    <w:rsid w:val="73FB4F96"/>
    <w:rsid w:val="73FC4A46"/>
    <w:rsid w:val="73FC745F"/>
    <w:rsid w:val="73FF31D6"/>
    <w:rsid w:val="740373AD"/>
    <w:rsid w:val="74054476"/>
    <w:rsid w:val="74213FF1"/>
    <w:rsid w:val="74404DBF"/>
    <w:rsid w:val="744C1420"/>
    <w:rsid w:val="745B3729"/>
    <w:rsid w:val="749869A9"/>
    <w:rsid w:val="749B3DA3"/>
    <w:rsid w:val="74A215D5"/>
    <w:rsid w:val="74AA142E"/>
    <w:rsid w:val="74AC7D5E"/>
    <w:rsid w:val="74B65A96"/>
    <w:rsid w:val="74D13C69"/>
    <w:rsid w:val="74D7B488"/>
    <w:rsid w:val="74D7B7E2"/>
    <w:rsid w:val="74D7D483"/>
    <w:rsid w:val="74D92329"/>
    <w:rsid w:val="74DD5DF7"/>
    <w:rsid w:val="74DD91B9"/>
    <w:rsid w:val="74E219D2"/>
    <w:rsid w:val="74F0120D"/>
    <w:rsid w:val="74F82788"/>
    <w:rsid w:val="74FE340F"/>
    <w:rsid w:val="75025E7E"/>
    <w:rsid w:val="75151005"/>
    <w:rsid w:val="751F3831"/>
    <w:rsid w:val="751FE77B"/>
    <w:rsid w:val="7521699E"/>
    <w:rsid w:val="754D7793"/>
    <w:rsid w:val="755928B7"/>
    <w:rsid w:val="755B2C17"/>
    <w:rsid w:val="755DE32A"/>
    <w:rsid w:val="75640E36"/>
    <w:rsid w:val="7568637B"/>
    <w:rsid w:val="7578232F"/>
    <w:rsid w:val="7578AFA8"/>
    <w:rsid w:val="757F7583"/>
    <w:rsid w:val="757FF42E"/>
    <w:rsid w:val="75852134"/>
    <w:rsid w:val="75947170"/>
    <w:rsid w:val="75B79523"/>
    <w:rsid w:val="75B83D0F"/>
    <w:rsid w:val="75BDEA15"/>
    <w:rsid w:val="75D6E05E"/>
    <w:rsid w:val="75D74855"/>
    <w:rsid w:val="75D7705D"/>
    <w:rsid w:val="75D7ECA7"/>
    <w:rsid w:val="75D826CD"/>
    <w:rsid w:val="75E88040"/>
    <w:rsid w:val="75EB48B6"/>
    <w:rsid w:val="75ED12FE"/>
    <w:rsid w:val="75ED300A"/>
    <w:rsid w:val="75F714AD"/>
    <w:rsid w:val="75F77177"/>
    <w:rsid w:val="75FE26F2"/>
    <w:rsid w:val="75FF7B2F"/>
    <w:rsid w:val="75FFB4A6"/>
    <w:rsid w:val="75FFDBC7"/>
    <w:rsid w:val="760720A8"/>
    <w:rsid w:val="761C1CD9"/>
    <w:rsid w:val="762D95FE"/>
    <w:rsid w:val="764861AD"/>
    <w:rsid w:val="764E4278"/>
    <w:rsid w:val="76662958"/>
    <w:rsid w:val="766CE3B3"/>
    <w:rsid w:val="766F3739"/>
    <w:rsid w:val="767270C4"/>
    <w:rsid w:val="768852C2"/>
    <w:rsid w:val="76966737"/>
    <w:rsid w:val="769B008A"/>
    <w:rsid w:val="769F401E"/>
    <w:rsid w:val="76AC2297"/>
    <w:rsid w:val="76AC673B"/>
    <w:rsid w:val="76AF85F3"/>
    <w:rsid w:val="76B727F9"/>
    <w:rsid w:val="76BD26F7"/>
    <w:rsid w:val="76C9109B"/>
    <w:rsid w:val="76CF7386"/>
    <w:rsid w:val="76D702F0"/>
    <w:rsid w:val="76EF3767"/>
    <w:rsid w:val="76EF50A4"/>
    <w:rsid w:val="76F0487A"/>
    <w:rsid w:val="76F125B0"/>
    <w:rsid w:val="76F23F2E"/>
    <w:rsid w:val="76F31C74"/>
    <w:rsid w:val="76F73FFD"/>
    <w:rsid w:val="76F94A3F"/>
    <w:rsid w:val="76FBB6A2"/>
    <w:rsid w:val="76FD0EC8"/>
    <w:rsid w:val="76FD6378"/>
    <w:rsid w:val="76FDB0A4"/>
    <w:rsid w:val="76FF0536"/>
    <w:rsid w:val="76FF0D95"/>
    <w:rsid w:val="76FF3DE4"/>
    <w:rsid w:val="77102366"/>
    <w:rsid w:val="772F6026"/>
    <w:rsid w:val="7730111A"/>
    <w:rsid w:val="77387FCF"/>
    <w:rsid w:val="7756F03D"/>
    <w:rsid w:val="77582C7F"/>
    <w:rsid w:val="775EC239"/>
    <w:rsid w:val="775F555C"/>
    <w:rsid w:val="775FAAF7"/>
    <w:rsid w:val="77675E65"/>
    <w:rsid w:val="7767D815"/>
    <w:rsid w:val="7769FD2B"/>
    <w:rsid w:val="776B7352"/>
    <w:rsid w:val="776D421F"/>
    <w:rsid w:val="77774968"/>
    <w:rsid w:val="777A1700"/>
    <w:rsid w:val="777B16FD"/>
    <w:rsid w:val="777F3364"/>
    <w:rsid w:val="7788099B"/>
    <w:rsid w:val="778B4400"/>
    <w:rsid w:val="77970562"/>
    <w:rsid w:val="7798281C"/>
    <w:rsid w:val="779F2343"/>
    <w:rsid w:val="779F367F"/>
    <w:rsid w:val="77B11F27"/>
    <w:rsid w:val="77B17ACF"/>
    <w:rsid w:val="77B71229"/>
    <w:rsid w:val="77BAA0F5"/>
    <w:rsid w:val="77BDC0F5"/>
    <w:rsid w:val="77C625E1"/>
    <w:rsid w:val="77CE623E"/>
    <w:rsid w:val="77D40723"/>
    <w:rsid w:val="77D76F2F"/>
    <w:rsid w:val="77DCBF7A"/>
    <w:rsid w:val="77DE2925"/>
    <w:rsid w:val="77DE45A1"/>
    <w:rsid w:val="77DFBA90"/>
    <w:rsid w:val="77E67A2B"/>
    <w:rsid w:val="77E74C0B"/>
    <w:rsid w:val="77E7E6CE"/>
    <w:rsid w:val="77E8017E"/>
    <w:rsid w:val="77E96CE4"/>
    <w:rsid w:val="77E97379"/>
    <w:rsid w:val="77EF07E5"/>
    <w:rsid w:val="77EF900F"/>
    <w:rsid w:val="77EFF257"/>
    <w:rsid w:val="77F50D90"/>
    <w:rsid w:val="77F6F5C7"/>
    <w:rsid w:val="77F7E6B8"/>
    <w:rsid w:val="77F81D06"/>
    <w:rsid w:val="77FA3F6A"/>
    <w:rsid w:val="77FB1F81"/>
    <w:rsid w:val="77FB64CF"/>
    <w:rsid w:val="77FB72A4"/>
    <w:rsid w:val="77FBBF60"/>
    <w:rsid w:val="77FBE129"/>
    <w:rsid w:val="77FC9F44"/>
    <w:rsid w:val="77FD93E7"/>
    <w:rsid w:val="77FE2474"/>
    <w:rsid w:val="77FE6B11"/>
    <w:rsid w:val="77FF506C"/>
    <w:rsid w:val="77FF7D06"/>
    <w:rsid w:val="77FF8A9C"/>
    <w:rsid w:val="77FFCDAE"/>
    <w:rsid w:val="77FFD54E"/>
    <w:rsid w:val="77FFEA5F"/>
    <w:rsid w:val="78001FB4"/>
    <w:rsid w:val="78056103"/>
    <w:rsid w:val="781772B1"/>
    <w:rsid w:val="78236589"/>
    <w:rsid w:val="7825692D"/>
    <w:rsid w:val="78571C40"/>
    <w:rsid w:val="785726D7"/>
    <w:rsid w:val="785E4AF0"/>
    <w:rsid w:val="785E75C1"/>
    <w:rsid w:val="786848E4"/>
    <w:rsid w:val="788D1CC8"/>
    <w:rsid w:val="78A74CC3"/>
    <w:rsid w:val="78CE2999"/>
    <w:rsid w:val="78D18BC5"/>
    <w:rsid w:val="78D3272B"/>
    <w:rsid w:val="78E977D3"/>
    <w:rsid w:val="78EA198E"/>
    <w:rsid w:val="78EFBFCD"/>
    <w:rsid w:val="78F23287"/>
    <w:rsid w:val="78F30BA4"/>
    <w:rsid w:val="78FF548A"/>
    <w:rsid w:val="791236E9"/>
    <w:rsid w:val="7925C111"/>
    <w:rsid w:val="793E234F"/>
    <w:rsid w:val="794013BD"/>
    <w:rsid w:val="794964C4"/>
    <w:rsid w:val="794F0F39"/>
    <w:rsid w:val="79624FAD"/>
    <w:rsid w:val="79650AA5"/>
    <w:rsid w:val="796B6BBB"/>
    <w:rsid w:val="796C1A69"/>
    <w:rsid w:val="796C3F60"/>
    <w:rsid w:val="7974006A"/>
    <w:rsid w:val="797BCA6E"/>
    <w:rsid w:val="79905DE9"/>
    <w:rsid w:val="79907C4E"/>
    <w:rsid w:val="799A0ACD"/>
    <w:rsid w:val="799BAC33"/>
    <w:rsid w:val="799D05BD"/>
    <w:rsid w:val="79A09D84"/>
    <w:rsid w:val="79A31292"/>
    <w:rsid w:val="79AF2BEA"/>
    <w:rsid w:val="79BD26B1"/>
    <w:rsid w:val="79D6A44F"/>
    <w:rsid w:val="79DB6F2E"/>
    <w:rsid w:val="79DB9F4F"/>
    <w:rsid w:val="79E85CDC"/>
    <w:rsid w:val="79F0693F"/>
    <w:rsid w:val="79FB55A3"/>
    <w:rsid w:val="79FDB5E9"/>
    <w:rsid w:val="79FEF18D"/>
    <w:rsid w:val="79FF3167"/>
    <w:rsid w:val="7A020420"/>
    <w:rsid w:val="7A2B44B1"/>
    <w:rsid w:val="7A3251AA"/>
    <w:rsid w:val="7A4078C7"/>
    <w:rsid w:val="7A417041"/>
    <w:rsid w:val="7A450F4C"/>
    <w:rsid w:val="7A4D05D0"/>
    <w:rsid w:val="7A512D62"/>
    <w:rsid w:val="7A531ABC"/>
    <w:rsid w:val="7A639BB3"/>
    <w:rsid w:val="7A65152D"/>
    <w:rsid w:val="7A7E219D"/>
    <w:rsid w:val="7A7E3F4B"/>
    <w:rsid w:val="7A8F43AA"/>
    <w:rsid w:val="7A9674E6"/>
    <w:rsid w:val="7A9774E9"/>
    <w:rsid w:val="7A9E4A38"/>
    <w:rsid w:val="7A9E639B"/>
    <w:rsid w:val="7AA6F28A"/>
    <w:rsid w:val="7AB12572"/>
    <w:rsid w:val="7AB160CE"/>
    <w:rsid w:val="7AB50D34"/>
    <w:rsid w:val="7ABFBF8F"/>
    <w:rsid w:val="7AC639CF"/>
    <w:rsid w:val="7AC75644"/>
    <w:rsid w:val="7ADD9AE5"/>
    <w:rsid w:val="7AEA626B"/>
    <w:rsid w:val="7AED7AE5"/>
    <w:rsid w:val="7AEFC630"/>
    <w:rsid w:val="7AF77DE8"/>
    <w:rsid w:val="7AF81F4F"/>
    <w:rsid w:val="7AFD0434"/>
    <w:rsid w:val="7B00156F"/>
    <w:rsid w:val="7B026148"/>
    <w:rsid w:val="7B087CB8"/>
    <w:rsid w:val="7B0F1047"/>
    <w:rsid w:val="7B2F1D8B"/>
    <w:rsid w:val="7B37D129"/>
    <w:rsid w:val="7B3FFF5D"/>
    <w:rsid w:val="7B4972A4"/>
    <w:rsid w:val="7B4D9A13"/>
    <w:rsid w:val="7B4F58E7"/>
    <w:rsid w:val="7B4FCF24"/>
    <w:rsid w:val="7B533629"/>
    <w:rsid w:val="7B5406B2"/>
    <w:rsid w:val="7B560A24"/>
    <w:rsid w:val="7B5B8494"/>
    <w:rsid w:val="7B5D4E7E"/>
    <w:rsid w:val="7B5E816A"/>
    <w:rsid w:val="7B6783B2"/>
    <w:rsid w:val="7B6969A9"/>
    <w:rsid w:val="7B6FB876"/>
    <w:rsid w:val="7B71585E"/>
    <w:rsid w:val="7B77320E"/>
    <w:rsid w:val="7B774C7E"/>
    <w:rsid w:val="7B7E3785"/>
    <w:rsid w:val="7B7E54D1"/>
    <w:rsid w:val="7B7FCE0C"/>
    <w:rsid w:val="7B803CF3"/>
    <w:rsid w:val="7B970726"/>
    <w:rsid w:val="7B9E4A98"/>
    <w:rsid w:val="7BA1076B"/>
    <w:rsid w:val="7BA4126A"/>
    <w:rsid w:val="7BAB5C2B"/>
    <w:rsid w:val="7BAEA715"/>
    <w:rsid w:val="7BAF8840"/>
    <w:rsid w:val="7BB86AD2"/>
    <w:rsid w:val="7BBBE33A"/>
    <w:rsid w:val="7BBD6CF5"/>
    <w:rsid w:val="7BBD8A1B"/>
    <w:rsid w:val="7BBEC72D"/>
    <w:rsid w:val="7BBF7AC2"/>
    <w:rsid w:val="7BBFCC14"/>
    <w:rsid w:val="7BCF94FD"/>
    <w:rsid w:val="7BD96DBA"/>
    <w:rsid w:val="7BDDAED2"/>
    <w:rsid w:val="7BDF231D"/>
    <w:rsid w:val="7BE40725"/>
    <w:rsid w:val="7BEB1AB4"/>
    <w:rsid w:val="7BED25FD"/>
    <w:rsid w:val="7BED5F76"/>
    <w:rsid w:val="7BEE82E8"/>
    <w:rsid w:val="7BEF55EC"/>
    <w:rsid w:val="7BEFE235"/>
    <w:rsid w:val="7BF2C8BE"/>
    <w:rsid w:val="7BF617DB"/>
    <w:rsid w:val="7BF6950C"/>
    <w:rsid w:val="7BF79478"/>
    <w:rsid w:val="7BF7E816"/>
    <w:rsid w:val="7BF9E921"/>
    <w:rsid w:val="7BFB2D84"/>
    <w:rsid w:val="7BFCE685"/>
    <w:rsid w:val="7BFCE9FA"/>
    <w:rsid w:val="7BFD355F"/>
    <w:rsid w:val="7BFE660F"/>
    <w:rsid w:val="7BFECA25"/>
    <w:rsid w:val="7BFF0BB0"/>
    <w:rsid w:val="7BFF707E"/>
    <w:rsid w:val="7BFF7F62"/>
    <w:rsid w:val="7BFFC04E"/>
    <w:rsid w:val="7BFFC231"/>
    <w:rsid w:val="7BFFC573"/>
    <w:rsid w:val="7BFFC9F5"/>
    <w:rsid w:val="7BFFCC5A"/>
    <w:rsid w:val="7BFFEDC1"/>
    <w:rsid w:val="7C1FD766"/>
    <w:rsid w:val="7C34148A"/>
    <w:rsid w:val="7C354905"/>
    <w:rsid w:val="7C3AC335"/>
    <w:rsid w:val="7C4D0079"/>
    <w:rsid w:val="7C5F55CE"/>
    <w:rsid w:val="7C765821"/>
    <w:rsid w:val="7C7750F6"/>
    <w:rsid w:val="7C8A4E29"/>
    <w:rsid w:val="7C8F4BFB"/>
    <w:rsid w:val="7C992874"/>
    <w:rsid w:val="7C9E08D4"/>
    <w:rsid w:val="7CA26B4D"/>
    <w:rsid w:val="7CA81753"/>
    <w:rsid w:val="7CB23605"/>
    <w:rsid w:val="7CB40407"/>
    <w:rsid w:val="7CB9294D"/>
    <w:rsid w:val="7CBEE34D"/>
    <w:rsid w:val="7CBF6DB4"/>
    <w:rsid w:val="7CC72306"/>
    <w:rsid w:val="7CD12A58"/>
    <w:rsid w:val="7CDF5AE5"/>
    <w:rsid w:val="7CE56503"/>
    <w:rsid w:val="7CF4A62B"/>
    <w:rsid w:val="7CFD089F"/>
    <w:rsid w:val="7CFEE3CC"/>
    <w:rsid w:val="7CFEE8E4"/>
    <w:rsid w:val="7CFEF24C"/>
    <w:rsid w:val="7CFF0B84"/>
    <w:rsid w:val="7CFF282A"/>
    <w:rsid w:val="7CFF3728"/>
    <w:rsid w:val="7CFF5A28"/>
    <w:rsid w:val="7D00333D"/>
    <w:rsid w:val="7D083FA0"/>
    <w:rsid w:val="7D0D0C6E"/>
    <w:rsid w:val="7D0E21AB"/>
    <w:rsid w:val="7D141BE8"/>
    <w:rsid w:val="7D159E85"/>
    <w:rsid w:val="7D1868D9"/>
    <w:rsid w:val="7D1D17A5"/>
    <w:rsid w:val="7D2E8599"/>
    <w:rsid w:val="7D3A162E"/>
    <w:rsid w:val="7D3BDDEB"/>
    <w:rsid w:val="7D3D00ED"/>
    <w:rsid w:val="7D3E79C1"/>
    <w:rsid w:val="7D3F2079"/>
    <w:rsid w:val="7D3F973A"/>
    <w:rsid w:val="7D45C125"/>
    <w:rsid w:val="7D4DF189"/>
    <w:rsid w:val="7D5F2FF4"/>
    <w:rsid w:val="7D5FC9B4"/>
    <w:rsid w:val="7D6FF152"/>
    <w:rsid w:val="7D7C5A6B"/>
    <w:rsid w:val="7D7D6A09"/>
    <w:rsid w:val="7D7D7EF2"/>
    <w:rsid w:val="7D7D8303"/>
    <w:rsid w:val="7D7F8FF5"/>
    <w:rsid w:val="7D852CA8"/>
    <w:rsid w:val="7D8E7F71"/>
    <w:rsid w:val="7D9357F1"/>
    <w:rsid w:val="7D9F48AD"/>
    <w:rsid w:val="7DA61DA6"/>
    <w:rsid w:val="7DA78C04"/>
    <w:rsid w:val="7DAF1614"/>
    <w:rsid w:val="7DB5AEA2"/>
    <w:rsid w:val="7DB794B2"/>
    <w:rsid w:val="7DBD32A5"/>
    <w:rsid w:val="7DBDD682"/>
    <w:rsid w:val="7DBDE6C6"/>
    <w:rsid w:val="7DBE865C"/>
    <w:rsid w:val="7DBF2DAB"/>
    <w:rsid w:val="7DBF6A8D"/>
    <w:rsid w:val="7DC4BA0A"/>
    <w:rsid w:val="7DC600E3"/>
    <w:rsid w:val="7DC79392"/>
    <w:rsid w:val="7DCE6B84"/>
    <w:rsid w:val="7DD86DC5"/>
    <w:rsid w:val="7DD9B2C0"/>
    <w:rsid w:val="7DDB8DC4"/>
    <w:rsid w:val="7DDE00D3"/>
    <w:rsid w:val="7DDF56BB"/>
    <w:rsid w:val="7DE58382"/>
    <w:rsid w:val="7DE7597D"/>
    <w:rsid w:val="7DE933D5"/>
    <w:rsid w:val="7DEB3855"/>
    <w:rsid w:val="7DED9E46"/>
    <w:rsid w:val="7DEEF85F"/>
    <w:rsid w:val="7DF28F60"/>
    <w:rsid w:val="7DF750FD"/>
    <w:rsid w:val="7DF782D0"/>
    <w:rsid w:val="7DFC032C"/>
    <w:rsid w:val="7DFD1370"/>
    <w:rsid w:val="7DFD57BE"/>
    <w:rsid w:val="7DFD5ACF"/>
    <w:rsid w:val="7DFF0EB6"/>
    <w:rsid w:val="7DFF1D10"/>
    <w:rsid w:val="7DFF2E38"/>
    <w:rsid w:val="7DFF3ADC"/>
    <w:rsid w:val="7E132DE5"/>
    <w:rsid w:val="7E1A21DD"/>
    <w:rsid w:val="7E24505B"/>
    <w:rsid w:val="7E274A97"/>
    <w:rsid w:val="7E301A00"/>
    <w:rsid w:val="7E33BBCF"/>
    <w:rsid w:val="7E3FE439"/>
    <w:rsid w:val="7E462FD2"/>
    <w:rsid w:val="7E574F51"/>
    <w:rsid w:val="7E5F75FA"/>
    <w:rsid w:val="7E637D66"/>
    <w:rsid w:val="7E66E767"/>
    <w:rsid w:val="7E77C93F"/>
    <w:rsid w:val="7E7CC440"/>
    <w:rsid w:val="7E7D7CDB"/>
    <w:rsid w:val="7E7F0DBA"/>
    <w:rsid w:val="7E7F4BC7"/>
    <w:rsid w:val="7E955D07"/>
    <w:rsid w:val="7E9E4BBC"/>
    <w:rsid w:val="7E9FBF9A"/>
    <w:rsid w:val="7E9FCF3C"/>
    <w:rsid w:val="7EA706AD"/>
    <w:rsid w:val="7EA71BC7"/>
    <w:rsid w:val="7EA8C77F"/>
    <w:rsid w:val="7EB5532D"/>
    <w:rsid w:val="7EB59F97"/>
    <w:rsid w:val="7EBAC186"/>
    <w:rsid w:val="7EBB0363"/>
    <w:rsid w:val="7EBB3CAC"/>
    <w:rsid w:val="7ECB731D"/>
    <w:rsid w:val="7ECF5D97"/>
    <w:rsid w:val="7ED3730F"/>
    <w:rsid w:val="7ED5AF37"/>
    <w:rsid w:val="7ED87F7D"/>
    <w:rsid w:val="7ED92098"/>
    <w:rsid w:val="7EDF1E03"/>
    <w:rsid w:val="7EDFAAEC"/>
    <w:rsid w:val="7EE724C8"/>
    <w:rsid w:val="7EE79E27"/>
    <w:rsid w:val="7EEB30A0"/>
    <w:rsid w:val="7EEEAB39"/>
    <w:rsid w:val="7EEEE9BD"/>
    <w:rsid w:val="7EEF7CC1"/>
    <w:rsid w:val="7EF26C1F"/>
    <w:rsid w:val="7EF31DB9"/>
    <w:rsid w:val="7EF3E27C"/>
    <w:rsid w:val="7EF6A5FF"/>
    <w:rsid w:val="7EF73655"/>
    <w:rsid w:val="7EF84F55"/>
    <w:rsid w:val="7EFB1815"/>
    <w:rsid w:val="7EFB5701"/>
    <w:rsid w:val="7EFC94F7"/>
    <w:rsid w:val="7EFD41A3"/>
    <w:rsid w:val="7EFE935A"/>
    <w:rsid w:val="7EFF0E89"/>
    <w:rsid w:val="7EFF2302"/>
    <w:rsid w:val="7EFF2599"/>
    <w:rsid w:val="7EFF487A"/>
    <w:rsid w:val="7EFF55EC"/>
    <w:rsid w:val="7EFF7AE3"/>
    <w:rsid w:val="7EFFAB12"/>
    <w:rsid w:val="7EFFF2FF"/>
    <w:rsid w:val="7F01339C"/>
    <w:rsid w:val="7F172D68"/>
    <w:rsid w:val="7F1906E6"/>
    <w:rsid w:val="7F203823"/>
    <w:rsid w:val="7F254C11"/>
    <w:rsid w:val="7F262533"/>
    <w:rsid w:val="7F275C6D"/>
    <w:rsid w:val="7F2F43DB"/>
    <w:rsid w:val="7F313C82"/>
    <w:rsid w:val="7F37427E"/>
    <w:rsid w:val="7F3B4503"/>
    <w:rsid w:val="7F3D79C3"/>
    <w:rsid w:val="7F3F2584"/>
    <w:rsid w:val="7F4588C5"/>
    <w:rsid w:val="7F4D0390"/>
    <w:rsid w:val="7F4D213E"/>
    <w:rsid w:val="7F535B84"/>
    <w:rsid w:val="7F57B92D"/>
    <w:rsid w:val="7F5F2092"/>
    <w:rsid w:val="7F5FDAE2"/>
    <w:rsid w:val="7F5FEE4A"/>
    <w:rsid w:val="7F635725"/>
    <w:rsid w:val="7F63E5BE"/>
    <w:rsid w:val="7F651B7D"/>
    <w:rsid w:val="7F67440A"/>
    <w:rsid w:val="7F6BF17D"/>
    <w:rsid w:val="7F6ED948"/>
    <w:rsid w:val="7F6F35B6"/>
    <w:rsid w:val="7F6F6EB8"/>
    <w:rsid w:val="7F77391F"/>
    <w:rsid w:val="7F77890A"/>
    <w:rsid w:val="7F778E28"/>
    <w:rsid w:val="7F778F16"/>
    <w:rsid w:val="7F779139"/>
    <w:rsid w:val="7F77D339"/>
    <w:rsid w:val="7F785A8F"/>
    <w:rsid w:val="7F7B306C"/>
    <w:rsid w:val="7F7B562C"/>
    <w:rsid w:val="7F7C7637"/>
    <w:rsid w:val="7F7CDF65"/>
    <w:rsid w:val="7F7D8581"/>
    <w:rsid w:val="7F7D922B"/>
    <w:rsid w:val="7F7D97DA"/>
    <w:rsid w:val="7F7EA8E0"/>
    <w:rsid w:val="7F7EC57E"/>
    <w:rsid w:val="7F7EEFCF"/>
    <w:rsid w:val="7F7F373C"/>
    <w:rsid w:val="7F7F867B"/>
    <w:rsid w:val="7F7FBE21"/>
    <w:rsid w:val="7F7FFF10"/>
    <w:rsid w:val="7F810878"/>
    <w:rsid w:val="7F872F0B"/>
    <w:rsid w:val="7F8B0644"/>
    <w:rsid w:val="7F8D0CEE"/>
    <w:rsid w:val="7F93F2BD"/>
    <w:rsid w:val="7F947C38"/>
    <w:rsid w:val="7F9D902F"/>
    <w:rsid w:val="7F9E0AEC"/>
    <w:rsid w:val="7F9E63AD"/>
    <w:rsid w:val="7F9F3482"/>
    <w:rsid w:val="7F9FCDAA"/>
    <w:rsid w:val="7FA06711"/>
    <w:rsid w:val="7FA33748"/>
    <w:rsid w:val="7FA63D3B"/>
    <w:rsid w:val="7FAF7782"/>
    <w:rsid w:val="7FB6780B"/>
    <w:rsid w:val="7FB70A35"/>
    <w:rsid w:val="7FBB3CF9"/>
    <w:rsid w:val="7FBB9E43"/>
    <w:rsid w:val="7FBBFE86"/>
    <w:rsid w:val="7FBC513D"/>
    <w:rsid w:val="7FBDF10B"/>
    <w:rsid w:val="7FBE0552"/>
    <w:rsid w:val="7FBE2686"/>
    <w:rsid w:val="7FBE511D"/>
    <w:rsid w:val="7FBE6B2D"/>
    <w:rsid w:val="7FBEE1C9"/>
    <w:rsid w:val="7FBF1165"/>
    <w:rsid w:val="7FBF128D"/>
    <w:rsid w:val="7FBF1447"/>
    <w:rsid w:val="7FBF4800"/>
    <w:rsid w:val="7FBF4C7C"/>
    <w:rsid w:val="7FBFC466"/>
    <w:rsid w:val="7FBFC4D7"/>
    <w:rsid w:val="7FBFC95A"/>
    <w:rsid w:val="7FC7BB05"/>
    <w:rsid w:val="7FCB544F"/>
    <w:rsid w:val="7FCCB8A1"/>
    <w:rsid w:val="7FCF4423"/>
    <w:rsid w:val="7FCF6FF7"/>
    <w:rsid w:val="7FD282E4"/>
    <w:rsid w:val="7FD525F6"/>
    <w:rsid w:val="7FD643EB"/>
    <w:rsid w:val="7FD70306"/>
    <w:rsid w:val="7FDAAECC"/>
    <w:rsid w:val="7FDC6733"/>
    <w:rsid w:val="7FDE4077"/>
    <w:rsid w:val="7FDF231B"/>
    <w:rsid w:val="7FDFBBB1"/>
    <w:rsid w:val="7FDFC239"/>
    <w:rsid w:val="7FE26D2A"/>
    <w:rsid w:val="7FE30E1B"/>
    <w:rsid w:val="7FE3DE96"/>
    <w:rsid w:val="7FE707E4"/>
    <w:rsid w:val="7FE75412"/>
    <w:rsid w:val="7FE7C62B"/>
    <w:rsid w:val="7FE83A30"/>
    <w:rsid w:val="7FEAE1DC"/>
    <w:rsid w:val="7FEB53CA"/>
    <w:rsid w:val="7FEB7028"/>
    <w:rsid w:val="7FEBB014"/>
    <w:rsid w:val="7FEBEA15"/>
    <w:rsid w:val="7FED433F"/>
    <w:rsid w:val="7FED69ED"/>
    <w:rsid w:val="7FEDCD83"/>
    <w:rsid w:val="7FEDD262"/>
    <w:rsid w:val="7FEDEEA3"/>
    <w:rsid w:val="7FEE08F5"/>
    <w:rsid w:val="7FEF3684"/>
    <w:rsid w:val="7FEF86B2"/>
    <w:rsid w:val="7FEFD339"/>
    <w:rsid w:val="7FEFF3EC"/>
    <w:rsid w:val="7FF2A4C4"/>
    <w:rsid w:val="7FF30F37"/>
    <w:rsid w:val="7FF33F43"/>
    <w:rsid w:val="7FF36219"/>
    <w:rsid w:val="7FF37741"/>
    <w:rsid w:val="7FF37D70"/>
    <w:rsid w:val="7FF40340"/>
    <w:rsid w:val="7FF5B49F"/>
    <w:rsid w:val="7FF61C45"/>
    <w:rsid w:val="7FF63520"/>
    <w:rsid w:val="7FF64D14"/>
    <w:rsid w:val="7FF6FFB7"/>
    <w:rsid w:val="7FF70549"/>
    <w:rsid w:val="7FF7102E"/>
    <w:rsid w:val="7FF76915"/>
    <w:rsid w:val="7FF7800E"/>
    <w:rsid w:val="7FF79044"/>
    <w:rsid w:val="7FF8B61D"/>
    <w:rsid w:val="7FF904D5"/>
    <w:rsid w:val="7FFB22F6"/>
    <w:rsid w:val="7FFB3CA7"/>
    <w:rsid w:val="7FFB8B39"/>
    <w:rsid w:val="7FFBF19F"/>
    <w:rsid w:val="7FFBF7DA"/>
    <w:rsid w:val="7FFC0F5F"/>
    <w:rsid w:val="7FFC5605"/>
    <w:rsid w:val="7FFD081C"/>
    <w:rsid w:val="7FFD21CC"/>
    <w:rsid w:val="7FFD62F3"/>
    <w:rsid w:val="7FFDA393"/>
    <w:rsid w:val="7FFDD0FB"/>
    <w:rsid w:val="7FFDDDB4"/>
    <w:rsid w:val="7FFE0526"/>
    <w:rsid w:val="7FFE42B7"/>
    <w:rsid w:val="7FFE89DA"/>
    <w:rsid w:val="7FFE8B07"/>
    <w:rsid w:val="7FFED5D4"/>
    <w:rsid w:val="7FFF006A"/>
    <w:rsid w:val="7FFF253A"/>
    <w:rsid w:val="7FFF2CD4"/>
    <w:rsid w:val="7FFF3212"/>
    <w:rsid w:val="7FFF391E"/>
    <w:rsid w:val="7FFF47F6"/>
    <w:rsid w:val="7FFF50B2"/>
    <w:rsid w:val="7FFF7450"/>
    <w:rsid w:val="7FFF78BF"/>
    <w:rsid w:val="7FFF80BD"/>
    <w:rsid w:val="7FFF9B66"/>
    <w:rsid w:val="7FFFF56F"/>
    <w:rsid w:val="82F92622"/>
    <w:rsid w:val="83711C99"/>
    <w:rsid w:val="83B99312"/>
    <w:rsid w:val="83E145C1"/>
    <w:rsid w:val="85EBACF3"/>
    <w:rsid w:val="878FE392"/>
    <w:rsid w:val="87FD9A7D"/>
    <w:rsid w:val="89FD1FEB"/>
    <w:rsid w:val="8D37F7B1"/>
    <w:rsid w:val="8DFF0A79"/>
    <w:rsid w:val="8F67C4FC"/>
    <w:rsid w:val="8FBE40C2"/>
    <w:rsid w:val="8FCB4A28"/>
    <w:rsid w:val="8FCF0165"/>
    <w:rsid w:val="8FE7D365"/>
    <w:rsid w:val="8FF5D33E"/>
    <w:rsid w:val="8FFBF7D8"/>
    <w:rsid w:val="8FFE905C"/>
    <w:rsid w:val="927F4B64"/>
    <w:rsid w:val="937F326D"/>
    <w:rsid w:val="93EE6F3B"/>
    <w:rsid w:val="94FB07E2"/>
    <w:rsid w:val="97BA35BF"/>
    <w:rsid w:val="97BFB296"/>
    <w:rsid w:val="97DF2ADB"/>
    <w:rsid w:val="97FA7A98"/>
    <w:rsid w:val="97FF52A8"/>
    <w:rsid w:val="99EF6153"/>
    <w:rsid w:val="9CDE9A10"/>
    <w:rsid w:val="9DE3A787"/>
    <w:rsid w:val="9E8F371E"/>
    <w:rsid w:val="9EBA1E4A"/>
    <w:rsid w:val="9F5FFF3F"/>
    <w:rsid w:val="9F7AF52A"/>
    <w:rsid w:val="9FAF1F3C"/>
    <w:rsid w:val="9FAF8D73"/>
    <w:rsid w:val="9FBF7713"/>
    <w:rsid w:val="9FC71890"/>
    <w:rsid w:val="9FCFB8A2"/>
    <w:rsid w:val="9FEE3112"/>
    <w:rsid w:val="9FFF4ABC"/>
    <w:rsid w:val="9FFFD55C"/>
    <w:rsid w:val="A17D02F3"/>
    <w:rsid w:val="A27F4E4D"/>
    <w:rsid w:val="A2FFEF49"/>
    <w:rsid w:val="A3A61A96"/>
    <w:rsid w:val="A3CBABAF"/>
    <w:rsid w:val="A3FFC83F"/>
    <w:rsid w:val="A46F9960"/>
    <w:rsid w:val="A5190D66"/>
    <w:rsid w:val="A5F59C3A"/>
    <w:rsid w:val="A6AB6F6E"/>
    <w:rsid w:val="A6ED0117"/>
    <w:rsid w:val="A6F71FBC"/>
    <w:rsid w:val="A75F39D8"/>
    <w:rsid w:val="A77F08D8"/>
    <w:rsid w:val="A7B57FCA"/>
    <w:rsid w:val="A7DD743E"/>
    <w:rsid w:val="A7FFAB75"/>
    <w:rsid w:val="A957CD90"/>
    <w:rsid w:val="A9B5AA1E"/>
    <w:rsid w:val="AA5AFE6D"/>
    <w:rsid w:val="AAFD0CBE"/>
    <w:rsid w:val="AB77A504"/>
    <w:rsid w:val="ABBD19D3"/>
    <w:rsid w:val="ABC30345"/>
    <w:rsid w:val="ABDD849A"/>
    <w:rsid w:val="ABEB998B"/>
    <w:rsid w:val="ABFB0432"/>
    <w:rsid w:val="ABFF9BE4"/>
    <w:rsid w:val="AC7E2AA8"/>
    <w:rsid w:val="ACEFDB70"/>
    <w:rsid w:val="ACF708D4"/>
    <w:rsid w:val="AD162007"/>
    <w:rsid w:val="ADB7D93E"/>
    <w:rsid w:val="ADDECBEA"/>
    <w:rsid w:val="ADEF106E"/>
    <w:rsid w:val="AE5F1768"/>
    <w:rsid w:val="AE6EA7BE"/>
    <w:rsid w:val="AE7A1EB3"/>
    <w:rsid w:val="AE7BF2F1"/>
    <w:rsid w:val="AEFF3C02"/>
    <w:rsid w:val="AEFFA337"/>
    <w:rsid w:val="AF5F1B36"/>
    <w:rsid w:val="AF6F4323"/>
    <w:rsid w:val="AF763164"/>
    <w:rsid w:val="AF7D96CD"/>
    <w:rsid w:val="AFAB6969"/>
    <w:rsid w:val="AFB696A6"/>
    <w:rsid w:val="AFBBEFCD"/>
    <w:rsid w:val="AFBECCCD"/>
    <w:rsid w:val="AFC62045"/>
    <w:rsid w:val="AFC79F90"/>
    <w:rsid w:val="AFD7622D"/>
    <w:rsid w:val="AFEE2D81"/>
    <w:rsid w:val="AFEE9EA2"/>
    <w:rsid w:val="AFEFEE11"/>
    <w:rsid w:val="AFF61CBC"/>
    <w:rsid w:val="AFFD5E57"/>
    <w:rsid w:val="AFFE5D3E"/>
    <w:rsid w:val="AFFF8066"/>
    <w:rsid w:val="AFFFA764"/>
    <w:rsid w:val="B0122127"/>
    <w:rsid w:val="B1E3EB11"/>
    <w:rsid w:val="B2BF8BA7"/>
    <w:rsid w:val="B2E301C3"/>
    <w:rsid w:val="B2F78102"/>
    <w:rsid w:val="B3B733F3"/>
    <w:rsid w:val="B3BDC504"/>
    <w:rsid w:val="B3CFCA6C"/>
    <w:rsid w:val="B55B6943"/>
    <w:rsid w:val="B5AF090E"/>
    <w:rsid w:val="B5EB9B29"/>
    <w:rsid w:val="B5FF62DD"/>
    <w:rsid w:val="B5FFD8E5"/>
    <w:rsid w:val="B6587736"/>
    <w:rsid w:val="B66D4F23"/>
    <w:rsid w:val="B6B7A0B0"/>
    <w:rsid w:val="B6EF7A94"/>
    <w:rsid w:val="B73B7C2E"/>
    <w:rsid w:val="B73E84AD"/>
    <w:rsid w:val="B76ABBAE"/>
    <w:rsid w:val="B76E2097"/>
    <w:rsid w:val="B77BBC52"/>
    <w:rsid w:val="B77F4CB0"/>
    <w:rsid w:val="B79DCBA8"/>
    <w:rsid w:val="B7BF904D"/>
    <w:rsid w:val="B7D6366B"/>
    <w:rsid w:val="B7D793AE"/>
    <w:rsid w:val="B7DD5A17"/>
    <w:rsid w:val="B7EF7CBA"/>
    <w:rsid w:val="B7F54DB5"/>
    <w:rsid w:val="B7F66E22"/>
    <w:rsid w:val="B7F6F614"/>
    <w:rsid w:val="B7FA3957"/>
    <w:rsid w:val="B7FF67EB"/>
    <w:rsid w:val="B7FFC4BE"/>
    <w:rsid w:val="B87E5852"/>
    <w:rsid w:val="B8EA7B09"/>
    <w:rsid w:val="B8FF3C82"/>
    <w:rsid w:val="B9D7ABCB"/>
    <w:rsid w:val="B9DED33A"/>
    <w:rsid w:val="BA3D13A8"/>
    <w:rsid w:val="BAFBEFA2"/>
    <w:rsid w:val="BB5D0D89"/>
    <w:rsid w:val="BB7203AA"/>
    <w:rsid w:val="BB7AA8D3"/>
    <w:rsid w:val="BBB3E784"/>
    <w:rsid w:val="BBBDF4B9"/>
    <w:rsid w:val="BBBFC510"/>
    <w:rsid w:val="BBC641E3"/>
    <w:rsid w:val="BBCD5941"/>
    <w:rsid w:val="BBD9FCC0"/>
    <w:rsid w:val="BBDD2CFD"/>
    <w:rsid w:val="BBE99723"/>
    <w:rsid w:val="BBF334F8"/>
    <w:rsid w:val="BBF76786"/>
    <w:rsid w:val="BBFB91AB"/>
    <w:rsid w:val="BBFB96ED"/>
    <w:rsid w:val="BBFE2CDA"/>
    <w:rsid w:val="BBFF09E1"/>
    <w:rsid w:val="BC4C2577"/>
    <w:rsid w:val="BCBB9668"/>
    <w:rsid w:val="BCBBC1B2"/>
    <w:rsid w:val="BD5F2AC8"/>
    <w:rsid w:val="BD6CA6FF"/>
    <w:rsid w:val="BD7DF812"/>
    <w:rsid w:val="BDBA91AF"/>
    <w:rsid w:val="BDC9BB06"/>
    <w:rsid w:val="BDCFE8F3"/>
    <w:rsid w:val="BDD756A9"/>
    <w:rsid w:val="BDDF7866"/>
    <w:rsid w:val="BDEF45E8"/>
    <w:rsid w:val="BDF54A82"/>
    <w:rsid w:val="BDFF569E"/>
    <w:rsid w:val="BDFF7C07"/>
    <w:rsid w:val="BDFFC523"/>
    <w:rsid w:val="BDFFFFA1"/>
    <w:rsid w:val="BE0F4678"/>
    <w:rsid w:val="BE7B4101"/>
    <w:rsid w:val="BE9D49D6"/>
    <w:rsid w:val="BEAE711B"/>
    <w:rsid w:val="BEAF121E"/>
    <w:rsid w:val="BEBA9949"/>
    <w:rsid w:val="BEBF1817"/>
    <w:rsid w:val="BEBF2535"/>
    <w:rsid w:val="BED5CA1A"/>
    <w:rsid w:val="BEDF30FF"/>
    <w:rsid w:val="BEE49769"/>
    <w:rsid w:val="BEEFFEF5"/>
    <w:rsid w:val="BEF76EBB"/>
    <w:rsid w:val="BEF7E193"/>
    <w:rsid w:val="BEF918EA"/>
    <w:rsid w:val="BEFD48FC"/>
    <w:rsid w:val="BEFE4059"/>
    <w:rsid w:val="BEFF012E"/>
    <w:rsid w:val="BEFF7BA9"/>
    <w:rsid w:val="BF198DC9"/>
    <w:rsid w:val="BF1D2B6B"/>
    <w:rsid w:val="BF37168A"/>
    <w:rsid w:val="BF3F054B"/>
    <w:rsid w:val="BF3F3808"/>
    <w:rsid w:val="BF3F782C"/>
    <w:rsid w:val="BF3FBB7F"/>
    <w:rsid w:val="BF4F0F9B"/>
    <w:rsid w:val="BF6D0674"/>
    <w:rsid w:val="BF6F9718"/>
    <w:rsid w:val="BF7709EC"/>
    <w:rsid w:val="BF776859"/>
    <w:rsid w:val="BF77CD22"/>
    <w:rsid w:val="BF792452"/>
    <w:rsid w:val="BF7E2C2A"/>
    <w:rsid w:val="BF7F0C55"/>
    <w:rsid w:val="BF7F333F"/>
    <w:rsid w:val="BF7F570F"/>
    <w:rsid w:val="BF7F69E6"/>
    <w:rsid w:val="BF7F958E"/>
    <w:rsid w:val="BF7FA2BE"/>
    <w:rsid w:val="BF7FDEB6"/>
    <w:rsid w:val="BF95E3F8"/>
    <w:rsid w:val="BF969DB4"/>
    <w:rsid w:val="BF9EACD4"/>
    <w:rsid w:val="BF9F023C"/>
    <w:rsid w:val="BFA9A9B4"/>
    <w:rsid w:val="BFB14B4D"/>
    <w:rsid w:val="BFBBF0D6"/>
    <w:rsid w:val="BFC5D614"/>
    <w:rsid w:val="BFCF0B7E"/>
    <w:rsid w:val="BFD536D8"/>
    <w:rsid w:val="BFD9B781"/>
    <w:rsid w:val="BFD9E050"/>
    <w:rsid w:val="BFDD21E6"/>
    <w:rsid w:val="BFDD67C1"/>
    <w:rsid w:val="BFDEB5B2"/>
    <w:rsid w:val="BFDFB540"/>
    <w:rsid w:val="BFDFEBD8"/>
    <w:rsid w:val="BFEBD1A8"/>
    <w:rsid w:val="BFECB8A6"/>
    <w:rsid w:val="BFEE119A"/>
    <w:rsid w:val="BFF242AA"/>
    <w:rsid w:val="BFF31343"/>
    <w:rsid w:val="BFF6E33C"/>
    <w:rsid w:val="BFF6F91C"/>
    <w:rsid w:val="BFF73929"/>
    <w:rsid w:val="BFF7B2CD"/>
    <w:rsid w:val="BFF7E8B4"/>
    <w:rsid w:val="BFF873DC"/>
    <w:rsid w:val="BFF970B1"/>
    <w:rsid w:val="BFFA05FB"/>
    <w:rsid w:val="BFFBD1DF"/>
    <w:rsid w:val="BFFBFAF0"/>
    <w:rsid w:val="BFFCCC77"/>
    <w:rsid w:val="BFFD335F"/>
    <w:rsid w:val="BFFDA98E"/>
    <w:rsid w:val="BFFE5D9C"/>
    <w:rsid w:val="BFFE9781"/>
    <w:rsid w:val="BFFEE29D"/>
    <w:rsid w:val="BFFF45AA"/>
    <w:rsid w:val="BFFF4B74"/>
    <w:rsid w:val="BFFF731A"/>
    <w:rsid w:val="BFFF7F55"/>
    <w:rsid w:val="BFFFCA5D"/>
    <w:rsid w:val="C1E59B02"/>
    <w:rsid w:val="C23B86F7"/>
    <w:rsid w:val="C2B64428"/>
    <w:rsid w:val="C3F7729D"/>
    <w:rsid w:val="C3FBEA4A"/>
    <w:rsid w:val="C3FF849E"/>
    <w:rsid w:val="C53F51A3"/>
    <w:rsid w:val="C57FB0BB"/>
    <w:rsid w:val="C5F631B5"/>
    <w:rsid w:val="C5FFF448"/>
    <w:rsid w:val="C69BA09D"/>
    <w:rsid w:val="C6FFD2E9"/>
    <w:rsid w:val="C7AF62F5"/>
    <w:rsid w:val="C7EDC1F9"/>
    <w:rsid w:val="C7F3E112"/>
    <w:rsid w:val="C7FD2C1E"/>
    <w:rsid w:val="C9F790B5"/>
    <w:rsid w:val="CA6F47E0"/>
    <w:rsid w:val="CADF09C1"/>
    <w:rsid w:val="CB3F8686"/>
    <w:rsid w:val="CB5F8BE2"/>
    <w:rsid w:val="CBBC1F50"/>
    <w:rsid w:val="CBF5D16B"/>
    <w:rsid w:val="CBFE1615"/>
    <w:rsid w:val="CBFF31F1"/>
    <w:rsid w:val="CBFFD96A"/>
    <w:rsid w:val="CC478675"/>
    <w:rsid w:val="CCFA4EC6"/>
    <w:rsid w:val="CD3F03B5"/>
    <w:rsid w:val="CD69F7C0"/>
    <w:rsid w:val="CD99544A"/>
    <w:rsid w:val="CDEA3BAC"/>
    <w:rsid w:val="CDF6FE49"/>
    <w:rsid w:val="CE51AE53"/>
    <w:rsid w:val="CE77E01A"/>
    <w:rsid w:val="CE8FBBED"/>
    <w:rsid w:val="CF2F38C0"/>
    <w:rsid w:val="CF5504F1"/>
    <w:rsid w:val="CF699D34"/>
    <w:rsid w:val="CF6FC643"/>
    <w:rsid w:val="CF7C995D"/>
    <w:rsid w:val="CF9D21F5"/>
    <w:rsid w:val="CFC68330"/>
    <w:rsid w:val="CFD70E01"/>
    <w:rsid w:val="CFF67DBC"/>
    <w:rsid w:val="CFFC13E6"/>
    <w:rsid w:val="CFFF0B87"/>
    <w:rsid w:val="D1DAFAD1"/>
    <w:rsid w:val="D2ABB3CD"/>
    <w:rsid w:val="D2FFBCF6"/>
    <w:rsid w:val="D393C24F"/>
    <w:rsid w:val="D3A74EF5"/>
    <w:rsid w:val="D3B665CA"/>
    <w:rsid w:val="D3D87F9B"/>
    <w:rsid w:val="D3FAB3CD"/>
    <w:rsid w:val="D456FD7E"/>
    <w:rsid w:val="D4F69A98"/>
    <w:rsid w:val="D5791793"/>
    <w:rsid w:val="D5FEF890"/>
    <w:rsid w:val="D633D0C7"/>
    <w:rsid w:val="D6635320"/>
    <w:rsid w:val="D6EF994A"/>
    <w:rsid w:val="D6F5E2C3"/>
    <w:rsid w:val="D6FD4A9A"/>
    <w:rsid w:val="D6FF04B4"/>
    <w:rsid w:val="D6FFCF55"/>
    <w:rsid w:val="D71F7DC8"/>
    <w:rsid w:val="D77C7667"/>
    <w:rsid w:val="D79B141E"/>
    <w:rsid w:val="D7BB1C18"/>
    <w:rsid w:val="D7BBB812"/>
    <w:rsid w:val="D7BFCA9C"/>
    <w:rsid w:val="D7BFE8CB"/>
    <w:rsid w:val="D7CFD496"/>
    <w:rsid w:val="D7CFD9EE"/>
    <w:rsid w:val="D7DDB8D4"/>
    <w:rsid w:val="D7E7A90E"/>
    <w:rsid w:val="D7ECED4E"/>
    <w:rsid w:val="D7EF641D"/>
    <w:rsid w:val="D7F76150"/>
    <w:rsid w:val="D7F7E6F3"/>
    <w:rsid w:val="D7FC91D3"/>
    <w:rsid w:val="D7FD9ABB"/>
    <w:rsid w:val="D7FEC699"/>
    <w:rsid w:val="D7FF5341"/>
    <w:rsid w:val="D85CC281"/>
    <w:rsid w:val="D8FF1197"/>
    <w:rsid w:val="D976619E"/>
    <w:rsid w:val="D9DF38FE"/>
    <w:rsid w:val="D9E71260"/>
    <w:rsid w:val="D9EDA859"/>
    <w:rsid w:val="D9F3ECC1"/>
    <w:rsid w:val="D9FDD8B6"/>
    <w:rsid w:val="D9FE95F0"/>
    <w:rsid w:val="DA9681E4"/>
    <w:rsid w:val="DADE33CB"/>
    <w:rsid w:val="DADF2956"/>
    <w:rsid w:val="DB3A4DAE"/>
    <w:rsid w:val="DB3FD685"/>
    <w:rsid w:val="DB4B90B6"/>
    <w:rsid w:val="DB6FA1B6"/>
    <w:rsid w:val="DB777077"/>
    <w:rsid w:val="DB7A6E93"/>
    <w:rsid w:val="DB7E2646"/>
    <w:rsid w:val="DB99701A"/>
    <w:rsid w:val="DB9F9DB5"/>
    <w:rsid w:val="DBB36D97"/>
    <w:rsid w:val="DBBD240F"/>
    <w:rsid w:val="DBCF1AF5"/>
    <w:rsid w:val="DBCF8CAC"/>
    <w:rsid w:val="DBD4CB18"/>
    <w:rsid w:val="DBDF816E"/>
    <w:rsid w:val="DBE3053F"/>
    <w:rsid w:val="DBE7923C"/>
    <w:rsid w:val="DBEAC12E"/>
    <w:rsid w:val="DBECA352"/>
    <w:rsid w:val="DBED9961"/>
    <w:rsid w:val="DBEF1F83"/>
    <w:rsid w:val="DBEFEF14"/>
    <w:rsid w:val="DBF73140"/>
    <w:rsid w:val="DBFFD148"/>
    <w:rsid w:val="DCAFBBAE"/>
    <w:rsid w:val="DCB30A91"/>
    <w:rsid w:val="DCF01CB5"/>
    <w:rsid w:val="DD3ACB7E"/>
    <w:rsid w:val="DD5F4721"/>
    <w:rsid w:val="DD6E452A"/>
    <w:rsid w:val="DD6FA594"/>
    <w:rsid w:val="DD7D9A71"/>
    <w:rsid w:val="DDA70461"/>
    <w:rsid w:val="DDBB1FDF"/>
    <w:rsid w:val="DDC1EFBD"/>
    <w:rsid w:val="DDCBEF2D"/>
    <w:rsid w:val="DDCFDD20"/>
    <w:rsid w:val="DDDDAD98"/>
    <w:rsid w:val="DDEFA7F5"/>
    <w:rsid w:val="DDF389EF"/>
    <w:rsid w:val="DDF726B2"/>
    <w:rsid w:val="DDF993DE"/>
    <w:rsid w:val="DDF9DEF0"/>
    <w:rsid w:val="DDFB5C39"/>
    <w:rsid w:val="DDFF170B"/>
    <w:rsid w:val="DE3FBE4D"/>
    <w:rsid w:val="DE4B0F9C"/>
    <w:rsid w:val="DE518EBE"/>
    <w:rsid w:val="DE5FC3B2"/>
    <w:rsid w:val="DE755ABB"/>
    <w:rsid w:val="DE7B3ED8"/>
    <w:rsid w:val="DE9FF44C"/>
    <w:rsid w:val="DEDD821B"/>
    <w:rsid w:val="DEF47C54"/>
    <w:rsid w:val="DEF79BF4"/>
    <w:rsid w:val="DEFC69DA"/>
    <w:rsid w:val="DEFE64AE"/>
    <w:rsid w:val="DEFF4F0B"/>
    <w:rsid w:val="DF1CD7B5"/>
    <w:rsid w:val="DF46135F"/>
    <w:rsid w:val="DF5FE3E5"/>
    <w:rsid w:val="DF6BF22A"/>
    <w:rsid w:val="DF6F6E10"/>
    <w:rsid w:val="DF71EB06"/>
    <w:rsid w:val="DF792313"/>
    <w:rsid w:val="DF7DE253"/>
    <w:rsid w:val="DF7E98C9"/>
    <w:rsid w:val="DF7F1518"/>
    <w:rsid w:val="DF7FFD7E"/>
    <w:rsid w:val="DFB7EE31"/>
    <w:rsid w:val="DFBBE200"/>
    <w:rsid w:val="DFBF5464"/>
    <w:rsid w:val="DFD121DF"/>
    <w:rsid w:val="DFD46B3E"/>
    <w:rsid w:val="DFD6EA7C"/>
    <w:rsid w:val="DFD7E99F"/>
    <w:rsid w:val="DFDE0EC1"/>
    <w:rsid w:val="DFDE7B96"/>
    <w:rsid w:val="DFDF70E5"/>
    <w:rsid w:val="DFEA8D64"/>
    <w:rsid w:val="DFEE5493"/>
    <w:rsid w:val="DFEFDF4B"/>
    <w:rsid w:val="DFF31E00"/>
    <w:rsid w:val="DFF6C165"/>
    <w:rsid w:val="DFF8FB08"/>
    <w:rsid w:val="DFF921C7"/>
    <w:rsid w:val="DFF9894E"/>
    <w:rsid w:val="DFFB6FF2"/>
    <w:rsid w:val="DFFF0BC5"/>
    <w:rsid w:val="DFFF1E10"/>
    <w:rsid w:val="DFFF22AE"/>
    <w:rsid w:val="DFFF56A9"/>
    <w:rsid w:val="DFFFB1AF"/>
    <w:rsid w:val="DFFFE112"/>
    <w:rsid w:val="DFFFF30D"/>
    <w:rsid w:val="E2DEBE86"/>
    <w:rsid w:val="E2FF1EB8"/>
    <w:rsid w:val="E2FFEAAB"/>
    <w:rsid w:val="E31D51BF"/>
    <w:rsid w:val="E377D9EA"/>
    <w:rsid w:val="E3B48D93"/>
    <w:rsid w:val="E3BBE87B"/>
    <w:rsid w:val="E3C7818D"/>
    <w:rsid w:val="E3DFA493"/>
    <w:rsid w:val="E3F9AA54"/>
    <w:rsid w:val="E4E73916"/>
    <w:rsid w:val="E4FB2495"/>
    <w:rsid w:val="E4FBAB0D"/>
    <w:rsid w:val="E529B92F"/>
    <w:rsid w:val="E573C9AD"/>
    <w:rsid w:val="E5FF1FF7"/>
    <w:rsid w:val="E62DF2AF"/>
    <w:rsid w:val="E6CF6251"/>
    <w:rsid w:val="E6EE9A04"/>
    <w:rsid w:val="E76B37F4"/>
    <w:rsid w:val="E76FE743"/>
    <w:rsid w:val="E77F5A60"/>
    <w:rsid w:val="E7AFB2F4"/>
    <w:rsid w:val="E7B85D5D"/>
    <w:rsid w:val="E7BB4679"/>
    <w:rsid w:val="E7BF14A7"/>
    <w:rsid w:val="E7BFA1ED"/>
    <w:rsid w:val="E7EAC65F"/>
    <w:rsid w:val="E7EBBFAB"/>
    <w:rsid w:val="E7EF2F8B"/>
    <w:rsid w:val="E7F3080C"/>
    <w:rsid w:val="E7F338BF"/>
    <w:rsid w:val="E7FA08E8"/>
    <w:rsid w:val="E7FD079C"/>
    <w:rsid w:val="E7FD4166"/>
    <w:rsid w:val="E7FD765D"/>
    <w:rsid w:val="E7FEEA64"/>
    <w:rsid w:val="E7FF1A34"/>
    <w:rsid w:val="E7FF6E2E"/>
    <w:rsid w:val="E8C7A25D"/>
    <w:rsid w:val="E8DF064A"/>
    <w:rsid w:val="E9FBA1DD"/>
    <w:rsid w:val="E9FD4212"/>
    <w:rsid w:val="E9FE247D"/>
    <w:rsid w:val="EA7BBA82"/>
    <w:rsid w:val="EA7F5F60"/>
    <w:rsid w:val="EA9EE299"/>
    <w:rsid w:val="EADDD36E"/>
    <w:rsid w:val="EB3AFBE6"/>
    <w:rsid w:val="EB3E9EE4"/>
    <w:rsid w:val="EB6C7345"/>
    <w:rsid w:val="EB7BB20D"/>
    <w:rsid w:val="EB7E60B4"/>
    <w:rsid w:val="EB97A050"/>
    <w:rsid w:val="EBB7BF53"/>
    <w:rsid w:val="EBDB593D"/>
    <w:rsid w:val="EBDD044B"/>
    <w:rsid w:val="EBDF07DA"/>
    <w:rsid w:val="EBDF1B20"/>
    <w:rsid w:val="EBEB672C"/>
    <w:rsid w:val="EBFBA28D"/>
    <w:rsid w:val="EBFCA9BC"/>
    <w:rsid w:val="EBFF02AC"/>
    <w:rsid w:val="EC39612F"/>
    <w:rsid w:val="EC75C9A3"/>
    <w:rsid w:val="ECBFFB74"/>
    <w:rsid w:val="ECC72B13"/>
    <w:rsid w:val="ECDBF2A7"/>
    <w:rsid w:val="ED3356D4"/>
    <w:rsid w:val="ED3B75A0"/>
    <w:rsid w:val="ED6433EF"/>
    <w:rsid w:val="ED8FB499"/>
    <w:rsid w:val="EDBCF699"/>
    <w:rsid w:val="EDD3600F"/>
    <w:rsid w:val="EDDD8D74"/>
    <w:rsid w:val="EDEB9ED0"/>
    <w:rsid w:val="EDEBD2C2"/>
    <w:rsid w:val="EDED0ACB"/>
    <w:rsid w:val="EDF13CBE"/>
    <w:rsid w:val="EDF349DE"/>
    <w:rsid w:val="EDF7F102"/>
    <w:rsid w:val="EDFB18CF"/>
    <w:rsid w:val="EDFF261B"/>
    <w:rsid w:val="EDFF3611"/>
    <w:rsid w:val="EE3E5B3C"/>
    <w:rsid w:val="EE458879"/>
    <w:rsid w:val="EE5F5B50"/>
    <w:rsid w:val="EE6E7AFD"/>
    <w:rsid w:val="EE6FFC46"/>
    <w:rsid w:val="EE7FB7C7"/>
    <w:rsid w:val="EE9BA677"/>
    <w:rsid w:val="EEB66F7E"/>
    <w:rsid w:val="EED43237"/>
    <w:rsid w:val="EEDB31C5"/>
    <w:rsid w:val="EEDE734C"/>
    <w:rsid w:val="EEDF68BB"/>
    <w:rsid w:val="EEDFEAB7"/>
    <w:rsid w:val="EEE6F9E6"/>
    <w:rsid w:val="EEEFBEE2"/>
    <w:rsid w:val="EEF5C13D"/>
    <w:rsid w:val="EEFCF43D"/>
    <w:rsid w:val="EEFF1B18"/>
    <w:rsid w:val="EEFFADAB"/>
    <w:rsid w:val="EEFFDA14"/>
    <w:rsid w:val="EF15A063"/>
    <w:rsid w:val="EF3574CB"/>
    <w:rsid w:val="EF37FA07"/>
    <w:rsid w:val="EF4D8389"/>
    <w:rsid w:val="EF53331C"/>
    <w:rsid w:val="EF5D4A47"/>
    <w:rsid w:val="EF5F3CEC"/>
    <w:rsid w:val="EF670776"/>
    <w:rsid w:val="EF6CBD3C"/>
    <w:rsid w:val="EF715534"/>
    <w:rsid w:val="EF7A3DFE"/>
    <w:rsid w:val="EF7DD90D"/>
    <w:rsid w:val="EF7F90D6"/>
    <w:rsid w:val="EF97772C"/>
    <w:rsid w:val="EF9B109D"/>
    <w:rsid w:val="EF9F24CB"/>
    <w:rsid w:val="EF9FF826"/>
    <w:rsid w:val="EFABC9D1"/>
    <w:rsid w:val="EFAEC2E7"/>
    <w:rsid w:val="EFB57A24"/>
    <w:rsid w:val="EFBBD5D6"/>
    <w:rsid w:val="EFBDF79F"/>
    <w:rsid w:val="EFBF1562"/>
    <w:rsid w:val="EFCFB747"/>
    <w:rsid w:val="EFD625C6"/>
    <w:rsid w:val="EFDB024C"/>
    <w:rsid w:val="EFDF1BF6"/>
    <w:rsid w:val="EFE2D30F"/>
    <w:rsid w:val="EFE5B8A7"/>
    <w:rsid w:val="EFE75A59"/>
    <w:rsid w:val="EFE7E485"/>
    <w:rsid w:val="EFEC77F2"/>
    <w:rsid w:val="EFED7340"/>
    <w:rsid w:val="EFEE4B2E"/>
    <w:rsid w:val="EFEF2DCC"/>
    <w:rsid w:val="EFEF726F"/>
    <w:rsid w:val="EFEF8109"/>
    <w:rsid w:val="EFEF9499"/>
    <w:rsid w:val="EFEF9791"/>
    <w:rsid w:val="EFEFEFAE"/>
    <w:rsid w:val="EFEFF911"/>
    <w:rsid w:val="EFF1A8D7"/>
    <w:rsid w:val="EFF533EF"/>
    <w:rsid w:val="EFF8B7EF"/>
    <w:rsid w:val="EFFD7FF5"/>
    <w:rsid w:val="EFFD8290"/>
    <w:rsid w:val="EFFDFE2B"/>
    <w:rsid w:val="EFFF02D7"/>
    <w:rsid w:val="EFFF05E7"/>
    <w:rsid w:val="EFFFBDD5"/>
    <w:rsid w:val="F0F7665A"/>
    <w:rsid w:val="F11FAABD"/>
    <w:rsid w:val="F15A69A0"/>
    <w:rsid w:val="F1B32BAB"/>
    <w:rsid w:val="F1F7F261"/>
    <w:rsid w:val="F1FB3131"/>
    <w:rsid w:val="F2EDC72B"/>
    <w:rsid w:val="F2FA073F"/>
    <w:rsid w:val="F33F0F4D"/>
    <w:rsid w:val="F3BDFF4E"/>
    <w:rsid w:val="F3DD5271"/>
    <w:rsid w:val="F3EE302D"/>
    <w:rsid w:val="F3EFD7F7"/>
    <w:rsid w:val="F3F3A5FD"/>
    <w:rsid w:val="F3F5C997"/>
    <w:rsid w:val="F3F7FB33"/>
    <w:rsid w:val="F3FFE6D4"/>
    <w:rsid w:val="F41FD77A"/>
    <w:rsid w:val="F474A7E0"/>
    <w:rsid w:val="F4EBE0F5"/>
    <w:rsid w:val="F4F448CD"/>
    <w:rsid w:val="F4FBABE3"/>
    <w:rsid w:val="F52B9847"/>
    <w:rsid w:val="F5794F62"/>
    <w:rsid w:val="F57B761F"/>
    <w:rsid w:val="F57FAA1F"/>
    <w:rsid w:val="F591B02B"/>
    <w:rsid w:val="F5B5482E"/>
    <w:rsid w:val="F5B7959E"/>
    <w:rsid w:val="F5B7EDA3"/>
    <w:rsid w:val="F5C21967"/>
    <w:rsid w:val="F5D1E426"/>
    <w:rsid w:val="F5DE0C6F"/>
    <w:rsid w:val="F5DF873D"/>
    <w:rsid w:val="F5E71BCC"/>
    <w:rsid w:val="F5ED1846"/>
    <w:rsid w:val="F5EF9AC4"/>
    <w:rsid w:val="F5F6A70F"/>
    <w:rsid w:val="F5F7826D"/>
    <w:rsid w:val="F5FBD893"/>
    <w:rsid w:val="F5FF97BB"/>
    <w:rsid w:val="F6276E49"/>
    <w:rsid w:val="F63E70DD"/>
    <w:rsid w:val="F63FE6C2"/>
    <w:rsid w:val="F6573977"/>
    <w:rsid w:val="F67913AD"/>
    <w:rsid w:val="F67C2E55"/>
    <w:rsid w:val="F6A78F10"/>
    <w:rsid w:val="F6B38281"/>
    <w:rsid w:val="F6B74258"/>
    <w:rsid w:val="F6BB7891"/>
    <w:rsid w:val="F6BF5B83"/>
    <w:rsid w:val="F6D7AAA7"/>
    <w:rsid w:val="F6D7F46F"/>
    <w:rsid w:val="F6E5B901"/>
    <w:rsid w:val="F6E76CB3"/>
    <w:rsid w:val="F6F61BFA"/>
    <w:rsid w:val="F6F7E2F7"/>
    <w:rsid w:val="F6FDA33B"/>
    <w:rsid w:val="F6FEE73B"/>
    <w:rsid w:val="F6FF20C9"/>
    <w:rsid w:val="F6FFA2C0"/>
    <w:rsid w:val="F71FD8F4"/>
    <w:rsid w:val="F73FE3C6"/>
    <w:rsid w:val="F7472A33"/>
    <w:rsid w:val="F74F195F"/>
    <w:rsid w:val="F75B4B3A"/>
    <w:rsid w:val="F766FC0D"/>
    <w:rsid w:val="F76F5EB8"/>
    <w:rsid w:val="F77B9287"/>
    <w:rsid w:val="F77BB811"/>
    <w:rsid w:val="F77D6772"/>
    <w:rsid w:val="F77EB071"/>
    <w:rsid w:val="F77F0EAD"/>
    <w:rsid w:val="F77F40A4"/>
    <w:rsid w:val="F79FDE35"/>
    <w:rsid w:val="F7AD5F7F"/>
    <w:rsid w:val="F7B58464"/>
    <w:rsid w:val="F7B73972"/>
    <w:rsid w:val="F7B7FF63"/>
    <w:rsid w:val="F7B9C135"/>
    <w:rsid w:val="F7BA522F"/>
    <w:rsid w:val="F7BA5793"/>
    <w:rsid w:val="F7BD1FE7"/>
    <w:rsid w:val="F7CF2B09"/>
    <w:rsid w:val="F7D3A658"/>
    <w:rsid w:val="F7D3C1F5"/>
    <w:rsid w:val="F7D550EF"/>
    <w:rsid w:val="F7D7929E"/>
    <w:rsid w:val="F7DDD3D6"/>
    <w:rsid w:val="F7DF36E1"/>
    <w:rsid w:val="F7DF6261"/>
    <w:rsid w:val="F7DFB8E5"/>
    <w:rsid w:val="F7E5B608"/>
    <w:rsid w:val="F7E742A6"/>
    <w:rsid w:val="F7E763A5"/>
    <w:rsid w:val="F7EFD50F"/>
    <w:rsid w:val="F7F2FC27"/>
    <w:rsid w:val="F7F332FE"/>
    <w:rsid w:val="F7F6B720"/>
    <w:rsid w:val="F7F6EF94"/>
    <w:rsid w:val="F7F72FC4"/>
    <w:rsid w:val="F7F77357"/>
    <w:rsid w:val="F7FBD952"/>
    <w:rsid w:val="F7FC030A"/>
    <w:rsid w:val="F7FDDD7E"/>
    <w:rsid w:val="F7FE3ECE"/>
    <w:rsid w:val="F7FF3E71"/>
    <w:rsid w:val="F7FF4826"/>
    <w:rsid w:val="F7FF4B3E"/>
    <w:rsid w:val="F7FF8EAC"/>
    <w:rsid w:val="F7FF9462"/>
    <w:rsid w:val="F7FFCDC6"/>
    <w:rsid w:val="F87F4111"/>
    <w:rsid w:val="F8B72EC2"/>
    <w:rsid w:val="F8F43CFB"/>
    <w:rsid w:val="F8F70A6E"/>
    <w:rsid w:val="F93D5BA2"/>
    <w:rsid w:val="F96EA55B"/>
    <w:rsid w:val="F9CF05EF"/>
    <w:rsid w:val="F9D42AC4"/>
    <w:rsid w:val="F9DA68ED"/>
    <w:rsid w:val="F9DF7C61"/>
    <w:rsid w:val="F9E8962B"/>
    <w:rsid w:val="F9F3B9AE"/>
    <w:rsid w:val="F9F7A620"/>
    <w:rsid w:val="F9FB7805"/>
    <w:rsid w:val="F9FDB121"/>
    <w:rsid w:val="F9FFA27D"/>
    <w:rsid w:val="F9FFFE1E"/>
    <w:rsid w:val="FA3B8E3A"/>
    <w:rsid w:val="FA7B0B09"/>
    <w:rsid w:val="FA7B65C1"/>
    <w:rsid w:val="FA7FC006"/>
    <w:rsid w:val="FAAE57E9"/>
    <w:rsid w:val="FAB694FA"/>
    <w:rsid w:val="FABF2D96"/>
    <w:rsid w:val="FABF9DA5"/>
    <w:rsid w:val="FABFEC9C"/>
    <w:rsid w:val="FADED23E"/>
    <w:rsid w:val="FADF7234"/>
    <w:rsid w:val="FAE58571"/>
    <w:rsid w:val="FAED8629"/>
    <w:rsid w:val="FAEF4CDA"/>
    <w:rsid w:val="FAF14817"/>
    <w:rsid w:val="FAF6F986"/>
    <w:rsid w:val="FAFF14EC"/>
    <w:rsid w:val="FAFF6DA1"/>
    <w:rsid w:val="FAFF6FD7"/>
    <w:rsid w:val="FAFFA84B"/>
    <w:rsid w:val="FB1F364B"/>
    <w:rsid w:val="FB2F2365"/>
    <w:rsid w:val="FB2F2892"/>
    <w:rsid w:val="FB514836"/>
    <w:rsid w:val="FB53BA44"/>
    <w:rsid w:val="FB66D614"/>
    <w:rsid w:val="FB6E3A1F"/>
    <w:rsid w:val="FB729FD2"/>
    <w:rsid w:val="FB779086"/>
    <w:rsid w:val="FB7DDEA3"/>
    <w:rsid w:val="FB9D8EFA"/>
    <w:rsid w:val="FB9F6D1E"/>
    <w:rsid w:val="FB9FD998"/>
    <w:rsid w:val="FB9FE040"/>
    <w:rsid w:val="FBA78BB2"/>
    <w:rsid w:val="FBAAB750"/>
    <w:rsid w:val="FBAE82A0"/>
    <w:rsid w:val="FBAF2515"/>
    <w:rsid w:val="FBB61422"/>
    <w:rsid w:val="FBBEBFB8"/>
    <w:rsid w:val="FBBFBA19"/>
    <w:rsid w:val="FBBFDBB7"/>
    <w:rsid w:val="FBC8E632"/>
    <w:rsid w:val="FBCB12B8"/>
    <w:rsid w:val="FBCD596C"/>
    <w:rsid w:val="FBD193FD"/>
    <w:rsid w:val="FBD66453"/>
    <w:rsid w:val="FBDB03C2"/>
    <w:rsid w:val="FBDB1CEC"/>
    <w:rsid w:val="FBDB6BCA"/>
    <w:rsid w:val="FBDF7E06"/>
    <w:rsid w:val="FBDFC7FA"/>
    <w:rsid w:val="FBE66E88"/>
    <w:rsid w:val="FBE9ABF5"/>
    <w:rsid w:val="FBEDE4D3"/>
    <w:rsid w:val="FBEFF1E4"/>
    <w:rsid w:val="FBF58FAA"/>
    <w:rsid w:val="FBF64AC4"/>
    <w:rsid w:val="FBF7EA14"/>
    <w:rsid w:val="FBF84EAE"/>
    <w:rsid w:val="FBFCE847"/>
    <w:rsid w:val="FBFD125E"/>
    <w:rsid w:val="FBFD8223"/>
    <w:rsid w:val="FBFDD9C4"/>
    <w:rsid w:val="FBFE0103"/>
    <w:rsid w:val="FBFE880E"/>
    <w:rsid w:val="FBFEB3E6"/>
    <w:rsid w:val="FBFF22BA"/>
    <w:rsid w:val="FBFF4D7A"/>
    <w:rsid w:val="FBFF9834"/>
    <w:rsid w:val="FBFF9FD3"/>
    <w:rsid w:val="FBFFD3C4"/>
    <w:rsid w:val="FC3F9524"/>
    <w:rsid w:val="FC7966FA"/>
    <w:rsid w:val="FC7EE97F"/>
    <w:rsid w:val="FC7F425D"/>
    <w:rsid w:val="FC7F5548"/>
    <w:rsid w:val="FCAF8CB1"/>
    <w:rsid w:val="FCB7FFF7"/>
    <w:rsid w:val="FCBBDF00"/>
    <w:rsid w:val="FCBDD123"/>
    <w:rsid w:val="FCE99B8F"/>
    <w:rsid w:val="FCED35DB"/>
    <w:rsid w:val="FCEE2D62"/>
    <w:rsid w:val="FCEF12F2"/>
    <w:rsid w:val="FCF2D3A9"/>
    <w:rsid w:val="FCF4B105"/>
    <w:rsid w:val="FCF558EC"/>
    <w:rsid w:val="FCF7F875"/>
    <w:rsid w:val="FCFC4466"/>
    <w:rsid w:val="FCFF5D89"/>
    <w:rsid w:val="FCFF88AB"/>
    <w:rsid w:val="FD3A5F87"/>
    <w:rsid w:val="FD5776F1"/>
    <w:rsid w:val="FD5BAD3E"/>
    <w:rsid w:val="FD76F1AD"/>
    <w:rsid w:val="FD7F06C1"/>
    <w:rsid w:val="FD7F420B"/>
    <w:rsid w:val="FD7F8288"/>
    <w:rsid w:val="FD7FA16C"/>
    <w:rsid w:val="FD853205"/>
    <w:rsid w:val="FD9B9244"/>
    <w:rsid w:val="FD9F10F6"/>
    <w:rsid w:val="FDAF4232"/>
    <w:rsid w:val="FDAFAA79"/>
    <w:rsid w:val="FDB62446"/>
    <w:rsid w:val="FDB65364"/>
    <w:rsid w:val="FDBB8E13"/>
    <w:rsid w:val="FDBDD274"/>
    <w:rsid w:val="FDBF40A3"/>
    <w:rsid w:val="FDCBFE1F"/>
    <w:rsid w:val="FDCF267D"/>
    <w:rsid w:val="FDCF744F"/>
    <w:rsid w:val="FDDB11D1"/>
    <w:rsid w:val="FDDD7899"/>
    <w:rsid w:val="FDDDB5E1"/>
    <w:rsid w:val="FDDE6112"/>
    <w:rsid w:val="FDDF7F75"/>
    <w:rsid w:val="FDE56CD8"/>
    <w:rsid w:val="FDECD255"/>
    <w:rsid w:val="FDEF120C"/>
    <w:rsid w:val="FDEFC84F"/>
    <w:rsid w:val="FDF10F04"/>
    <w:rsid w:val="FDF232C0"/>
    <w:rsid w:val="FDF2BFEB"/>
    <w:rsid w:val="FDF5E070"/>
    <w:rsid w:val="FDF6BF43"/>
    <w:rsid w:val="FDFB37B3"/>
    <w:rsid w:val="FDFCB6E6"/>
    <w:rsid w:val="FDFF8FAD"/>
    <w:rsid w:val="FDFFCA97"/>
    <w:rsid w:val="FE2D0512"/>
    <w:rsid w:val="FE2F090A"/>
    <w:rsid w:val="FE2F56D1"/>
    <w:rsid w:val="FE2FD3E3"/>
    <w:rsid w:val="FE589D04"/>
    <w:rsid w:val="FE673CD5"/>
    <w:rsid w:val="FE766418"/>
    <w:rsid w:val="FE772C4A"/>
    <w:rsid w:val="FE7DAD0B"/>
    <w:rsid w:val="FE7E1576"/>
    <w:rsid w:val="FE8DE312"/>
    <w:rsid w:val="FE9F15B0"/>
    <w:rsid w:val="FEA7EDE9"/>
    <w:rsid w:val="FEAAB606"/>
    <w:rsid w:val="FEAE395B"/>
    <w:rsid w:val="FEB50EAE"/>
    <w:rsid w:val="FEB77C5D"/>
    <w:rsid w:val="FEBBF24E"/>
    <w:rsid w:val="FEBFA38D"/>
    <w:rsid w:val="FEBFB802"/>
    <w:rsid w:val="FEBFF308"/>
    <w:rsid w:val="FECBBE0B"/>
    <w:rsid w:val="FED150F4"/>
    <w:rsid w:val="FED60146"/>
    <w:rsid w:val="FEDD9E93"/>
    <w:rsid w:val="FEDE1939"/>
    <w:rsid w:val="FEDEC928"/>
    <w:rsid w:val="FEDF5C6C"/>
    <w:rsid w:val="FEDFA038"/>
    <w:rsid w:val="FEDFBC79"/>
    <w:rsid w:val="FEE93AA0"/>
    <w:rsid w:val="FEEB106B"/>
    <w:rsid w:val="FEF245FD"/>
    <w:rsid w:val="FEF2A88D"/>
    <w:rsid w:val="FEF306D2"/>
    <w:rsid w:val="FEF353A9"/>
    <w:rsid w:val="FEF71AF7"/>
    <w:rsid w:val="FEF98B56"/>
    <w:rsid w:val="FEFB5AEE"/>
    <w:rsid w:val="FEFB6280"/>
    <w:rsid w:val="FEFBA508"/>
    <w:rsid w:val="FEFC90BD"/>
    <w:rsid w:val="FEFCD40C"/>
    <w:rsid w:val="FEFD7BB1"/>
    <w:rsid w:val="FEFDE404"/>
    <w:rsid w:val="FEFDEBA5"/>
    <w:rsid w:val="FEFED7E1"/>
    <w:rsid w:val="FEFF295A"/>
    <w:rsid w:val="FEFF5354"/>
    <w:rsid w:val="FEFF65AE"/>
    <w:rsid w:val="FEFF79F4"/>
    <w:rsid w:val="FEFFDA1D"/>
    <w:rsid w:val="FF1D0FE6"/>
    <w:rsid w:val="FF1F0CDE"/>
    <w:rsid w:val="FF30C284"/>
    <w:rsid w:val="FF371523"/>
    <w:rsid w:val="FF3E8CFB"/>
    <w:rsid w:val="FF3F2C79"/>
    <w:rsid w:val="FF3F835A"/>
    <w:rsid w:val="FF3FF1B9"/>
    <w:rsid w:val="FF4C7A5B"/>
    <w:rsid w:val="FF4F20E0"/>
    <w:rsid w:val="FF55595C"/>
    <w:rsid w:val="FF56712E"/>
    <w:rsid w:val="FF5D1D64"/>
    <w:rsid w:val="FF5D6861"/>
    <w:rsid w:val="FF5E635E"/>
    <w:rsid w:val="FF671C85"/>
    <w:rsid w:val="FF67AF22"/>
    <w:rsid w:val="FF68376F"/>
    <w:rsid w:val="FF719E4C"/>
    <w:rsid w:val="FF724191"/>
    <w:rsid w:val="FF73864E"/>
    <w:rsid w:val="FF73AEB9"/>
    <w:rsid w:val="FF773A77"/>
    <w:rsid w:val="FF773DB8"/>
    <w:rsid w:val="FF77B0E9"/>
    <w:rsid w:val="FF7B8AF8"/>
    <w:rsid w:val="FF7D0B1A"/>
    <w:rsid w:val="FF7DC501"/>
    <w:rsid w:val="FF7E3D45"/>
    <w:rsid w:val="FF7E855A"/>
    <w:rsid w:val="FF7EC813"/>
    <w:rsid w:val="FF7ED9B0"/>
    <w:rsid w:val="FF7F0B53"/>
    <w:rsid w:val="FF7F30F0"/>
    <w:rsid w:val="FF7F4099"/>
    <w:rsid w:val="FF7F4A76"/>
    <w:rsid w:val="FF7F6B18"/>
    <w:rsid w:val="FF7F6C91"/>
    <w:rsid w:val="FF7F8D9F"/>
    <w:rsid w:val="FF7F92A0"/>
    <w:rsid w:val="FF7FBA92"/>
    <w:rsid w:val="FF9A1CFE"/>
    <w:rsid w:val="FF9F795F"/>
    <w:rsid w:val="FF9F8409"/>
    <w:rsid w:val="FFAB1D0E"/>
    <w:rsid w:val="FFABB307"/>
    <w:rsid w:val="FFAEC87A"/>
    <w:rsid w:val="FFAF981A"/>
    <w:rsid w:val="FFAFB13B"/>
    <w:rsid w:val="FFAFCB89"/>
    <w:rsid w:val="FFB4772A"/>
    <w:rsid w:val="FFB785A3"/>
    <w:rsid w:val="FFB7C91E"/>
    <w:rsid w:val="FFB7D944"/>
    <w:rsid w:val="FFBB30FA"/>
    <w:rsid w:val="FFBDF3E7"/>
    <w:rsid w:val="FFBE52D3"/>
    <w:rsid w:val="FFBF1203"/>
    <w:rsid w:val="FFBF51B3"/>
    <w:rsid w:val="FFBF93AB"/>
    <w:rsid w:val="FFBFC1D1"/>
    <w:rsid w:val="FFBFCB86"/>
    <w:rsid w:val="FFCA96F0"/>
    <w:rsid w:val="FFCB462C"/>
    <w:rsid w:val="FFCEA8B7"/>
    <w:rsid w:val="FFD325A2"/>
    <w:rsid w:val="FFD35F9B"/>
    <w:rsid w:val="FFD4928B"/>
    <w:rsid w:val="FFD4B263"/>
    <w:rsid w:val="FFD77BB0"/>
    <w:rsid w:val="FFD85397"/>
    <w:rsid w:val="FFDABA6F"/>
    <w:rsid w:val="FFDCB222"/>
    <w:rsid w:val="FFDD9F24"/>
    <w:rsid w:val="FFDE07DA"/>
    <w:rsid w:val="FFDE1D65"/>
    <w:rsid w:val="FFDE3ABA"/>
    <w:rsid w:val="FFDE6FE8"/>
    <w:rsid w:val="FFDE9237"/>
    <w:rsid w:val="FFDEABB2"/>
    <w:rsid w:val="FFDEAC4F"/>
    <w:rsid w:val="FFDF3B46"/>
    <w:rsid w:val="FFDF51DE"/>
    <w:rsid w:val="FFDF95AE"/>
    <w:rsid w:val="FFDFE785"/>
    <w:rsid w:val="FFEB658A"/>
    <w:rsid w:val="FFED4A67"/>
    <w:rsid w:val="FFED9B80"/>
    <w:rsid w:val="FFEE369B"/>
    <w:rsid w:val="FFEEDF7E"/>
    <w:rsid w:val="FFEF4642"/>
    <w:rsid w:val="FFEF4A85"/>
    <w:rsid w:val="FFEF853A"/>
    <w:rsid w:val="FFEFA53B"/>
    <w:rsid w:val="FFEFB240"/>
    <w:rsid w:val="FFF0A19E"/>
    <w:rsid w:val="FFF18B89"/>
    <w:rsid w:val="FFF24B8A"/>
    <w:rsid w:val="FFF33A3E"/>
    <w:rsid w:val="FFF524A1"/>
    <w:rsid w:val="FFF56121"/>
    <w:rsid w:val="FFF5A21C"/>
    <w:rsid w:val="FFF708C5"/>
    <w:rsid w:val="FFF71E47"/>
    <w:rsid w:val="FFF71F48"/>
    <w:rsid w:val="FFF77E1D"/>
    <w:rsid w:val="FFF79BD5"/>
    <w:rsid w:val="FFF7D96E"/>
    <w:rsid w:val="FFF97B2C"/>
    <w:rsid w:val="FFF9F116"/>
    <w:rsid w:val="FFFA4966"/>
    <w:rsid w:val="FFFA8027"/>
    <w:rsid w:val="FFFA80D0"/>
    <w:rsid w:val="FFFB272C"/>
    <w:rsid w:val="FFFB419C"/>
    <w:rsid w:val="FFFB6A0B"/>
    <w:rsid w:val="FFFBA446"/>
    <w:rsid w:val="FFFBB4A9"/>
    <w:rsid w:val="FFFBC77B"/>
    <w:rsid w:val="FFFBD21E"/>
    <w:rsid w:val="FFFBD3A8"/>
    <w:rsid w:val="FFFDB463"/>
    <w:rsid w:val="FFFDE1A3"/>
    <w:rsid w:val="FFFDE585"/>
    <w:rsid w:val="FFFE5E8A"/>
    <w:rsid w:val="FFFE6920"/>
    <w:rsid w:val="FFFE6940"/>
    <w:rsid w:val="FFFE9165"/>
    <w:rsid w:val="FFFF04B8"/>
    <w:rsid w:val="FFFF4588"/>
    <w:rsid w:val="FFFF5CA6"/>
    <w:rsid w:val="FFFF5D3A"/>
    <w:rsid w:val="FFFF62D9"/>
    <w:rsid w:val="FFFF7F8C"/>
    <w:rsid w:val="FFFF8252"/>
    <w:rsid w:val="FFFF82D2"/>
    <w:rsid w:val="FFFF91FE"/>
    <w:rsid w:val="FFFF9925"/>
    <w:rsid w:val="FFFFAF9F"/>
    <w:rsid w:val="FFFFCD5C"/>
    <w:rsid w:val="FFFFF2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semiHidden="0" w:name="annotation reference"/>
    <w:lsdException w:unhideWhenUsed="0" w:uiPriority="0" w:semiHidden="0" w:name="line number"/>
    <w:lsdException w:qFormat="1" w:uiPriority="99"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3">
    <w:name w:val="heading 1"/>
    <w:basedOn w:val="1"/>
    <w:next w:val="1"/>
    <w:link w:val="60"/>
    <w:qFormat/>
    <w:uiPriority w:val="9"/>
    <w:pPr>
      <w:keepNext/>
      <w:keepLines/>
      <w:widowControl w:val="0"/>
      <w:numPr>
        <w:ilvl w:val="0"/>
        <w:numId w:val="1"/>
      </w:numPr>
      <w:adjustRightInd w:val="0"/>
      <w:snapToGrid w:val="0"/>
      <w:spacing w:line="360" w:lineRule="auto"/>
      <w:jc w:val="both"/>
      <w:outlineLvl w:val="0"/>
    </w:pPr>
    <w:rPr>
      <w:rFonts w:ascii="Times New Roman" w:hAnsi="Times New Roman" w:cstheme="minorBidi"/>
      <w:b/>
      <w:bCs/>
      <w:kern w:val="44"/>
      <w:sz w:val="44"/>
      <w:szCs w:val="44"/>
    </w:rPr>
  </w:style>
  <w:style w:type="paragraph" w:styleId="4">
    <w:name w:val="heading 2"/>
    <w:basedOn w:val="1"/>
    <w:next w:val="1"/>
    <w:link w:val="73"/>
    <w:unhideWhenUsed/>
    <w:qFormat/>
    <w:uiPriority w:val="9"/>
    <w:pPr>
      <w:keepNext/>
      <w:keepLines/>
      <w:widowControl w:val="0"/>
      <w:numPr>
        <w:ilvl w:val="1"/>
        <w:numId w:val="1"/>
      </w:numPr>
      <w:adjustRightInd w:val="0"/>
      <w:snapToGrid w:val="0"/>
      <w:spacing w:line="360" w:lineRule="auto"/>
      <w:jc w:val="both"/>
      <w:outlineLvl w:val="1"/>
    </w:pPr>
    <w:rPr>
      <w:rFonts w:ascii="Times New Roman" w:hAnsi="Times New Roman" w:cstheme="majorBidi"/>
      <w:b/>
      <w:bCs/>
      <w:kern w:val="2"/>
      <w:sz w:val="32"/>
      <w:szCs w:val="32"/>
    </w:rPr>
  </w:style>
  <w:style w:type="paragraph" w:styleId="5">
    <w:name w:val="heading 3"/>
    <w:basedOn w:val="1"/>
    <w:next w:val="1"/>
    <w:link w:val="78"/>
    <w:unhideWhenUsed/>
    <w:qFormat/>
    <w:uiPriority w:val="9"/>
    <w:pPr>
      <w:keepNext/>
      <w:keepLines/>
      <w:widowControl w:val="0"/>
      <w:numPr>
        <w:ilvl w:val="2"/>
        <w:numId w:val="1"/>
      </w:numPr>
      <w:adjustRightInd w:val="0"/>
      <w:snapToGrid w:val="0"/>
      <w:spacing w:line="360" w:lineRule="auto"/>
      <w:jc w:val="both"/>
      <w:outlineLvl w:val="2"/>
    </w:pPr>
    <w:rPr>
      <w:rFonts w:ascii="Times New Roman" w:hAnsi="Times New Roman" w:cstheme="minorBidi"/>
      <w:b/>
      <w:bCs/>
      <w:kern w:val="2"/>
      <w:sz w:val="32"/>
      <w:szCs w:val="32"/>
    </w:rPr>
  </w:style>
  <w:style w:type="paragraph" w:styleId="6">
    <w:name w:val="heading 4"/>
    <w:basedOn w:val="1"/>
    <w:next w:val="1"/>
    <w:link w:val="74"/>
    <w:unhideWhenUsed/>
    <w:qFormat/>
    <w:uiPriority w:val="9"/>
    <w:pPr>
      <w:keepNext/>
      <w:keepLines/>
      <w:widowControl w:val="0"/>
      <w:numPr>
        <w:ilvl w:val="3"/>
        <w:numId w:val="1"/>
      </w:numPr>
      <w:adjustRightInd w:val="0"/>
      <w:snapToGrid w:val="0"/>
      <w:spacing w:line="360" w:lineRule="auto"/>
      <w:jc w:val="both"/>
      <w:outlineLvl w:val="3"/>
    </w:pPr>
    <w:rPr>
      <w:rFonts w:ascii="Times New Roman" w:hAnsi="Times New Roman" w:cstheme="majorBidi"/>
      <w:kern w:val="2"/>
      <w:sz w:val="28"/>
      <w:szCs w:val="28"/>
    </w:rPr>
  </w:style>
  <w:style w:type="paragraph" w:styleId="7">
    <w:name w:val="heading 5"/>
    <w:basedOn w:val="1"/>
    <w:next w:val="1"/>
    <w:link w:val="80"/>
    <w:unhideWhenUsed/>
    <w:qFormat/>
    <w:uiPriority w:val="9"/>
    <w:pPr>
      <w:keepNext/>
      <w:keepLines/>
      <w:widowControl w:val="0"/>
      <w:numPr>
        <w:ilvl w:val="4"/>
        <w:numId w:val="1"/>
      </w:numPr>
      <w:adjustRightInd w:val="0"/>
      <w:snapToGrid w:val="0"/>
      <w:spacing w:line="360" w:lineRule="auto"/>
      <w:jc w:val="both"/>
      <w:outlineLvl w:val="4"/>
    </w:pPr>
    <w:rPr>
      <w:rFonts w:ascii="Times New Roman" w:hAnsi="Times New Roman" w:cstheme="minorBidi"/>
      <w:b/>
      <w:bCs/>
      <w:kern w:val="2"/>
      <w:szCs w:val="28"/>
    </w:rPr>
  </w:style>
  <w:style w:type="paragraph" w:styleId="8">
    <w:name w:val="heading 6"/>
    <w:basedOn w:val="1"/>
    <w:next w:val="1"/>
    <w:link w:val="79"/>
    <w:unhideWhenUsed/>
    <w:qFormat/>
    <w:uiPriority w:val="9"/>
    <w:pPr>
      <w:keepNext/>
      <w:keepLines/>
      <w:widowControl w:val="0"/>
      <w:numPr>
        <w:ilvl w:val="5"/>
        <w:numId w:val="1"/>
      </w:numPr>
      <w:adjustRightInd w:val="0"/>
      <w:snapToGrid w:val="0"/>
      <w:spacing w:line="360" w:lineRule="auto"/>
      <w:jc w:val="both"/>
      <w:outlineLvl w:val="5"/>
    </w:pPr>
    <w:rPr>
      <w:rFonts w:ascii="Times New Roman" w:hAnsi="Times New Roman" w:cstheme="majorBidi"/>
      <w:b/>
      <w:bCs/>
      <w:kern w:val="2"/>
    </w:rPr>
  </w:style>
  <w:style w:type="paragraph" w:styleId="9">
    <w:name w:val="heading 7"/>
    <w:basedOn w:val="1"/>
    <w:next w:val="1"/>
    <w:link w:val="81"/>
    <w:unhideWhenUsed/>
    <w:qFormat/>
    <w:uiPriority w:val="9"/>
    <w:pPr>
      <w:keepNext/>
      <w:keepLines/>
      <w:widowControl w:val="0"/>
      <w:numPr>
        <w:ilvl w:val="6"/>
        <w:numId w:val="1"/>
      </w:numPr>
      <w:adjustRightInd w:val="0"/>
      <w:snapToGrid w:val="0"/>
      <w:spacing w:line="360" w:lineRule="auto"/>
      <w:jc w:val="both"/>
      <w:outlineLvl w:val="6"/>
    </w:pPr>
    <w:rPr>
      <w:rFonts w:ascii="Times New Roman" w:hAnsi="Times New Roman" w:cstheme="minorBidi"/>
      <w:b/>
      <w:bCs/>
      <w:kern w:val="2"/>
    </w:rPr>
  </w:style>
  <w:style w:type="paragraph" w:styleId="10">
    <w:name w:val="heading 8"/>
    <w:basedOn w:val="1"/>
    <w:next w:val="1"/>
    <w:link w:val="76"/>
    <w:unhideWhenUsed/>
    <w:qFormat/>
    <w:uiPriority w:val="9"/>
    <w:pPr>
      <w:keepNext/>
      <w:keepLines/>
      <w:widowControl w:val="0"/>
      <w:numPr>
        <w:ilvl w:val="7"/>
        <w:numId w:val="1"/>
      </w:numPr>
      <w:adjustRightInd w:val="0"/>
      <w:snapToGrid w:val="0"/>
      <w:spacing w:line="360" w:lineRule="auto"/>
      <w:jc w:val="both"/>
      <w:outlineLvl w:val="7"/>
    </w:pPr>
    <w:rPr>
      <w:rFonts w:asciiTheme="majorHAnsi" w:hAnsiTheme="majorHAnsi" w:cstheme="majorBidi"/>
      <w:b/>
      <w:kern w:val="2"/>
    </w:rPr>
  </w:style>
  <w:style w:type="paragraph" w:styleId="11">
    <w:name w:val="heading 9"/>
    <w:basedOn w:val="1"/>
    <w:next w:val="1"/>
    <w:link w:val="77"/>
    <w:unhideWhenUsed/>
    <w:qFormat/>
    <w:uiPriority w:val="9"/>
    <w:pPr>
      <w:keepNext/>
      <w:keepLines/>
      <w:widowControl w:val="0"/>
      <w:numPr>
        <w:ilvl w:val="8"/>
        <w:numId w:val="1"/>
      </w:numPr>
      <w:adjustRightInd w:val="0"/>
      <w:snapToGrid w:val="0"/>
      <w:spacing w:line="360" w:lineRule="auto"/>
      <w:jc w:val="both"/>
      <w:outlineLvl w:val="8"/>
    </w:pPr>
    <w:rPr>
      <w:rFonts w:asciiTheme="majorHAnsi" w:hAnsiTheme="majorHAnsi" w:cstheme="majorBidi"/>
      <w:b/>
      <w:kern w:val="2"/>
      <w:szCs w:val="21"/>
    </w:rPr>
  </w:style>
  <w:style w:type="character" w:default="1" w:styleId="53">
    <w:name w:val="Default Paragraph Font"/>
    <w:semiHidden/>
    <w:unhideWhenUsed/>
    <w:qFormat/>
    <w:uiPriority w:val="1"/>
  </w:style>
  <w:style w:type="table" w:default="1" w:styleId="51">
    <w:name w:val="Normal Table"/>
    <w:semiHidden/>
    <w:unhideWhenUsed/>
    <w:qFormat/>
    <w:uiPriority w:val="99"/>
    <w:tblPr>
      <w:tblCellMar>
        <w:top w:w="0" w:type="dxa"/>
        <w:left w:w="108" w:type="dxa"/>
        <w:bottom w:w="0" w:type="dxa"/>
        <w:right w:w="108" w:type="dxa"/>
      </w:tblCellMar>
    </w:tblPr>
  </w:style>
  <w:style w:type="paragraph" w:styleId="2">
    <w:name w:val="macro"/>
    <w:link w:val="17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12">
    <w:name w:val="toc 7"/>
    <w:basedOn w:val="1"/>
    <w:next w:val="1"/>
    <w:unhideWhenUsed/>
    <w:qFormat/>
    <w:uiPriority w:val="39"/>
    <w:pPr>
      <w:widowControl w:val="0"/>
      <w:adjustRightInd w:val="0"/>
      <w:snapToGrid w:val="0"/>
      <w:spacing w:line="360" w:lineRule="auto"/>
      <w:ind w:left="1440" w:firstLine="200" w:firstLineChars="200"/>
    </w:pPr>
    <w:rPr>
      <w:rFonts w:asciiTheme="minorHAnsi" w:hAnsiTheme="minorHAnsi" w:cstheme="minorBidi"/>
      <w:kern w:val="2"/>
      <w:sz w:val="18"/>
      <w:szCs w:val="18"/>
    </w:rPr>
  </w:style>
  <w:style w:type="paragraph" w:styleId="13">
    <w:name w:val="Note Heading"/>
    <w:basedOn w:val="1"/>
    <w:next w:val="1"/>
    <w:link w:val="172"/>
    <w:qFormat/>
    <w:uiPriority w:val="0"/>
    <w:pPr>
      <w:jc w:val="center"/>
    </w:pPr>
  </w:style>
  <w:style w:type="paragraph" w:styleId="14">
    <w:name w:val="E-mail Signature"/>
    <w:basedOn w:val="1"/>
    <w:link w:val="173"/>
    <w:qFormat/>
    <w:uiPriority w:val="0"/>
  </w:style>
  <w:style w:type="paragraph" w:styleId="15">
    <w:name w:val="Normal Indent"/>
    <w:basedOn w:val="1"/>
    <w:link w:val="107"/>
    <w:unhideWhenUsed/>
    <w:qFormat/>
    <w:uiPriority w:val="0"/>
    <w:pPr>
      <w:widowControl w:val="0"/>
      <w:adjustRightInd w:val="0"/>
      <w:snapToGrid w:val="0"/>
      <w:spacing w:line="360" w:lineRule="auto"/>
      <w:ind w:firstLine="420" w:firstLineChars="200"/>
      <w:jc w:val="both"/>
    </w:pPr>
    <w:rPr>
      <w:rFonts w:ascii="Times New Roman" w:hAnsi="Times New Roman" w:cstheme="minorBidi"/>
      <w:kern w:val="2"/>
      <w:szCs w:val="22"/>
    </w:rPr>
  </w:style>
  <w:style w:type="paragraph" w:styleId="16">
    <w:name w:val="caption"/>
    <w:basedOn w:val="1"/>
    <w:next w:val="1"/>
    <w:link w:val="93"/>
    <w:unhideWhenUsed/>
    <w:qFormat/>
    <w:uiPriority w:val="35"/>
    <w:pPr>
      <w:widowControl w:val="0"/>
      <w:adjustRightInd w:val="0"/>
      <w:snapToGrid w:val="0"/>
      <w:spacing w:line="360" w:lineRule="auto"/>
      <w:jc w:val="center"/>
    </w:pPr>
    <w:rPr>
      <w:rFonts w:ascii="Times New Roman" w:hAnsi="Times New Roman" w:cstheme="majorBidi"/>
      <w:kern w:val="2"/>
      <w:sz w:val="21"/>
      <w:szCs w:val="20"/>
    </w:rPr>
  </w:style>
  <w:style w:type="paragraph" w:styleId="17">
    <w:name w:val="Document Map"/>
    <w:basedOn w:val="1"/>
    <w:link w:val="96"/>
    <w:unhideWhenUsed/>
    <w:qFormat/>
    <w:uiPriority w:val="99"/>
    <w:pPr>
      <w:widowControl w:val="0"/>
      <w:adjustRightInd w:val="0"/>
      <w:snapToGrid w:val="0"/>
      <w:spacing w:line="360" w:lineRule="auto"/>
      <w:ind w:firstLine="200" w:firstLineChars="200"/>
      <w:jc w:val="both"/>
    </w:pPr>
    <w:rPr>
      <w:rFonts w:ascii="Microsoft YaHei UI" w:hAnsi="Times New Roman" w:eastAsia="Microsoft YaHei UI" w:cstheme="minorBidi"/>
      <w:kern w:val="2"/>
      <w:szCs w:val="18"/>
    </w:rPr>
  </w:style>
  <w:style w:type="paragraph" w:styleId="18">
    <w:name w:val="annotation text"/>
    <w:basedOn w:val="1"/>
    <w:link w:val="88"/>
    <w:unhideWhenUsed/>
    <w:qFormat/>
    <w:uiPriority w:val="99"/>
    <w:pPr>
      <w:widowControl w:val="0"/>
      <w:adjustRightInd w:val="0"/>
      <w:snapToGrid w:val="0"/>
      <w:spacing w:line="360" w:lineRule="auto"/>
      <w:ind w:firstLine="200" w:firstLineChars="200"/>
    </w:pPr>
    <w:rPr>
      <w:rFonts w:ascii="Times New Roman" w:hAnsi="Times New Roman" w:cstheme="minorBidi"/>
      <w:kern w:val="2"/>
      <w:szCs w:val="22"/>
    </w:rPr>
  </w:style>
  <w:style w:type="paragraph" w:styleId="19">
    <w:name w:val="Salutation"/>
    <w:basedOn w:val="1"/>
    <w:next w:val="1"/>
    <w:link w:val="165"/>
    <w:qFormat/>
    <w:uiPriority w:val="0"/>
  </w:style>
  <w:style w:type="paragraph" w:styleId="20">
    <w:name w:val="Body Text 3"/>
    <w:basedOn w:val="1"/>
    <w:link w:val="174"/>
    <w:qFormat/>
    <w:uiPriority w:val="0"/>
    <w:pPr>
      <w:spacing w:after="120"/>
    </w:pPr>
    <w:rPr>
      <w:sz w:val="16"/>
    </w:rPr>
  </w:style>
  <w:style w:type="paragraph" w:styleId="21">
    <w:name w:val="Closing"/>
    <w:basedOn w:val="1"/>
    <w:link w:val="169"/>
    <w:qFormat/>
    <w:uiPriority w:val="0"/>
    <w:pPr>
      <w:ind w:left="100" w:leftChars="2100"/>
    </w:pPr>
  </w:style>
  <w:style w:type="paragraph" w:styleId="22">
    <w:name w:val="Body Text"/>
    <w:basedOn w:val="1"/>
    <w:next w:val="1"/>
    <w:link w:val="109"/>
    <w:qFormat/>
    <w:uiPriority w:val="99"/>
    <w:pPr>
      <w:widowControl w:val="0"/>
      <w:adjustRightInd w:val="0"/>
      <w:snapToGrid w:val="0"/>
      <w:spacing w:line="360" w:lineRule="auto"/>
      <w:ind w:firstLine="200" w:firstLineChars="200"/>
      <w:jc w:val="both"/>
    </w:pPr>
    <w:rPr>
      <w:rFonts w:ascii="华文新魏" w:hAnsi="华文新魏" w:cstheme="minorBidi"/>
      <w:kern w:val="2"/>
    </w:rPr>
  </w:style>
  <w:style w:type="paragraph" w:styleId="23">
    <w:name w:val="Body Text Indent"/>
    <w:basedOn w:val="1"/>
    <w:link w:val="110"/>
    <w:unhideWhenUsed/>
    <w:qFormat/>
    <w:uiPriority w:val="99"/>
    <w:pPr>
      <w:widowControl w:val="0"/>
      <w:adjustRightInd w:val="0"/>
      <w:snapToGrid w:val="0"/>
      <w:spacing w:after="120" w:line="360" w:lineRule="auto"/>
      <w:ind w:left="283" w:firstLine="200" w:firstLineChars="200"/>
      <w:jc w:val="both"/>
    </w:pPr>
    <w:rPr>
      <w:rFonts w:ascii="Times New Roman" w:hAnsi="Times New Roman" w:cstheme="minorBidi"/>
      <w:kern w:val="2"/>
      <w:szCs w:val="22"/>
    </w:rPr>
  </w:style>
  <w:style w:type="paragraph" w:styleId="24">
    <w:name w:val="HTML Address"/>
    <w:basedOn w:val="1"/>
    <w:link w:val="167"/>
    <w:qFormat/>
    <w:uiPriority w:val="0"/>
    <w:rPr>
      <w:i/>
    </w:rPr>
  </w:style>
  <w:style w:type="paragraph" w:styleId="25">
    <w:name w:val="toc 5"/>
    <w:basedOn w:val="1"/>
    <w:next w:val="1"/>
    <w:unhideWhenUsed/>
    <w:qFormat/>
    <w:uiPriority w:val="39"/>
    <w:pPr>
      <w:widowControl w:val="0"/>
      <w:adjustRightInd w:val="0"/>
      <w:snapToGrid w:val="0"/>
      <w:spacing w:line="360" w:lineRule="auto"/>
      <w:ind w:left="960" w:firstLine="200" w:firstLineChars="200"/>
    </w:pPr>
    <w:rPr>
      <w:rFonts w:asciiTheme="minorHAnsi" w:hAnsiTheme="minorHAnsi" w:cstheme="minorBidi"/>
      <w:kern w:val="2"/>
      <w:sz w:val="18"/>
      <w:szCs w:val="18"/>
    </w:rPr>
  </w:style>
  <w:style w:type="paragraph" w:styleId="26">
    <w:name w:val="toc 3"/>
    <w:basedOn w:val="1"/>
    <w:next w:val="1"/>
    <w:unhideWhenUsed/>
    <w:qFormat/>
    <w:uiPriority w:val="39"/>
    <w:pPr>
      <w:widowControl w:val="0"/>
      <w:adjustRightInd w:val="0"/>
      <w:snapToGrid w:val="0"/>
      <w:spacing w:line="360" w:lineRule="auto"/>
      <w:ind w:left="480" w:firstLine="200" w:firstLineChars="200"/>
    </w:pPr>
    <w:rPr>
      <w:rFonts w:asciiTheme="minorHAnsi" w:hAnsiTheme="minorHAnsi" w:cstheme="minorBidi"/>
      <w:i/>
      <w:iCs/>
      <w:kern w:val="2"/>
      <w:sz w:val="20"/>
      <w:szCs w:val="20"/>
    </w:rPr>
  </w:style>
  <w:style w:type="paragraph" w:styleId="27">
    <w:name w:val="Plain Text"/>
    <w:basedOn w:val="1"/>
    <w:link w:val="175"/>
    <w:qFormat/>
    <w:uiPriority w:val="0"/>
    <w:rPr>
      <w:rFonts w:hAnsi="Courier New"/>
    </w:rPr>
  </w:style>
  <w:style w:type="paragraph" w:styleId="28">
    <w:name w:val="toc 8"/>
    <w:basedOn w:val="1"/>
    <w:next w:val="1"/>
    <w:unhideWhenUsed/>
    <w:qFormat/>
    <w:uiPriority w:val="39"/>
    <w:pPr>
      <w:widowControl w:val="0"/>
      <w:adjustRightInd w:val="0"/>
      <w:snapToGrid w:val="0"/>
      <w:spacing w:line="360" w:lineRule="auto"/>
      <w:ind w:left="1680" w:firstLine="200" w:firstLineChars="200"/>
    </w:pPr>
    <w:rPr>
      <w:rFonts w:asciiTheme="minorHAnsi" w:hAnsiTheme="minorHAnsi" w:cstheme="minorBidi"/>
      <w:kern w:val="2"/>
      <w:sz w:val="18"/>
      <w:szCs w:val="18"/>
    </w:rPr>
  </w:style>
  <w:style w:type="paragraph" w:styleId="29">
    <w:name w:val="Date"/>
    <w:basedOn w:val="1"/>
    <w:next w:val="1"/>
    <w:link w:val="92"/>
    <w:unhideWhenUsed/>
    <w:qFormat/>
    <w:uiPriority w:val="99"/>
    <w:pPr>
      <w:widowControl w:val="0"/>
      <w:adjustRightInd w:val="0"/>
      <w:snapToGrid w:val="0"/>
      <w:spacing w:line="360" w:lineRule="auto"/>
      <w:ind w:left="100" w:leftChars="2500" w:firstLine="200" w:firstLineChars="200"/>
      <w:jc w:val="both"/>
    </w:pPr>
    <w:rPr>
      <w:rFonts w:ascii="Times New Roman" w:hAnsi="Times New Roman" w:cstheme="minorBidi"/>
      <w:kern w:val="2"/>
      <w:szCs w:val="22"/>
    </w:rPr>
  </w:style>
  <w:style w:type="paragraph" w:styleId="30">
    <w:name w:val="Body Text Indent 2"/>
    <w:basedOn w:val="1"/>
    <w:link w:val="163"/>
    <w:qFormat/>
    <w:uiPriority w:val="0"/>
    <w:pPr>
      <w:spacing w:after="120" w:line="480" w:lineRule="auto"/>
      <w:ind w:left="420" w:leftChars="200"/>
    </w:pPr>
  </w:style>
  <w:style w:type="paragraph" w:styleId="31">
    <w:name w:val="endnote text"/>
    <w:basedOn w:val="1"/>
    <w:link w:val="176"/>
    <w:qFormat/>
    <w:uiPriority w:val="0"/>
    <w:pPr>
      <w:snapToGrid w:val="0"/>
    </w:pPr>
  </w:style>
  <w:style w:type="paragraph" w:styleId="32">
    <w:name w:val="Balloon Text"/>
    <w:basedOn w:val="1"/>
    <w:link w:val="87"/>
    <w:unhideWhenUsed/>
    <w:qFormat/>
    <w:uiPriority w:val="99"/>
    <w:pPr>
      <w:widowControl w:val="0"/>
      <w:adjustRightInd w:val="0"/>
      <w:snapToGrid w:val="0"/>
      <w:ind w:firstLine="200" w:firstLineChars="200"/>
      <w:jc w:val="both"/>
    </w:pPr>
    <w:rPr>
      <w:rFonts w:ascii="Times New Roman" w:hAnsi="Times New Roman" w:cstheme="minorBidi"/>
      <w:kern w:val="2"/>
      <w:sz w:val="18"/>
      <w:szCs w:val="18"/>
    </w:rPr>
  </w:style>
  <w:style w:type="paragraph" w:styleId="33">
    <w:name w:val="footer"/>
    <w:basedOn w:val="1"/>
    <w:link w:val="97"/>
    <w:unhideWhenUsed/>
    <w:qFormat/>
    <w:uiPriority w:val="99"/>
    <w:pPr>
      <w:widowControl w:val="0"/>
      <w:tabs>
        <w:tab w:val="center" w:pos="4153"/>
        <w:tab w:val="right" w:pos="8306"/>
      </w:tabs>
      <w:adjustRightInd w:val="0"/>
      <w:snapToGrid w:val="0"/>
      <w:jc w:val="center"/>
    </w:pPr>
    <w:rPr>
      <w:rFonts w:ascii="Times New Roman" w:hAnsi="Times New Roman" w:cstheme="minorBidi"/>
      <w:kern w:val="2"/>
      <w:sz w:val="18"/>
      <w:szCs w:val="18"/>
    </w:rPr>
  </w:style>
  <w:style w:type="paragraph" w:styleId="34">
    <w:name w:val="header"/>
    <w:basedOn w:val="1"/>
    <w:link w:val="98"/>
    <w:unhideWhenUsed/>
    <w:qFormat/>
    <w:uiPriority w:val="99"/>
    <w:pPr>
      <w:widowControl w:val="0"/>
      <w:pBdr>
        <w:bottom w:val="single" w:color="auto" w:sz="6" w:space="1"/>
      </w:pBdr>
      <w:tabs>
        <w:tab w:val="center" w:pos="4153"/>
        <w:tab w:val="right" w:pos="8306"/>
      </w:tabs>
      <w:adjustRightInd w:val="0"/>
      <w:snapToGrid w:val="0"/>
      <w:jc w:val="center"/>
    </w:pPr>
    <w:rPr>
      <w:rFonts w:ascii="Times New Roman" w:hAnsi="Times New Roman" w:cstheme="minorBidi"/>
      <w:kern w:val="2"/>
      <w:sz w:val="18"/>
      <w:szCs w:val="18"/>
    </w:rPr>
  </w:style>
  <w:style w:type="paragraph" w:styleId="35">
    <w:name w:val="Signature"/>
    <w:basedOn w:val="1"/>
    <w:link w:val="166"/>
    <w:qFormat/>
    <w:uiPriority w:val="0"/>
    <w:pPr>
      <w:ind w:left="100" w:leftChars="2100"/>
    </w:pPr>
  </w:style>
  <w:style w:type="paragraph" w:styleId="36">
    <w:name w:val="toc 1"/>
    <w:basedOn w:val="1"/>
    <w:next w:val="1"/>
    <w:unhideWhenUsed/>
    <w:qFormat/>
    <w:uiPriority w:val="39"/>
    <w:pPr>
      <w:widowControl w:val="0"/>
      <w:adjustRightInd w:val="0"/>
      <w:snapToGrid w:val="0"/>
      <w:spacing w:before="120" w:after="120" w:line="360" w:lineRule="auto"/>
      <w:ind w:firstLine="200" w:firstLineChars="200"/>
    </w:pPr>
    <w:rPr>
      <w:rFonts w:asciiTheme="minorHAnsi" w:hAnsiTheme="minorHAnsi" w:cstheme="minorBidi"/>
      <w:b/>
      <w:bCs/>
      <w:caps/>
      <w:kern w:val="2"/>
      <w:szCs w:val="20"/>
    </w:rPr>
  </w:style>
  <w:style w:type="paragraph" w:styleId="37">
    <w:name w:val="toc 4"/>
    <w:basedOn w:val="1"/>
    <w:next w:val="1"/>
    <w:unhideWhenUsed/>
    <w:qFormat/>
    <w:uiPriority w:val="39"/>
    <w:pPr>
      <w:widowControl w:val="0"/>
      <w:adjustRightInd w:val="0"/>
      <w:snapToGrid w:val="0"/>
      <w:spacing w:line="360" w:lineRule="auto"/>
      <w:ind w:left="720" w:firstLine="200" w:firstLineChars="200"/>
    </w:pPr>
    <w:rPr>
      <w:rFonts w:asciiTheme="minorHAnsi" w:hAnsiTheme="minorHAnsi" w:cstheme="minorBidi"/>
      <w:kern w:val="2"/>
      <w:sz w:val="18"/>
      <w:szCs w:val="18"/>
    </w:rPr>
  </w:style>
  <w:style w:type="paragraph" w:styleId="38">
    <w:name w:val="Subtitle"/>
    <w:basedOn w:val="1"/>
    <w:link w:val="164"/>
    <w:qFormat/>
    <w:uiPriority w:val="0"/>
    <w:pPr>
      <w:spacing w:before="240" w:after="60" w:line="312" w:lineRule="auto"/>
      <w:jc w:val="center"/>
      <w:outlineLvl w:val="1"/>
    </w:pPr>
    <w:rPr>
      <w:rFonts w:ascii="Arial" w:hAnsi="Arial"/>
      <w:b/>
      <w:kern w:val="28"/>
      <w:sz w:val="32"/>
    </w:rPr>
  </w:style>
  <w:style w:type="paragraph" w:styleId="39">
    <w:name w:val="footnote text"/>
    <w:basedOn w:val="1"/>
    <w:link w:val="132"/>
    <w:qFormat/>
    <w:uiPriority w:val="0"/>
    <w:pPr>
      <w:snapToGrid w:val="0"/>
    </w:pPr>
    <w:rPr>
      <w:sz w:val="18"/>
      <w:szCs w:val="18"/>
    </w:rPr>
  </w:style>
  <w:style w:type="paragraph" w:styleId="40">
    <w:name w:val="toc 6"/>
    <w:basedOn w:val="1"/>
    <w:next w:val="1"/>
    <w:unhideWhenUsed/>
    <w:qFormat/>
    <w:uiPriority w:val="39"/>
    <w:pPr>
      <w:widowControl w:val="0"/>
      <w:adjustRightInd w:val="0"/>
      <w:snapToGrid w:val="0"/>
      <w:spacing w:line="360" w:lineRule="auto"/>
      <w:ind w:left="1200" w:firstLine="200" w:firstLineChars="200"/>
    </w:pPr>
    <w:rPr>
      <w:rFonts w:asciiTheme="minorHAnsi" w:hAnsiTheme="minorHAnsi" w:cstheme="minorBidi"/>
      <w:kern w:val="2"/>
      <w:sz w:val="18"/>
      <w:szCs w:val="18"/>
    </w:rPr>
  </w:style>
  <w:style w:type="paragraph" w:styleId="41">
    <w:name w:val="Body Text Indent 3"/>
    <w:basedOn w:val="1"/>
    <w:link w:val="177"/>
    <w:qFormat/>
    <w:uiPriority w:val="0"/>
    <w:pPr>
      <w:spacing w:after="120"/>
      <w:ind w:left="420" w:leftChars="200"/>
    </w:pPr>
    <w:rPr>
      <w:sz w:val="16"/>
    </w:rPr>
  </w:style>
  <w:style w:type="paragraph" w:styleId="42">
    <w:name w:val="toc 2"/>
    <w:basedOn w:val="1"/>
    <w:next w:val="1"/>
    <w:unhideWhenUsed/>
    <w:qFormat/>
    <w:uiPriority w:val="39"/>
    <w:pPr>
      <w:widowControl w:val="0"/>
      <w:adjustRightInd w:val="0"/>
      <w:snapToGrid w:val="0"/>
      <w:spacing w:line="360" w:lineRule="auto"/>
      <w:ind w:left="240" w:firstLine="200" w:firstLineChars="200"/>
    </w:pPr>
    <w:rPr>
      <w:rFonts w:asciiTheme="minorHAnsi" w:hAnsiTheme="minorHAnsi" w:cstheme="minorBidi"/>
      <w:smallCaps/>
      <w:kern w:val="2"/>
      <w:szCs w:val="20"/>
    </w:rPr>
  </w:style>
  <w:style w:type="paragraph" w:styleId="43">
    <w:name w:val="toc 9"/>
    <w:basedOn w:val="1"/>
    <w:next w:val="1"/>
    <w:unhideWhenUsed/>
    <w:qFormat/>
    <w:uiPriority w:val="39"/>
    <w:pPr>
      <w:widowControl w:val="0"/>
      <w:adjustRightInd w:val="0"/>
      <w:snapToGrid w:val="0"/>
      <w:spacing w:line="360" w:lineRule="auto"/>
      <w:ind w:left="1920" w:firstLine="200" w:firstLineChars="200"/>
    </w:pPr>
    <w:rPr>
      <w:rFonts w:asciiTheme="minorHAnsi" w:hAnsiTheme="minorHAnsi" w:cstheme="minorBidi"/>
      <w:kern w:val="2"/>
      <w:sz w:val="18"/>
      <w:szCs w:val="18"/>
    </w:rPr>
  </w:style>
  <w:style w:type="paragraph" w:styleId="44">
    <w:name w:val="Body Text 2"/>
    <w:basedOn w:val="1"/>
    <w:link w:val="178"/>
    <w:qFormat/>
    <w:uiPriority w:val="0"/>
    <w:pPr>
      <w:spacing w:after="120" w:line="480" w:lineRule="auto"/>
    </w:pPr>
  </w:style>
  <w:style w:type="paragraph" w:styleId="45">
    <w:name w:val="Message Header"/>
    <w:basedOn w:val="1"/>
    <w:link w:val="168"/>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46">
    <w:name w:val="HTML Preformatted"/>
    <w:basedOn w:val="1"/>
    <w:link w:val="179"/>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firstLine="200" w:firstLineChars="200"/>
    </w:pPr>
    <w:rPr>
      <w:rFonts w:ascii="Courier New" w:hAnsi="Courier New" w:cs="Times New Roman"/>
      <w:sz w:val="20"/>
      <w:szCs w:val="20"/>
    </w:rPr>
  </w:style>
  <w:style w:type="paragraph" w:styleId="47">
    <w:name w:val="Normal (Web)"/>
    <w:basedOn w:val="1"/>
    <w:qFormat/>
    <w:uiPriority w:val="0"/>
    <w:pPr>
      <w:adjustRightInd w:val="0"/>
      <w:snapToGrid w:val="0"/>
      <w:spacing w:before="100" w:beforeAutospacing="1" w:after="100" w:afterAutospacing="1"/>
      <w:ind w:firstLine="200" w:firstLineChars="200"/>
    </w:pPr>
    <w:rPr>
      <w:szCs w:val="22"/>
    </w:rPr>
  </w:style>
  <w:style w:type="paragraph" w:styleId="48">
    <w:name w:val="Title"/>
    <w:basedOn w:val="1"/>
    <w:next w:val="1"/>
    <w:link w:val="72"/>
    <w:qFormat/>
    <w:uiPriority w:val="10"/>
    <w:pPr>
      <w:widowControl w:val="0"/>
      <w:adjustRightInd w:val="0"/>
      <w:snapToGrid w:val="0"/>
      <w:spacing w:line="360" w:lineRule="auto"/>
      <w:ind w:firstLine="200" w:firstLineChars="200"/>
      <w:jc w:val="center"/>
      <w:outlineLvl w:val="0"/>
    </w:pPr>
    <w:rPr>
      <w:rFonts w:asciiTheme="majorHAnsi" w:hAnsiTheme="majorHAnsi" w:cstheme="majorBidi"/>
      <w:b/>
      <w:bCs/>
      <w:kern w:val="2"/>
      <w:sz w:val="44"/>
      <w:szCs w:val="32"/>
    </w:rPr>
  </w:style>
  <w:style w:type="paragraph" w:styleId="49">
    <w:name w:val="annotation subject"/>
    <w:basedOn w:val="18"/>
    <w:next w:val="18"/>
    <w:link w:val="90"/>
    <w:unhideWhenUsed/>
    <w:qFormat/>
    <w:uiPriority w:val="99"/>
    <w:rPr>
      <w:b/>
      <w:bCs/>
    </w:rPr>
  </w:style>
  <w:style w:type="paragraph" w:styleId="50">
    <w:name w:val="Body Text First Indent 2"/>
    <w:basedOn w:val="23"/>
    <w:qFormat/>
    <w:uiPriority w:val="0"/>
  </w:style>
  <w:style w:type="table" w:styleId="52">
    <w:name w:val="Table Grid"/>
    <w:basedOn w:val="5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4">
    <w:name w:val="Strong"/>
    <w:basedOn w:val="53"/>
    <w:qFormat/>
    <w:uiPriority w:val="0"/>
    <w:rPr>
      <w:b/>
    </w:rPr>
  </w:style>
  <w:style w:type="character" w:styleId="55">
    <w:name w:val="page number"/>
    <w:basedOn w:val="53"/>
    <w:unhideWhenUsed/>
    <w:qFormat/>
    <w:uiPriority w:val="99"/>
  </w:style>
  <w:style w:type="character" w:styleId="56">
    <w:name w:val="FollowedHyperlink"/>
    <w:basedOn w:val="53"/>
    <w:qFormat/>
    <w:uiPriority w:val="99"/>
    <w:rPr>
      <w:color w:val="800080"/>
      <w:u w:val="single"/>
    </w:rPr>
  </w:style>
  <w:style w:type="character" w:styleId="57">
    <w:name w:val="Hyperlink"/>
    <w:basedOn w:val="53"/>
    <w:unhideWhenUsed/>
    <w:qFormat/>
    <w:uiPriority w:val="99"/>
    <w:rPr>
      <w:color w:val="0000FF" w:themeColor="hyperlink"/>
      <w:u w:val="single"/>
      <w14:textFill>
        <w14:solidFill>
          <w14:schemeClr w14:val="hlink"/>
        </w14:solidFill>
      </w14:textFill>
    </w:rPr>
  </w:style>
  <w:style w:type="character" w:styleId="58">
    <w:name w:val="annotation reference"/>
    <w:basedOn w:val="53"/>
    <w:unhideWhenUsed/>
    <w:qFormat/>
    <w:uiPriority w:val="99"/>
    <w:rPr>
      <w:sz w:val="21"/>
      <w:szCs w:val="21"/>
    </w:rPr>
  </w:style>
  <w:style w:type="character" w:styleId="59">
    <w:name w:val="footnote reference"/>
    <w:basedOn w:val="53"/>
    <w:qFormat/>
    <w:uiPriority w:val="0"/>
    <w:rPr>
      <w:vertAlign w:val="superscript"/>
    </w:rPr>
  </w:style>
  <w:style w:type="character" w:customStyle="1" w:styleId="60">
    <w:name w:val="标题 1 字符"/>
    <w:basedOn w:val="53"/>
    <w:link w:val="3"/>
    <w:qFormat/>
    <w:uiPriority w:val="9"/>
    <w:rPr>
      <w:rFonts w:cstheme="minorBidi"/>
      <w:b/>
      <w:bCs/>
      <w:kern w:val="44"/>
      <w:sz w:val="44"/>
      <w:szCs w:val="44"/>
    </w:rPr>
  </w:style>
  <w:style w:type="paragraph" w:customStyle="1" w:styleId="61">
    <w:name w:val="(1) 正文"/>
    <w:basedOn w:val="1"/>
    <w:qFormat/>
    <w:uiPriority w:val="0"/>
    <w:pPr>
      <w:widowControl w:val="0"/>
      <w:numPr>
        <w:ilvl w:val="0"/>
        <w:numId w:val="2"/>
      </w:numPr>
      <w:adjustRightInd w:val="0"/>
      <w:snapToGrid w:val="0"/>
      <w:spacing w:line="360" w:lineRule="auto"/>
      <w:ind w:firstLine="200" w:firstLineChars="200"/>
      <w:jc w:val="both"/>
    </w:pPr>
    <w:rPr>
      <w:rFonts w:ascii="Times New Roman" w:hAnsi="Times New Roman" w:cstheme="minorBidi"/>
      <w:kern w:val="2"/>
      <w:szCs w:val="22"/>
    </w:rPr>
  </w:style>
  <w:style w:type="paragraph" w:customStyle="1" w:styleId="62">
    <w:name w:val="√ 正文"/>
    <w:basedOn w:val="1"/>
    <w:qFormat/>
    <w:uiPriority w:val="0"/>
    <w:pPr>
      <w:widowControl w:val="0"/>
      <w:adjustRightInd w:val="0"/>
      <w:snapToGrid w:val="0"/>
      <w:spacing w:line="360" w:lineRule="auto"/>
      <w:ind w:firstLine="200" w:firstLineChars="200"/>
      <w:jc w:val="both"/>
    </w:pPr>
    <w:rPr>
      <w:rFonts w:ascii="Times New Roman" w:hAnsi="Times New Roman" w:cstheme="minorBidi"/>
      <w:kern w:val="2"/>
      <w:szCs w:val="22"/>
    </w:rPr>
  </w:style>
  <w:style w:type="paragraph" w:customStyle="1" w:styleId="63">
    <w:name w:val="★ 正文"/>
    <w:basedOn w:val="1"/>
    <w:qFormat/>
    <w:uiPriority w:val="0"/>
    <w:pPr>
      <w:widowControl w:val="0"/>
      <w:adjustRightInd w:val="0"/>
      <w:snapToGrid w:val="0"/>
      <w:spacing w:line="360" w:lineRule="auto"/>
      <w:ind w:firstLine="200" w:firstLineChars="200"/>
      <w:jc w:val="both"/>
    </w:pPr>
    <w:rPr>
      <w:rFonts w:ascii="Times New Roman" w:hAnsi="Times New Roman" w:cstheme="minorBidi"/>
      <w:kern w:val="2"/>
      <w:szCs w:val="22"/>
    </w:rPr>
  </w:style>
  <w:style w:type="paragraph" w:customStyle="1" w:styleId="64">
    <w:name w:val="1) 正文"/>
    <w:basedOn w:val="1"/>
    <w:qFormat/>
    <w:uiPriority w:val="0"/>
    <w:pPr>
      <w:widowControl w:val="0"/>
      <w:adjustRightInd w:val="0"/>
      <w:snapToGrid w:val="0"/>
      <w:spacing w:line="360" w:lineRule="auto"/>
      <w:ind w:firstLine="200" w:firstLineChars="200"/>
      <w:jc w:val="both"/>
    </w:pPr>
    <w:rPr>
      <w:rFonts w:ascii="Times New Roman" w:hAnsi="Times New Roman" w:cstheme="minorBidi"/>
      <w:kern w:val="2"/>
      <w:szCs w:val="22"/>
    </w:rPr>
  </w:style>
  <w:style w:type="character" w:customStyle="1" w:styleId="65">
    <w:name w:val="fontstyle01"/>
    <w:basedOn w:val="53"/>
    <w:qFormat/>
    <w:uiPriority w:val="0"/>
    <w:rPr>
      <w:rFonts w:hint="default" w:ascii="FZSSK--GBK1-0" w:hAnsi="FZSSK--GBK1-0"/>
      <w:color w:val="242021"/>
      <w:sz w:val="22"/>
      <w:szCs w:val="22"/>
    </w:rPr>
  </w:style>
  <w:style w:type="paragraph" w:customStyle="1" w:styleId="66">
    <w:name w:val="msolistparagraph"/>
    <w:basedOn w:val="1"/>
    <w:qFormat/>
    <w:uiPriority w:val="0"/>
    <w:pPr>
      <w:widowControl w:val="0"/>
      <w:adjustRightInd w:val="0"/>
      <w:snapToGrid w:val="0"/>
      <w:spacing w:line="360" w:lineRule="auto"/>
      <w:ind w:firstLine="420" w:firstLineChars="200"/>
      <w:jc w:val="both"/>
    </w:pPr>
    <w:rPr>
      <w:rFonts w:ascii="Calibri" w:hAnsi="Calibri" w:cs="Times New Roman"/>
      <w:kern w:val="2"/>
      <w:sz w:val="21"/>
      <w:szCs w:val="22"/>
    </w:rPr>
  </w:style>
  <w:style w:type="paragraph" w:customStyle="1" w:styleId="67">
    <w:name w:val="Table Paragraph"/>
    <w:basedOn w:val="1"/>
    <w:qFormat/>
    <w:uiPriority w:val="1"/>
    <w:pPr>
      <w:widowControl w:val="0"/>
      <w:autoSpaceDE w:val="0"/>
      <w:autoSpaceDN w:val="0"/>
    </w:pPr>
    <w:rPr>
      <w:sz w:val="22"/>
      <w:szCs w:val="22"/>
      <w:lang w:val="zh-CN" w:bidi="zh-CN"/>
    </w:rPr>
  </w:style>
  <w:style w:type="paragraph" w:customStyle="1" w:styleId="68">
    <w:name w:val="TOC Heading1"/>
    <w:basedOn w:val="3"/>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69">
    <w:name w:val="TOC 标题1"/>
    <w:basedOn w:val="3"/>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70">
    <w:name w:val="编号1级"/>
    <w:basedOn w:val="1"/>
    <w:next w:val="1"/>
    <w:link w:val="71"/>
    <w:qFormat/>
    <w:uiPriority w:val="99"/>
    <w:pPr>
      <w:widowControl w:val="0"/>
      <w:adjustRightInd w:val="0"/>
      <w:snapToGrid w:val="0"/>
      <w:spacing w:line="360" w:lineRule="auto"/>
      <w:ind w:firstLine="480" w:firstLineChars="177"/>
    </w:pPr>
    <w:rPr>
      <w:rFonts w:ascii="Times New Roman" w:hAnsi="Times New Roman" w:cs="Times New Roman"/>
      <w:kern w:val="2"/>
    </w:rPr>
  </w:style>
  <w:style w:type="character" w:customStyle="1" w:styleId="71">
    <w:name w:val="编号1级 Char"/>
    <w:basedOn w:val="53"/>
    <w:link w:val="70"/>
    <w:qFormat/>
    <w:uiPriority w:val="99"/>
    <w:rPr>
      <w:kern w:val="2"/>
      <w:sz w:val="24"/>
      <w:szCs w:val="24"/>
      <w:lang w:val="en-US"/>
    </w:rPr>
  </w:style>
  <w:style w:type="character" w:customStyle="1" w:styleId="72">
    <w:name w:val="标题 字符"/>
    <w:basedOn w:val="53"/>
    <w:link w:val="48"/>
    <w:qFormat/>
    <w:uiPriority w:val="10"/>
    <w:rPr>
      <w:rFonts w:asciiTheme="majorHAnsi" w:hAnsiTheme="majorHAnsi" w:cstheme="majorBidi"/>
      <w:b/>
      <w:bCs/>
      <w:kern w:val="2"/>
      <w:sz w:val="44"/>
      <w:szCs w:val="32"/>
      <w:lang w:val="en-US"/>
    </w:rPr>
  </w:style>
  <w:style w:type="character" w:customStyle="1" w:styleId="73">
    <w:name w:val="标题 2 字符"/>
    <w:basedOn w:val="53"/>
    <w:link w:val="4"/>
    <w:qFormat/>
    <w:uiPriority w:val="9"/>
    <w:rPr>
      <w:rFonts w:cstheme="majorBidi"/>
      <w:b/>
      <w:bCs/>
      <w:kern w:val="2"/>
      <w:sz w:val="32"/>
      <w:szCs w:val="32"/>
    </w:rPr>
  </w:style>
  <w:style w:type="character" w:customStyle="1" w:styleId="74">
    <w:name w:val="标题 4 字符"/>
    <w:basedOn w:val="53"/>
    <w:link w:val="6"/>
    <w:qFormat/>
    <w:uiPriority w:val="9"/>
    <w:rPr>
      <w:rFonts w:cstheme="majorBidi"/>
      <w:kern w:val="2"/>
      <w:sz w:val="28"/>
      <w:szCs w:val="28"/>
    </w:rPr>
  </w:style>
  <w:style w:type="character" w:customStyle="1" w:styleId="75">
    <w:name w:val="标题 5 字符1"/>
    <w:qFormat/>
    <w:uiPriority w:val="9"/>
    <w:rPr>
      <w:rFonts w:ascii="宋体" w:hAnsi="宋体" w:eastAsia="宋体" w:cs="Times New Roman"/>
      <w:sz w:val="24"/>
      <w:szCs w:val="24"/>
    </w:rPr>
  </w:style>
  <w:style w:type="character" w:customStyle="1" w:styleId="76">
    <w:name w:val="标题 8 字符"/>
    <w:basedOn w:val="53"/>
    <w:link w:val="10"/>
    <w:qFormat/>
    <w:uiPriority w:val="9"/>
    <w:rPr>
      <w:rFonts w:asciiTheme="majorHAnsi" w:hAnsiTheme="majorHAnsi" w:cstheme="majorBidi"/>
      <w:b/>
      <w:kern w:val="2"/>
      <w:sz w:val="24"/>
      <w:szCs w:val="24"/>
    </w:rPr>
  </w:style>
  <w:style w:type="character" w:customStyle="1" w:styleId="77">
    <w:name w:val="标题 9 字符"/>
    <w:basedOn w:val="53"/>
    <w:link w:val="11"/>
    <w:qFormat/>
    <w:uiPriority w:val="9"/>
    <w:rPr>
      <w:rFonts w:asciiTheme="majorHAnsi" w:hAnsiTheme="majorHAnsi" w:cstheme="majorBidi"/>
      <w:b/>
      <w:kern w:val="2"/>
      <w:sz w:val="24"/>
      <w:szCs w:val="21"/>
    </w:rPr>
  </w:style>
  <w:style w:type="character" w:customStyle="1" w:styleId="78">
    <w:name w:val="标题 3 字符"/>
    <w:basedOn w:val="53"/>
    <w:link w:val="5"/>
    <w:qFormat/>
    <w:uiPriority w:val="9"/>
    <w:rPr>
      <w:rFonts w:cstheme="minorBidi"/>
      <w:b/>
      <w:bCs/>
      <w:kern w:val="2"/>
      <w:sz w:val="32"/>
      <w:szCs w:val="32"/>
    </w:rPr>
  </w:style>
  <w:style w:type="character" w:customStyle="1" w:styleId="79">
    <w:name w:val="标题 6 字符"/>
    <w:basedOn w:val="53"/>
    <w:link w:val="8"/>
    <w:qFormat/>
    <w:uiPriority w:val="9"/>
    <w:rPr>
      <w:rFonts w:cstheme="majorBidi"/>
      <w:b/>
      <w:bCs/>
      <w:kern w:val="2"/>
      <w:sz w:val="24"/>
      <w:szCs w:val="24"/>
    </w:rPr>
  </w:style>
  <w:style w:type="character" w:customStyle="1" w:styleId="80">
    <w:name w:val="标题 5 字符"/>
    <w:basedOn w:val="53"/>
    <w:link w:val="7"/>
    <w:qFormat/>
    <w:uiPriority w:val="9"/>
    <w:rPr>
      <w:rFonts w:cstheme="minorBidi"/>
      <w:b/>
      <w:bCs/>
      <w:kern w:val="2"/>
      <w:sz w:val="24"/>
      <w:szCs w:val="28"/>
    </w:rPr>
  </w:style>
  <w:style w:type="character" w:customStyle="1" w:styleId="81">
    <w:name w:val="标题 7 字符"/>
    <w:basedOn w:val="53"/>
    <w:link w:val="9"/>
    <w:qFormat/>
    <w:uiPriority w:val="9"/>
    <w:rPr>
      <w:rFonts w:cstheme="minorBidi"/>
      <w:b/>
      <w:bCs/>
      <w:kern w:val="2"/>
      <w:sz w:val="24"/>
      <w:szCs w:val="24"/>
    </w:rPr>
  </w:style>
  <w:style w:type="paragraph" w:customStyle="1" w:styleId="82">
    <w:name w:val="正文无缩进"/>
    <w:basedOn w:val="1"/>
    <w:qFormat/>
    <w:uiPriority w:val="0"/>
    <w:pPr>
      <w:widowControl w:val="0"/>
      <w:adjustRightInd w:val="0"/>
      <w:snapToGrid w:val="0"/>
      <w:spacing w:line="360" w:lineRule="auto"/>
      <w:jc w:val="both"/>
    </w:pPr>
    <w:rPr>
      <w:rFonts w:ascii="Times New Roman" w:hAnsi="Times New Roman" w:cstheme="minorBidi"/>
      <w:kern w:val="2"/>
      <w:szCs w:val="22"/>
    </w:rPr>
  </w:style>
  <w:style w:type="paragraph" w:customStyle="1" w:styleId="83">
    <w:name w:val="表格文本"/>
    <w:basedOn w:val="82"/>
    <w:qFormat/>
    <w:uiPriority w:val="0"/>
    <w:pPr>
      <w:adjustRightInd/>
      <w:snapToGrid/>
      <w:spacing w:line="400" w:lineRule="exact"/>
      <w:ind w:firstLine="200" w:firstLineChars="200"/>
    </w:pPr>
    <w:rPr>
      <w:rFonts w:cs="Times New Roman"/>
      <w:color w:val="000000"/>
      <w:sz w:val="21"/>
      <w:szCs w:val="21"/>
    </w:rPr>
  </w:style>
  <w:style w:type="paragraph" w:customStyle="1" w:styleId="84">
    <w:name w:val="分段列表2"/>
    <w:basedOn w:val="1"/>
    <w:qFormat/>
    <w:uiPriority w:val="0"/>
    <w:pPr>
      <w:widowControl w:val="0"/>
      <w:numPr>
        <w:ilvl w:val="0"/>
        <w:numId w:val="3"/>
      </w:numPr>
      <w:spacing w:line="360" w:lineRule="auto"/>
      <w:ind w:firstLine="200" w:firstLineChars="200"/>
      <w:jc w:val="both"/>
    </w:pPr>
    <w:rPr>
      <w:rFonts w:ascii="Times New Roman" w:hAnsi="Times New Roman" w:cs="Times New Roman"/>
      <w:color w:val="000000"/>
      <w:kern w:val="2"/>
      <w:szCs w:val="21"/>
    </w:rPr>
  </w:style>
  <w:style w:type="paragraph" w:customStyle="1" w:styleId="85">
    <w:name w:val="List Paragraph1"/>
    <w:basedOn w:val="1"/>
    <w:link w:val="86"/>
    <w:qFormat/>
    <w:uiPriority w:val="99"/>
    <w:pPr>
      <w:widowControl w:val="0"/>
      <w:adjustRightInd w:val="0"/>
      <w:snapToGrid w:val="0"/>
      <w:spacing w:line="360" w:lineRule="auto"/>
      <w:ind w:firstLine="420" w:firstLineChars="200"/>
      <w:jc w:val="both"/>
    </w:pPr>
    <w:rPr>
      <w:rFonts w:ascii="Times New Roman" w:hAnsi="Times New Roman" w:cstheme="minorBidi"/>
      <w:kern w:val="2"/>
      <w:szCs w:val="22"/>
    </w:rPr>
  </w:style>
  <w:style w:type="character" w:customStyle="1" w:styleId="86">
    <w:name w:val="列表段落 字符"/>
    <w:link w:val="85"/>
    <w:qFormat/>
    <w:locked/>
    <w:uiPriority w:val="99"/>
    <w:rPr>
      <w:rFonts w:cstheme="minorBidi"/>
      <w:kern w:val="2"/>
      <w:sz w:val="24"/>
      <w:szCs w:val="22"/>
      <w:lang w:val="en-US"/>
    </w:rPr>
  </w:style>
  <w:style w:type="character" w:customStyle="1" w:styleId="87">
    <w:name w:val="批注框文本 字符"/>
    <w:basedOn w:val="53"/>
    <w:link w:val="32"/>
    <w:qFormat/>
    <w:uiPriority w:val="99"/>
    <w:rPr>
      <w:rFonts w:cstheme="minorBidi"/>
      <w:kern w:val="2"/>
      <w:sz w:val="18"/>
      <w:szCs w:val="18"/>
      <w:lang w:val="en-US"/>
    </w:rPr>
  </w:style>
  <w:style w:type="character" w:customStyle="1" w:styleId="88">
    <w:name w:val="批注文字 字符"/>
    <w:basedOn w:val="53"/>
    <w:link w:val="18"/>
    <w:qFormat/>
    <w:uiPriority w:val="99"/>
    <w:rPr>
      <w:rFonts w:cstheme="minorBidi"/>
      <w:kern w:val="2"/>
      <w:sz w:val="24"/>
      <w:szCs w:val="22"/>
      <w:lang w:val="en-US"/>
    </w:rPr>
  </w:style>
  <w:style w:type="paragraph" w:customStyle="1" w:styleId="89">
    <w:name w:val="修订1"/>
    <w:hidden/>
    <w:semiHidden/>
    <w:qFormat/>
    <w:uiPriority w:val="99"/>
    <w:rPr>
      <w:rFonts w:ascii="宋体" w:hAnsi="宋体" w:eastAsia="宋体" w:cs="宋体"/>
      <w:sz w:val="22"/>
      <w:szCs w:val="22"/>
      <w:lang w:val="zh-CN" w:eastAsia="zh-CN" w:bidi="zh-CN"/>
    </w:rPr>
  </w:style>
  <w:style w:type="character" w:customStyle="1" w:styleId="90">
    <w:name w:val="批注主题 字符"/>
    <w:basedOn w:val="88"/>
    <w:link w:val="49"/>
    <w:qFormat/>
    <w:uiPriority w:val="99"/>
    <w:rPr>
      <w:rFonts w:cstheme="minorBidi"/>
      <w:b/>
      <w:bCs/>
      <w:kern w:val="2"/>
      <w:sz w:val="24"/>
      <w:szCs w:val="22"/>
      <w:lang w:val="en-US"/>
    </w:rPr>
  </w:style>
  <w:style w:type="paragraph" w:customStyle="1" w:styleId="91">
    <w:name w:val="修订2"/>
    <w:hidden/>
    <w:semiHidden/>
    <w:qFormat/>
    <w:uiPriority w:val="99"/>
    <w:rPr>
      <w:rFonts w:ascii="宋体" w:hAnsi="宋体" w:eastAsia="宋体" w:cs="宋体"/>
      <w:sz w:val="22"/>
      <w:szCs w:val="22"/>
      <w:lang w:val="zh-CN" w:eastAsia="zh-CN" w:bidi="zh-CN"/>
    </w:rPr>
  </w:style>
  <w:style w:type="character" w:customStyle="1" w:styleId="92">
    <w:name w:val="日期 字符"/>
    <w:basedOn w:val="53"/>
    <w:link w:val="29"/>
    <w:qFormat/>
    <w:uiPriority w:val="99"/>
    <w:rPr>
      <w:rFonts w:cstheme="minorBidi"/>
      <w:kern w:val="2"/>
      <w:sz w:val="24"/>
      <w:szCs w:val="22"/>
      <w:lang w:val="en-US"/>
    </w:rPr>
  </w:style>
  <w:style w:type="character" w:customStyle="1" w:styleId="93">
    <w:name w:val="题注 字符"/>
    <w:link w:val="16"/>
    <w:qFormat/>
    <w:uiPriority w:val="35"/>
    <w:rPr>
      <w:rFonts w:cstheme="majorBidi"/>
      <w:kern w:val="2"/>
      <w:sz w:val="21"/>
      <w:lang w:val="en-US"/>
    </w:rPr>
  </w:style>
  <w:style w:type="paragraph" w:customStyle="1" w:styleId="94">
    <w:name w:val="文档标题"/>
    <w:basedOn w:val="1"/>
    <w:qFormat/>
    <w:uiPriority w:val="0"/>
    <w:pPr>
      <w:widowControl w:val="0"/>
      <w:adjustRightInd w:val="0"/>
      <w:snapToGrid w:val="0"/>
      <w:spacing w:line="360" w:lineRule="auto"/>
      <w:jc w:val="center"/>
    </w:pPr>
    <w:rPr>
      <w:rFonts w:ascii="Times New Roman" w:hAnsi="Times New Roman" w:cstheme="minorBidi"/>
      <w:b/>
      <w:kern w:val="2"/>
      <w:sz w:val="44"/>
      <w:szCs w:val="22"/>
    </w:rPr>
  </w:style>
  <w:style w:type="paragraph" w:customStyle="1" w:styleId="95">
    <w:name w:val="文档副标题"/>
    <w:basedOn w:val="94"/>
    <w:qFormat/>
    <w:uiPriority w:val="0"/>
    <w:rPr>
      <w:sz w:val="32"/>
    </w:rPr>
  </w:style>
  <w:style w:type="character" w:customStyle="1" w:styleId="96">
    <w:name w:val="文档结构图 字符"/>
    <w:basedOn w:val="53"/>
    <w:link w:val="17"/>
    <w:qFormat/>
    <w:uiPriority w:val="99"/>
    <w:rPr>
      <w:rFonts w:ascii="Microsoft YaHei UI" w:eastAsia="Microsoft YaHei UI" w:cstheme="minorBidi"/>
      <w:kern w:val="2"/>
      <w:sz w:val="24"/>
      <w:szCs w:val="18"/>
      <w:lang w:val="en-US"/>
    </w:rPr>
  </w:style>
  <w:style w:type="character" w:customStyle="1" w:styleId="97">
    <w:name w:val="页脚 字符"/>
    <w:basedOn w:val="53"/>
    <w:link w:val="33"/>
    <w:qFormat/>
    <w:uiPriority w:val="99"/>
    <w:rPr>
      <w:rFonts w:cstheme="minorBidi"/>
      <w:kern w:val="2"/>
      <w:sz w:val="18"/>
      <w:szCs w:val="18"/>
      <w:lang w:val="en-US"/>
    </w:rPr>
  </w:style>
  <w:style w:type="character" w:customStyle="1" w:styleId="98">
    <w:name w:val="页眉 字符"/>
    <w:basedOn w:val="53"/>
    <w:link w:val="34"/>
    <w:qFormat/>
    <w:uiPriority w:val="99"/>
    <w:rPr>
      <w:rFonts w:cstheme="minorBidi"/>
      <w:kern w:val="2"/>
      <w:sz w:val="18"/>
      <w:szCs w:val="18"/>
      <w:lang w:val="en-US"/>
    </w:rPr>
  </w:style>
  <w:style w:type="paragraph" w:customStyle="1" w:styleId="99">
    <w:name w:val="正文1"/>
    <w:basedOn w:val="1"/>
    <w:qFormat/>
    <w:uiPriority w:val="0"/>
    <w:pPr>
      <w:widowControl w:val="0"/>
      <w:spacing w:line="360" w:lineRule="auto"/>
      <w:ind w:firstLine="200" w:firstLineChars="200"/>
    </w:pPr>
    <w:rPr>
      <w:rFonts w:ascii="Calibri" w:hAnsi="Calibri" w:cs="Times New Roman"/>
      <w:kern w:val="2"/>
    </w:rPr>
  </w:style>
  <w:style w:type="paragraph" w:customStyle="1" w:styleId="100">
    <w:name w:val="正文表格"/>
    <w:basedOn w:val="1"/>
    <w:link w:val="101"/>
    <w:qFormat/>
    <w:uiPriority w:val="0"/>
    <w:pPr>
      <w:widowControl w:val="0"/>
      <w:adjustRightInd w:val="0"/>
      <w:snapToGrid w:val="0"/>
      <w:jc w:val="both"/>
    </w:pPr>
    <w:rPr>
      <w:rFonts w:ascii="Times New Roman" w:hAnsi="Times New Roman" w:cstheme="minorBidi"/>
      <w:kern w:val="2"/>
      <w:sz w:val="21"/>
      <w:szCs w:val="22"/>
    </w:rPr>
  </w:style>
  <w:style w:type="character" w:customStyle="1" w:styleId="101">
    <w:name w:val="正文表格 Char"/>
    <w:basedOn w:val="53"/>
    <w:link w:val="100"/>
    <w:qFormat/>
    <w:uiPriority w:val="0"/>
    <w:rPr>
      <w:rFonts w:cstheme="minorBidi"/>
      <w:kern w:val="2"/>
      <w:sz w:val="21"/>
      <w:szCs w:val="22"/>
      <w:lang w:val="en-US"/>
    </w:rPr>
  </w:style>
  <w:style w:type="paragraph" w:customStyle="1" w:styleId="102">
    <w:name w:val="正文的文本"/>
    <w:basedOn w:val="1"/>
    <w:qFormat/>
    <w:uiPriority w:val="0"/>
    <w:pPr>
      <w:widowControl w:val="0"/>
      <w:adjustRightInd w:val="0"/>
      <w:snapToGrid w:val="0"/>
      <w:spacing w:line="560" w:lineRule="exact"/>
      <w:ind w:firstLine="200" w:firstLineChars="200"/>
      <w:jc w:val="both"/>
    </w:pPr>
    <w:rPr>
      <w:rFonts w:ascii="仿宋_GB2312" w:hAnsi="Calibri" w:cs="Times New Roman"/>
      <w:kern w:val="2"/>
      <w:szCs w:val="22"/>
    </w:rPr>
  </w:style>
  <w:style w:type="paragraph" w:customStyle="1" w:styleId="103">
    <w:name w:val="正文红字"/>
    <w:basedOn w:val="1"/>
    <w:qFormat/>
    <w:uiPriority w:val="0"/>
    <w:pPr>
      <w:widowControl w:val="0"/>
      <w:adjustRightInd w:val="0"/>
      <w:snapToGrid w:val="0"/>
      <w:spacing w:line="360" w:lineRule="auto"/>
      <w:ind w:firstLine="480" w:firstLineChars="200"/>
      <w:jc w:val="both"/>
    </w:pPr>
    <w:rPr>
      <w:rFonts w:ascii="Times New Roman" w:hAnsi="Times New Roman" w:cstheme="minorBidi"/>
      <w:color w:val="FF0000"/>
      <w:kern w:val="2"/>
      <w:szCs w:val="22"/>
    </w:rPr>
  </w:style>
  <w:style w:type="paragraph" w:customStyle="1" w:styleId="104">
    <w:name w:val="正文黄底"/>
    <w:basedOn w:val="1"/>
    <w:qFormat/>
    <w:uiPriority w:val="0"/>
    <w:pPr>
      <w:widowControl w:val="0"/>
      <w:shd w:val="clear" w:color="auto" w:fill="FFFF00"/>
      <w:adjustRightInd w:val="0"/>
      <w:snapToGrid w:val="0"/>
      <w:spacing w:line="360" w:lineRule="auto"/>
      <w:ind w:firstLine="480" w:firstLineChars="200"/>
      <w:jc w:val="both"/>
    </w:pPr>
    <w:rPr>
      <w:rFonts w:ascii="Times New Roman" w:hAnsi="Times New Roman" w:cstheme="minorBidi"/>
      <w:kern w:val="2"/>
      <w:szCs w:val="22"/>
    </w:rPr>
  </w:style>
  <w:style w:type="paragraph" w:customStyle="1" w:styleId="105">
    <w:name w:val="正文加粗"/>
    <w:basedOn w:val="1"/>
    <w:qFormat/>
    <w:uiPriority w:val="0"/>
    <w:pPr>
      <w:widowControl w:val="0"/>
      <w:adjustRightInd w:val="0"/>
      <w:snapToGrid w:val="0"/>
      <w:spacing w:line="360" w:lineRule="auto"/>
      <w:ind w:firstLine="200" w:firstLineChars="200"/>
      <w:jc w:val="both"/>
    </w:pPr>
    <w:rPr>
      <w:rFonts w:ascii="Times New Roman" w:hAnsi="Times New Roman" w:cstheme="minorBidi"/>
      <w:b/>
      <w:kern w:val="2"/>
      <w:szCs w:val="22"/>
    </w:rPr>
  </w:style>
  <w:style w:type="paragraph" w:customStyle="1" w:styleId="106">
    <w:name w:val="正文居中"/>
    <w:basedOn w:val="1"/>
    <w:qFormat/>
    <w:uiPriority w:val="0"/>
    <w:pPr>
      <w:widowControl w:val="0"/>
      <w:adjustRightInd w:val="0"/>
      <w:snapToGrid w:val="0"/>
      <w:spacing w:line="360" w:lineRule="auto"/>
      <w:jc w:val="center"/>
    </w:pPr>
    <w:rPr>
      <w:rFonts w:ascii="Times New Roman" w:hAnsi="Times New Roman" w:cstheme="minorBidi"/>
      <w:kern w:val="2"/>
      <w:szCs w:val="22"/>
    </w:rPr>
  </w:style>
  <w:style w:type="character" w:customStyle="1" w:styleId="107">
    <w:name w:val="正文缩进 字符"/>
    <w:link w:val="15"/>
    <w:qFormat/>
    <w:uiPriority w:val="0"/>
    <w:rPr>
      <w:rFonts w:cstheme="minorBidi"/>
      <w:kern w:val="2"/>
      <w:sz w:val="24"/>
      <w:szCs w:val="22"/>
      <w:lang w:val="en-US"/>
    </w:rPr>
  </w:style>
  <w:style w:type="paragraph" w:customStyle="1" w:styleId="108">
    <w:name w:val="正文题注"/>
    <w:basedOn w:val="1"/>
    <w:qFormat/>
    <w:uiPriority w:val="0"/>
    <w:pPr>
      <w:widowControl w:val="0"/>
      <w:adjustRightInd w:val="0"/>
      <w:snapToGrid w:val="0"/>
      <w:spacing w:line="360" w:lineRule="auto"/>
      <w:jc w:val="center"/>
    </w:pPr>
    <w:rPr>
      <w:rFonts w:ascii="Times New Roman" w:hAnsi="Times New Roman" w:cstheme="minorBidi"/>
      <w:kern w:val="2"/>
      <w:sz w:val="21"/>
      <w:szCs w:val="22"/>
    </w:rPr>
  </w:style>
  <w:style w:type="character" w:customStyle="1" w:styleId="109">
    <w:name w:val="正文文本 字符"/>
    <w:basedOn w:val="53"/>
    <w:link w:val="22"/>
    <w:qFormat/>
    <w:uiPriority w:val="99"/>
    <w:rPr>
      <w:rFonts w:ascii="华文新魏" w:hAnsi="华文新魏" w:cstheme="minorBidi"/>
      <w:kern w:val="2"/>
      <w:sz w:val="24"/>
      <w:szCs w:val="24"/>
      <w:lang w:val="en-US"/>
    </w:rPr>
  </w:style>
  <w:style w:type="character" w:customStyle="1" w:styleId="110">
    <w:name w:val="正文文本缩进 字符"/>
    <w:basedOn w:val="53"/>
    <w:link w:val="23"/>
    <w:qFormat/>
    <w:uiPriority w:val="99"/>
    <w:rPr>
      <w:rFonts w:cstheme="minorBidi"/>
      <w:kern w:val="2"/>
      <w:sz w:val="24"/>
      <w:szCs w:val="22"/>
      <w:lang w:val="en-US"/>
    </w:rPr>
  </w:style>
  <w:style w:type="paragraph" w:customStyle="1" w:styleId="111">
    <w:name w:val="修订3"/>
    <w:hidden/>
    <w:semiHidden/>
    <w:qFormat/>
    <w:uiPriority w:val="99"/>
    <w:rPr>
      <w:rFonts w:ascii="Times New Roman" w:hAnsi="Times New Roman" w:eastAsia="宋体" w:cstheme="minorBidi"/>
      <w:kern w:val="2"/>
      <w:sz w:val="24"/>
      <w:szCs w:val="22"/>
      <w:lang w:val="en-US" w:eastAsia="zh-CN" w:bidi="ar-SA"/>
    </w:rPr>
  </w:style>
  <w:style w:type="paragraph" w:customStyle="1" w:styleId="112">
    <w:name w:val="列出段落1"/>
    <w:basedOn w:val="1"/>
    <w:qFormat/>
    <w:uiPriority w:val="34"/>
    <w:pPr>
      <w:widowControl w:val="0"/>
      <w:spacing w:after="160" w:line="259" w:lineRule="auto"/>
      <w:ind w:firstLine="420" w:firstLineChars="200"/>
      <w:jc w:val="both"/>
    </w:pPr>
    <w:rPr>
      <w:rFonts w:ascii="Calibri" w:hAnsi="Calibri" w:cs="Times New Roman"/>
      <w:smallCaps/>
      <w:sz w:val="20"/>
    </w:rPr>
  </w:style>
  <w:style w:type="paragraph" w:customStyle="1" w:styleId="113">
    <w:name w:val="_Style 89"/>
    <w:basedOn w:val="1"/>
    <w:next w:val="114"/>
    <w:qFormat/>
    <w:uiPriority w:val="99"/>
    <w:pPr>
      <w:ind w:firstLine="420"/>
      <w:jc w:val="both"/>
    </w:pPr>
    <w:rPr>
      <w:rFonts w:ascii="Calibri" w:hAnsi="Calibri"/>
      <w:sz w:val="21"/>
      <w:szCs w:val="21"/>
    </w:rPr>
  </w:style>
  <w:style w:type="paragraph" w:styleId="114">
    <w:name w:val="List Paragraph"/>
    <w:basedOn w:val="1"/>
    <w:link w:val="116"/>
    <w:qFormat/>
    <w:uiPriority w:val="99"/>
    <w:pPr>
      <w:widowControl w:val="0"/>
      <w:adjustRightInd w:val="0"/>
      <w:snapToGrid w:val="0"/>
      <w:spacing w:line="360" w:lineRule="auto"/>
      <w:ind w:firstLine="420" w:firstLineChars="200"/>
      <w:jc w:val="both"/>
    </w:pPr>
    <w:rPr>
      <w:rFonts w:ascii="Times New Roman" w:hAnsi="Times New Roman" w:cstheme="minorBidi"/>
      <w:kern w:val="2"/>
      <w:szCs w:val="22"/>
    </w:rPr>
  </w:style>
  <w:style w:type="paragraph" w:customStyle="1" w:styleId="115">
    <w:name w:val="概设-正文"/>
    <w:basedOn w:val="1"/>
    <w:qFormat/>
    <w:uiPriority w:val="0"/>
    <w:pPr>
      <w:widowControl w:val="0"/>
      <w:adjustRightInd w:val="0"/>
      <w:snapToGrid w:val="0"/>
      <w:spacing w:line="360" w:lineRule="auto"/>
      <w:ind w:firstLine="200" w:firstLineChars="200"/>
      <w:jc w:val="both"/>
    </w:pPr>
    <w:rPr>
      <w:rFonts w:ascii="Times New Roman" w:hAnsi="Times New Roman" w:cstheme="minorBidi"/>
      <w:smallCaps/>
      <w:kern w:val="2"/>
      <w:szCs w:val="20"/>
    </w:rPr>
  </w:style>
  <w:style w:type="character" w:customStyle="1" w:styleId="116">
    <w:name w:val="列表段落 字符1"/>
    <w:link w:val="114"/>
    <w:qFormat/>
    <w:locked/>
    <w:uiPriority w:val="99"/>
    <w:rPr>
      <w:rFonts w:cstheme="minorBidi"/>
      <w:kern w:val="2"/>
      <w:sz w:val="24"/>
      <w:szCs w:val="22"/>
    </w:rPr>
  </w:style>
  <w:style w:type="character" w:customStyle="1" w:styleId="117">
    <w:name w:val="font11"/>
    <w:basedOn w:val="53"/>
    <w:qFormat/>
    <w:uiPriority w:val="0"/>
    <w:rPr>
      <w:rFonts w:hint="eastAsia" w:ascii="宋体" w:hAnsi="宋体" w:eastAsia="宋体" w:cs="宋体"/>
      <w:color w:val="000000"/>
      <w:sz w:val="28"/>
      <w:szCs w:val="28"/>
      <w:u w:val="none"/>
    </w:rPr>
  </w:style>
  <w:style w:type="character" w:customStyle="1" w:styleId="118">
    <w:name w:val="font31"/>
    <w:basedOn w:val="53"/>
    <w:qFormat/>
    <w:uiPriority w:val="0"/>
    <w:rPr>
      <w:rFonts w:ascii="方正书宋_GBK" w:hAnsi="方正书宋_GBK" w:eastAsia="方正书宋_GBK" w:cs="方正书宋_GBK"/>
      <w:i/>
      <w:iCs/>
      <w:color w:val="000000"/>
      <w:sz w:val="24"/>
      <w:szCs w:val="24"/>
      <w:u w:val="none"/>
    </w:rPr>
  </w:style>
  <w:style w:type="character" w:customStyle="1" w:styleId="119">
    <w:name w:val="font01"/>
    <w:basedOn w:val="53"/>
    <w:qFormat/>
    <w:uiPriority w:val="0"/>
    <w:rPr>
      <w:rFonts w:ascii="Courier New" w:hAnsi="Courier New" w:cs="Courier New"/>
      <w:i/>
      <w:iCs/>
      <w:color w:val="000000"/>
      <w:sz w:val="24"/>
      <w:szCs w:val="24"/>
      <w:u w:val="none"/>
    </w:rPr>
  </w:style>
  <w:style w:type="character" w:customStyle="1" w:styleId="120">
    <w:name w:val="Caption Char1"/>
    <w:qFormat/>
    <w:uiPriority w:val="35"/>
    <w:rPr>
      <w:rFonts w:cstheme="majorBidi"/>
      <w:kern w:val="2"/>
      <w:sz w:val="21"/>
    </w:rPr>
  </w:style>
  <w:style w:type="paragraph" w:customStyle="1" w:styleId="121">
    <w:name w:val="msonormal"/>
    <w:basedOn w:val="1"/>
    <w:qFormat/>
    <w:uiPriority w:val="0"/>
    <w:pPr>
      <w:spacing w:before="100" w:beforeAutospacing="1" w:after="100" w:afterAutospacing="1"/>
    </w:pPr>
  </w:style>
  <w:style w:type="paragraph" w:customStyle="1" w:styleId="122">
    <w:name w:val="font5"/>
    <w:basedOn w:val="1"/>
    <w:qFormat/>
    <w:uiPriority w:val="0"/>
    <w:pPr>
      <w:spacing w:before="100" w:beforeAutospacing="1" w:after="100" w:afterAutospacing="1"/>
    </w:pPr>
    <w:rPr>
      <w:rFonts w:ascii="等线" w:hAnsi="等线" w:eastAsia="等线"/>
      <w:sz w:val="18"/>
      <w:szCs w:val="18"/>
    </w:rPr>
  </w:style>
  <w:style w:type="paragraph" w:customStyle="1" w:styleId="123">
    <w:name w:val="xl65"/>
    <w:basedOn w:val="1"/>
    <w:qFormat/>
    <w:uiPriority w:val="0"/>
    <w:pPr>
      <w:pBdr>
        <w:top w:val="single" w:color="auto" w:sz="8" w:space="0"/>
        <w:left w:val="single" w:color="auto" w:sz="8" w:space="0"/>
        <w:bottom w:val="single" w:color="auto" w:sz="8" w:space="0"/>
        <w:right w:val="single" w:color="auto" w:sz="8" w:space="0"/>
      </w:pBdr>
      <w:shd w:val="clear" w:color="000000" w:fill="C0C0C0"/>
      <w:spacing w:before="100" w:beforeAutospacing="1" w:after="100" w:afterAutospacing="1"/>
      <w:textAlignment w:val="center"/>
    </w:pPr>
    <w:rPr>
      <w:color w:val="000000"/>
    </w:rPr>
  </w:style>
  <w:style w:type="paragraph" w:customStyle="1" w:styleId="124">
    <w:name w:val="xl66"/>
    <w:basedOn w:val="1"/>
    <w:qFormat/>
    <w:uiPriority w:val="0"/>
    <w:pPr>
      <w:pBdr>
        <w:top w:val="single" w:color="auto" w:sz="8" w:space="0"/>
        <w:bottom w:val="single" w:color="auto" w:sz="8" w:space="0"/>
        <w:right w:val="single" w:color="auto" w:sz="8" w:space="0"/>
      </w:pBdr>
      <w:shd w:val="clear" w:color="000000" w:fill="C0C0C0"/>
      <w:spacing w:before="100" w:beforeAutospacing="1" w:after="100" w:afterAutospacing="1"/>
      <w:textAlignment w:val="center"/>
    </w:pPr>
    <w:rPr>
      <w:color w:val="000000"/>
    </w:rPr>
  </w:style>
  <w:style w:type="paragraph" w:customStyle="1" w:styleId="125">
    <w:name w:val="xl67"/>
    <w:basedOn w:val="1"/>
    <w:qFormat/>
    <w:uiPriority w:val="0"/>
    <w:pPr>
      <w:pBdr>
        <w:left w:val="single" w:color="auto" w:sz="8" w:space="0"/>
        <w:bottom w:val="single" w:color="auto" w:sz="8" w:space="0"/>
        <w:right w:val="single" w:color="auto" w:sz="8" w:space="0"/>
      </w:pBdr>
      <w:spacing w:before="100" w:beforeAutospacing="1" w:after="100" w:afterAutospacing="1"/>
      <w:textAlignment w:val="center"/>
    </w:pPr>
    <w:rPr>
      <w:rFonts w:ascii="Times New Roman" w:hAnsi="Times New Roman" w:cs="Times New Roman"/>
      <w:color w:val="000000"/>
    </w:rPr>
  </w:style>
  <w:style w:type="paragraph" w:customStyle="1" w:styleId="126">
    <w:name w:val="xl68"/>
    <w:basedOn w:val="1"/>
    <w:qFormat/>
    <w:uiPriority w:val="0"/>
    <w:pPr>
      <w:pBdr>
        <w:left w:val="single" w:color="auto" w:sz="8" w:space="0"/>
        <w:bottom w:val="single" w:color="auto" w:sz="8" w:space="0"/>
        <w:right w:val="single" w:color="auto" w:sz="8" w:space="0"/>
      </w:pBdr>
      <w:spacing w:before="100" w:beforeAutospacing="1" w:after="100" w:afterAutospacing="1"/>
      <w:jc w:val="center"/>
      <w:textAlignment w:val="center"/>
    </w:pPr>
    <w:rPr>
      <w:rFonts w:ascii="Times New Roman" w:hAnsi="Times New Roman" w:cs="Times New Roman"/>
      <w:color w:val="000000"/>
    </w:rPr>
  </w:style>
  <w:style w:type="paragraph" w:customStyle="1" w:styleId="127">
    <w:name w:val="xl69"/>
    <w:basedOn w:val="1"/>
    <w:qFormat/>
    <w:uiPriority w:val="0"/>
    <w:pPr>
      <w:pBdr>
        <w:top w:val="single" w:color="auto" w:sz="8" w:space="0"/>
        <w:left w:val="single" w:color="auto" w:sz="8" w:space="0"/>
        <w:right w:val="single" w:color="auto" w:sz="8" w:space="0"/>
      </w:pBdr>
      <w:spacing w:before="100" w:beforeAutospacing="1" w:after="100" w:afterAutospacing="1"/>
      <w:jc w:val="center"/>
      <w:textAlignment w:val="center"/>
    </w:pPr>
    <w:rPr>
      <w:rFonts w:ascii="Times New Roman" w:hAnsi="Times New Roman" w:cs="Times New Roman"/>
      <w:color w:val="000000"/>
    </w:rPr>
  </w:style>
  <w:style w:type="paragraph" w:customStyle="1" w:styleId="128">
    <w:name w:val="xl70"/>
    <w:basedOn w:val="1"/>
    <w:qFormat/>
    <w:uiPriority w:val="0"/>
    <w:pPr>
      <w:pBdr>
        <w:left w:val="single" w:color="auto" w:sz="8" w:space="0"/>
        <w:right w:val="single" w:color="auto" w:sz="8" w:space="0"/>
      </w:pBdr>
      <w:spacing w:before="100" w:beforeAutospacing="1" w:after="100" w:afterAutospacing="1"/>
      <w:jc w:val="center"/>
      <w:textAlignment w:val="center"/>
    </w:pPr>
    <w:rPr>
      <w:rFonts w:ascii="Times New Roman" w:hAnsi="Times New Roman" w:cs="Times New Roman"/>
      <w:color w:val="000000"/>
    </w:rPr>
  </w:style>
  <w:style w:type="paragraph" w:customStyle="1" w:styleId="129">
    <w:name w:val="xl71"/>
    <w:basedOn w:val="1"/>
    <w:qFormat/>
    <w:uiPriority w:val="0"/>
    <w:pPr>
      <w:pBdr>
        <w:left w:val="single" w:color="auto" w:sz="8" w:space="0"/>
        <w:bottom w:val="single" w:color="auto" w:sz="8" w:space="0"/>
        <w:right w:val="single" w:color="auto" w:sz="8" w:space="0"/>
      </w:pBdr>
      <w:spacing w:before="100" w:beforeAutospacing="1" w:after="100" w:afterAutospacing="1"/>
      <w:textAlignment w:val="center"/>
    </w:pPr>
    <w:rPr>
      <w:color w:val="000000"/>
    </w:rPr>
  </w:style>
  <w:style w:type="paragraph" w:customStyle="1" w:styleId="130">
    <w:name w:val="font6"/>
    <w:basedOn w:val="1"/>
    <w:qFormat/>
    <w:uiPriority w:val="0"/>
    <w:pPr>
      <w:spacing w:before="100" w:beforeAutospacing="1" w:after="100" w:afterAutospacing="1"/>
    </w:pPr>
    <w:rPr>
      <w:rFonts w:ascii="等线" w:hAnsi="等线" w:eastAsia="等线"/>
      <w:sz w:val="22"/>
      <w:szCs w:val="22"/>
    </w:rPr>
  </w:style>
  <w:style w:type="paragraph" w:customStyle="1" w:styleId="131">
    <w:name w:val="xl72"/>
    <w:basedOn w:val="1"/>
    <w:qFormat/>
    <w:uiPriority w:val="0"/>
    <w:pPr>
      <w:spacing w:before="100" w:beforeAutospacing="1" w:after="100" w:afterAutospacing="1"/>
    </w:pPr>
  </w:style>
  <w:style w:type="character" w:customStyle="1" w:styleId="132">
    <w:name w:val="脚注文本 字符"/>
    <w:basedOn w:val="53"/>
    <w:link w:val="39"/>
    <w:qFormat/>
    <w:uiPriority w:val="0"/>
    <w:rPr>
      <w:rFonts w:ascii="宋体" w:hAnsi="宋体" w:cs="宋体"/>
      <w:sz w:val="18"/>
      <w:szCs w:val="18"/>
    </w:rPr>
  </w:style>
  <w:style w:type="paragraph" w:customStyle="1" w:styleId="133">
    <w:name w:val="TOC Heading2"/>
    <w:basedOn w:val="3"/>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134">
    <w:name w:val="xl63"/>
    <w:basedOn w:val="1"/>
    <w:qFormat/>
    <w:uiPriority w:val="0"/>
    <w:pPr>
      <w:pBdr>
        <w:top w:val="single" w:color="auto" w:sz="8" w:space="0"/>
        <w:bottom w:val="single" w:color="auto" w:sz="8" w:space="0"/>
        <w:right w:val="single" w:color="auto" w:sz="8" w:space="0"/>
      </w:pBdr>
      <w:shd w:val="clear" w:color="000000" w:fill="C0C0C0"/>
      <w:spacing w:before="100" w:beforeAutospacing="1" w:after="100" w:afterAutospacing="1"/>
      <w:textAlignment w:val="center"/>
    </w:pPr>
    <w:rPr>
      <w:color w:val="000000"/>
    </w:rPr>
  </w:style>
  <w:style w:type="paragraph" w:customStyle="1" w:styleId="135">
    <w:name w:val="xl64"/>
    <w:basedOn w:val="1"/>
    <w:qFormat/>
    <w:uiPriority w:val="0"/>
    <w:pPr>
      <w:spacing w:before="100" w:beforeAutospacing="1" w:after="100" w:afterAutospacing="1"/>
    </w:pPr>
  </w:style>
  <w:style w:type="paragraph" w:customStyle="1" w:styleId="136">
    <w:name w:val="修订4"/>
    <w:hidden/>
    <w:semiHidden/>
    <w:qFormat/>
    <w:uiPriority w:val="99"/>
    <w:rPr>
      <w:rFonts w:ascii="宋体" w:hAnsi="宋体" w:eastAsia="宋体" w:cs="宋体"/>
      <w:sz w:val="24"/>
      <w:szCs w:val="24"/>
      <w:lang w:val="en-US" w:eastAsia="zh-CN" w:bidi="ar-SA"/>
    </w:rPr>
  </w:style>
  <w:style w:type="paragraph" w:customStyle="1" w:styleId="137">
    <w:name w:val="TOC 标题2"/>
    <w:basedOn w:val="3"/>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138">
    <w:name w:val="font7"/>
    <w:basedOn w:val="1"/>
    <w:qFormat/>
    <w:uiPriority w:val="0"/>
    <w:pPr>
      <w:spacing w:before="100" w:beforeAutospacing="1" w:after="100" w:afterAutospacing="1"/>
    </w:pPr>
    <w:rPr>
      <w:rFonts w:ascii="等线" w:hAnsi="等线" w:eastAsia="等线"/>
      <w:color w:val="000000"/>
      <w:sz w:val="22"/>
    </w:rPr>
  </w:style>
  <w:style w:type="paragraph" w:customStyle="1" w:styleId="139">
    <w:name w:val="font8"/>
    <w:basedOn w:val="1"/>
    <w:qFormat/>
    <w:uiPriority w:val="0"/>
    <w:pPr>
      <w:spacing w:before="100" w:beforeAutospacing="1" w:after="100" w:afterAutospacing="1"/>
    </w:pPr>
    <w:rPr>
      <w:rFonts w:ascii="Wingdings 2" w:hAnsi="Wingdings 2"/>
      <w:color w:val="000000"/>
      <w:sz w:val="22"/>
    </w:rPr>
  </w:style>
  <w:style w:type="paragraph" w:styleId="140">
    <w:name w:val="No Spacing"/>
    <w:link w:val="141"/>
    <w:qFormat/>
    <w:uiPriority w:val="1"/>
    <w:rPr>
      <w:rFonts w:asciiTheme="minorHAnsi" w:hAnsiTheme="minorHAnsi" w:eastAsiaTheme="minorEastAsia" w:cstheme="minorBidi"/>
      <w:sz w:val="22"/>
      <w:szCs w:val="22"/>
      <w:lang w:val="en-US" w:eastAsia="zh-CN" w:bidi="ar-SA"/>
    </w:rPr>
  </w:style>
  <w:style w:type="character" w:customStyle="1" w:styleId="141">
    <w:name w:val="无间隔 字符"/>
    <w:basedOn w:val="53"/>
    <w:link w:val="140"/>
    <w:qFormat/>
    <w:uiPriority w:val="1"/>
    <w:rPr>
      <w:rFonts w:asciiTheme="minorHAnsi" w:hAnsiTheme="minorHAnsi" w:eastAsiaTheme="minorEastAsia" w:cstheme="minorBidi"/>
      <w:sz w:val="22"/>
      <w:szCs w:val="22"/>
    </w:rPr>
  </w:style>
  <w:style w:type="paragraph" w:customStyle="1" w:styleId="142">
    <w:name w:val="xl73"/>
    <w:basedOn w:val="1"/>
    <w:qFormat/>
    <w:uiPriority w:val="0"/>
    <w:pPr>
      <w:pBdr>
        <w:top w:val="single" w:color="auto" w:sz="8" w:space="0"/>
        <w:left w:val="single" w:color="auto" w:sz="8" w:space="0"/>
        <w:bottom w:val="single" w:color="auto" w:sz="8" w:space="0"/>
        <w:right w:val="single" w:color="auto" w:sz="8" w:space="0"/>
      </w:pBdr>
      <w:shd w:val="clear" w:color="000000" w:fill="C0C0C0"/>
      <w:spacing w:before="100" w:beforeAutospacing="1" w:after="100" w:afterAutospacing="1"/>
      <w:jc w:val="center"/>
      <w:textAlignment w:val="center"/>
    </w:pPr>
    <w:rPr>
      <w:color w:val="000000"/>
    </w:rPr>
  </w:style>
  <w:style w:type="paragraph" w:customStyle="1" w:styleId="143">
    <w:name w:val="xl74"/>
    <w:basedOn w:val="1"/>
    <w:qFormat/>
    <w:uiPriority w:val="0"/>
    <w:pPr>
      <w:pBdr>
        <w:top w:val="single" w:color="auto" w:sz="8" w:space="0"/>
        <w:bottom w:val="single" w:color="auto" w:sz="8" w:space="0"/>
        <w:right w:val="single" w:color="auto" w:sz="8" w:space="0"/>
      </w:pBdr>
      <w:shd w:val="clear" w:color="000000" w:fill="C0C0C0"/>
      <w:spacing w:before="100" w:beforeAutospacing="1" w:after="100" w:afterAutospacing="1"/>
      <w:jc w:val="center"/>
      <w:textAlignment w:val="center"/>
    </w:pPr>
    <w:rPr>
      <w:color w:val="000000"/>
    </w:rPr>
  </w:style>
  <w:style w:type="paragraph" w:customStyle="1" w:styleId="144">
    <w:name w:val="xl75"/>
    <w:basedOn w:val="1"/>
    <w:qFormat/>
    <w:uiPriority w:val="0"/>
    <w:pPr>
      <w:pBdr>
        <w:top w:val="single" w:color="auto" w:sz="8" w:space="0"/>
        <w:bottom w:val="single" w:color="auto" w:sz="8" w:space="0"/>
        <w:right w:val="single" w:color="auto" w:sz="8" w:space="0"/>
      </w:pBdr>
      <w:shd w:val="clear" w:color="000000" w:fill="C0C0C0"/>
      <w:spacing w:before="100" w:beforeAutospacing="1" w:after="100" w:afterAutospacing="1"/>
      <w:jc w:val="center"/>
      <w:textAlignment w:val="center"/>
    </w:pPr>
    <w:rPr>
      <w:color w:val="000000"/>
    </w:rPr>
  </w:style>
  <w:style w:type="paragraph" w:customStyle="1" w:styleId="145">
    <w:name w:val="xl76"/>
    <w:basedOn w:val="1"/>
    <w:qFormat/>
    <w:uiPriority w:val="0"/>
    <w:pPr>
      <w:pBdr>
        <w:bottom w:val="single" w:color="auto" w:sz="8" w:space="0"/>
        <w:right w:val="single" w:color="auto" w:sz="8" w:space="0"/>
      </w:pBdr>
      <w:shd w:val="clear" w:color="000000" w:fill="BFBFBF"/>
      <w:spacing w:before="100" w:beforeAutospacing="1" w:after="100" w:afterAutospacing="1"/>
      <w:textAlignment w:val="center"/>
    </w:pPr>
    <w:rPr>
      <w:rFonts w:ascii="微软雅黑" w:hAnsi="微软雅黑" w:eastAsia="微软雅黑"/>
      <w:b/>
      <w:bCs/>
      <w:color w:val="000000"/>
      <w:sz w:val="20"/>
      <w:szCs w:val="20"/>
    </w:rPr>
  </w:style>
  <w:style w:type="paragraph" w:customStyle="1" w:styleId="146">
    <w:name w:val="xl77"/>
    <w:basedOn w:val="1"/>
    <w:qFormat/>
    <w:uiPriority w:val="0"/>
    <w:pPr>
      <w:pBdr>
        <w:bottom w:val="single" w:color="auto" w:sz="8" w:space="0"/>
        <w:right w:val="single" w:color="auto" w:sz="8" w:space="0"/>
      </w:pBdr>
      <w:shd w:val="clear" w:color="000000" w:fill="BFBFBF"/>
      <w:spacing w:before="100" w:beforeAutospacing="1" w:after="100" w:afterAutospacing="1"/>
      <w:textAlignment w:val="center"/>
    </w:pPr>
    <w:rPr>
      <w:rFonts w:ascii="微软雅黑" w:hAnsi="微软雅黑" w:eastAsia="微软雅黑"/>
      <w:b/>
      <w:bCs/>
      <w:color w:val="000000"/>
      <w:sz w:val="20"/>
      <w:szCs w:val="20"/>
    </w:rPr>
  </w:style>
  <w:style w:type="paragraph" w:customStyle="1" w:styleId="147">
    <w:name w:val="xl78"/>
    <w:basedOn w:val="1"/>
    <w:qFormat/>
    <w:uiPriority w:val="0"/>
    <w:pPr>
      <w:pBdr>
        <w:top w:val="single" w:color="auto" w:sz="8" w:space="0"/>
        <w:left w:val="single" w:color="auto" w:sz="8" w:space="0"/>
        <w:bottom w:val="single" w:color="auto" w:sz="8" w:space="0"/>
      </w:pBdr>
      <w:shd w:val="clear" w:color="000000" w:fill="BFBFBF"/>
      <w:spacing w:before="100" w:beforeAutospacing="1" w:after="100" w:afterAutospacing="1"/>
      <w:textAlignment w:val="center"/>
    </w:pPr>
    <w:rPr>
      <w:rFonts w:ascii="等线" w:hAnsi="等线" w:eastAsia="等线"/>
      <w:b/>
      <w:bCs/>
      <w:color w:val="000000"/>
    </w:rPr>
  </w:style>
  <w:style w:type="paragraph" w:customStyle="1" w:styleId="148">
    <w:name w:val="xl79"/>
    <w:basedOn w:val="1"/>
    <w:qFormat/>
    <w:uiPriority w:val="0"/>
    <w:pPr>
      <w:pBdr>
        <w:top w:val="single" w:color="auto" w:sz="8" w:space="0"/>
        <w:bottom w:val="single" w:color="auto" w:sz="8" w:space="0"/>
        <w:right w:val="single" w:color="auto" w:sz="8" w:space="0"/>
      </w:pBdr>
      <w:shd w:val="clear" w:color="000000" w:fill="BFBFBF"/>
      <w:spacing w:before="100" w:beforeAutospacing="1" w:after="100" w:afterAutospacing="1"/>
      <w:textAlignment w:val="center"/>
    </w:pPr>
    <w:rPr>
      <w:rFonts w:ascii="等线" w:hAnsi="等线" w:eastAsia="等线"/>
      <w:b/>
      <w:bCs/>
      <w:color w:val="000000"/>
    </w:rPr>
  </w:style>
  <w:style w:type="paragraph" w:customStyle="1" w:styleId="149">
    <w:name w:val="xl80"/>
    <w:basedOn w:val="1"/>
    <w:qFormat/>
    <w:uiPriority w:val="0"/>
    <w:pPr>
      <w:pBdr>
        <w:top w:val="single" w:color="auto" w:sz="8" w:space="0"/>
        <w:bottom w:val="single" w:color="auto" w:sz="8" w:space="0"/>
      </w:pBdr>
      <w:spacing w:before="100" w:beforeAutospacing="1" w:after="100" w:afterAutospacing="1"/>
      <w:textAlignment w:val="center"/>
    </w:pPr>
    <w:rPr>
      <w:rFonts w:ascii="等线" w:hAnsi="等线" w:eastAsia="等线"/>
      <w:color w:val="000000"/>
    </w:rPr>
  </w:style>
  <w:style w:type="paragraph" w:customStyle="1" w:styleId="150">
    <w:name w:val="xl81"/>
    <w:basedOn w:val="1"/>
    <w:qFormat/>
    <w:uiPriority w:val="0"/>
    <w:pPr>
      <w:pBdr>
        <w:top w:val="single" w:color="auto" w:sz="8" w:space="0"/>
        <w:left w:val="single" w:color="auto" w:sz="8" w:space="0"/>
        <w:bottom w:val="single" w:color="auto" w:sz="8" w:space="0"/>
      </w:pBdr>
      <w:spacing w:before="100" w:beforeAutospacing="1" w:after="100" w:afterAutospacing="1"/>
      <w:textAlignment w:val="center"/>
    </w:pPr>
    <w:rPr>
      <w:rFonts w:ascii="等线" w:hAnsi="等线" w:eastAsia="等线"/>
      <w:color w:val="000000"/>
    </w:rPr>
  </w:style>
  <w:style w:type="paragraph" w:customStyle="1" w:styleId="151">
    <w:name w:val="xl82"/>
    <w:basedOn w:val="1"/>
    <w:qFormat/>
    <w:uiPriority w:val="0"/>
    <w:pPr>
      <w:pBdr>
        <w:top w:val="single" w:color="auto" w:sz="8" w:space="0"/>
        <w:bottom w:val="single" w:color="auto" w:sz="8" w:space="0"/>
        <w:right w:val="single" w:color="auto" w:sz="8" w:space="0"/>
      </w:pBdr>
      <w:spacing w:before="100" w:beforeAutospacing="1" w:after="100" w:afterAutospacing="1"/>
      <w:textAlignment w:val="center"/>
    </w:pPr>
    <w:rPr>
      <w:rFonts w:ascii="等线" w:hAnsi="等线" w:eastAsia="等线"/>
      <w:color w:val="000000"/>
    </w:rPr>
  </w:style>
  <w:style w:type="paragraph" w:customStyle="1" w:styleId="152">
    <w:name w:val="xl83"/>
    <w:basedOn w:val="1"/>
    <w:qFormat/>
    <w:uiPriority w:val="0"/>
    <w:pPr>
      <w:pBdr>
        <w:top w:val="single" w:color="auto" w:sz="8" w:space="0"/>
        <w:left w:val="single" w:color="auto" w:sz="8" w:space="0"/>
        <w:bottom w:val="single" w:color="auto" w:sz="8" w:space="0"/>
      </w:pBdr>
      <w:spacing w:before="100" w:beforeAutospacing="1" w:after="100" w:afterAutospacing="1"/>
      <w:textAlignment w:val="center"/>
    </w:pPr>
    <w:rPr>
      <w:rFonts w:ascii="等线" w:hAnsi="等线" w:eastAsia="等线"/>
      <w:sz w:val="21"/>
      <w:szCs w:val="21"/>
    </w:rPr>
  </w:style>
  <w:style w:type="paragraph" w:customStyle="1" w:styleId="153">
    <w:name w:val="xl84"/>
    <w:basedOn w:val="1"/>
    <w:qFormat/>
    <w:uiPriority w:val="0"/>
    <w:pPr>
      <w:pBdr>
        <w:top w:val="single" w:color="auto" w:sz="8" w:space="0"/>
        <w:bottom w:val="single" w:color="auto" w:sz="8" w:space="0"/>
      </w:pBdr>
      <w:spacing w:before="100" w:beforeAutospacing="1" w:after="100" w:afterAutospacing="1"/>
      <w:textAlignment w:val="center"/>
    </w:pPr>
    <w:rPr>
      <w:rFonts w:ascii="等线" w:hAnsi="等线" w:eastAsia="等线"/>
      <w:sz w:val="21"/>
      <w:szCs w:val="21"/>
    </w:rPr>
  </w:style>
  <w:style w:type="paragraph" w:customStyle="1" w:styleId="154">
    <w:name w:val="xl85"/>
    <w:basedOn w:val="1"/>
    <w:qFormat/>
    <w:uiPriority w:val="0"/>
    <w:pPr>
      <w:pBdr>
        <w:top w:val="single" w:color="auto" w:sz="8" w:space="0"/>
        <w:bottom w:val="single" w:color="auto" w:sz="8" w:space="0"/>
        <w:right w:val="single" w:color="auto" w:sz="8" w:space="0"/>
      </w:pBdr>
      <w:spacing w:before="100" w:beforeAutospacing="1" w:after="100" w:afterAutospacing="1"/>
      <w:textAlignment w:val="center"/>
    </w:pPr>
    <w:rPr>
      <w:rFonts w:ascii="等线" w:hAnsi="等线" w:eastAsia="等线"/>
      <w:sz w:val="21"/>
      <w:szCs w:val="21"/>
    </w:rPr>
  </w:style>
  <w:style w:type="paragraph" w:customStyle="1" w:styleId="155">
    <w:name w:val="xl86"/>
    <w:basedOn w:val="1"/>
    <w:qFormat/>
    <w:uiPriority w:val="0"/>
    <w:pPr>
      <w:pBdr>
        <w:top w:val="single" w:color="auto" w:sz="8" w:space="0"/>
        <w:left w:val="single" w:color="auto" w:sz="8" w:space="0"/>
        <w:bottom w:val="single" w:color="auto" w:sz="8" w:space="0"/>
      </w:pBdr>
      <w:spacing w:before="100" w:beforeAutospacing="1" w:after="100" w:afterAutospacing="1"/>
      <w:textAlignment w:val="center"/>
    </w:pPr>
    <w:rPr>
      <w:rFonts w:ascii="等线" w:hAnsi="等线" w:eastAsia="等线"/>
      <w:b/>
      <w:bCs/>
      <w:color w:val="000000"/>
    </w:rPr>
  </w:style>
  <w:style w:type="paragraph" w:customStyle="1" w:styleId="156">
    <w:name w:val="xl87"/>
    <w:basedOn w:val="1"/>
    <w:qFormat/>
    <w:uiPriority w:val="0"/>
    <w:pPr>
      <w:pBdr>
        <w:top w:val="single" w:color="auto" w:sz="8" w:space="0"/>
        <w:bottom w:val="single" w:color="auto" w:sz="8" w:space="0"/>
      </w:pBdr>
      <w:spacing w:before="100" w:beforeAutospacing="1" w:after="100" w:afterAutospacing="1"/>
      <w:textAlignment w:val="center"/>
    </w:pPr>
    <w:rPr>
      <w:rFonts w:ascii="等线" w:hAnsi="等线" w:eastAsia="等线"/>
      <w:b/>
      <w:bCs/>
      <w:color w:val="000000"/>
    </w:rPr>
  </w:style>
  <w:style w:type="paragraph" w:customStyle="1" w:styleId="157">
    <w:name w:val="xl88"/>
    <w:basedOn w:val="1"/>
    <w:qFormat/>
    <w:uiPriority w:val="0"/>
    <w:pPr>
      <w:pBdr>
        <w:top w:val="single" w:color="auto" w:sz="8" w:space="0"/>
        <w:bottom w:val="single" w:color="auto" w:sz="8" w:space="0"/>
        <w:right w:val="single" w:color="auto" w:sz="8" w:space="0"/>
      </w:pBdr>
      <w:spacing w:before="100" w:beforeAutospacing="1" w:after="100" w:afterAutospacing="1"/>
      <w:textAlignment w:val="center"/>
    </w:pPr>
    <w:rPr>
      <w:rFonts w:ascii="等线" w:hAnsi="等线" w:eastAsia="等线"/>
      <w:b/>
      <w:bCs/>
      <w:color w:val="000000"/>
    </w:rPr>
  </w:style>
  <w:style w:type="paragraph" w:customStyle="1" w:styleId="158">
    <w:name w:val="隐私标题2"/>
    <w:basedOn w:val="1"/>
    <w:next w:val="1"/>
    <w:qFormat/>
    <w:uiPriority w:val="0"/>
    <w:pPr>
      <w:keepNext/>
      <w:keepLines/>
      <w:numPr>
        <w:ilvl w:val="1"/>
        <w:numId w:val="4"/>
      </w:numPr>
      <w:tabs>
        <w:tab w:val="left" w:pos="432"/>
      </w:tabs>
      <w:spacing w:before="260" w:after="260" w:line="416" w:lineRule="auto"/>
      <w:outlineLvl w:val="1"/>
    </w:pPr>
    <w:rPr>
      <w:rFonts w:hint="eastAsia"/>
      <w:b/>
      <w:bCs/>
      <w:sz w:val="32"/>
      <w:szCs w:val="32"/>
    </w:rPr>
  </w:style>
  <w:style w:type="paragraph" w:customStyle="1" w:styleId="159">
    <w:name w:val="隐私标题3"/>
    <w:basedOn w:val="1"/>
    <w:next w:val="1"/>
    <w:qFormat/>
    <w:uiPriority w:val="0"/>
    <w:pPr>
      <w:keepNext/>
      <w:keepLines/>
      <w:numPr>
        <w:ilvl w:val="2"/>
        <w:numId w:val="4"/>
      </w:numPr>
      <w:spacing w:before="260" w:after="260" w:line="416" w:lineRule="auto"/>
      <w:outlineLvl w:val="2"/>
    </w:pPr>
    <w:rPr>
      <w:rFonts w:hint="eastAsia"/>
      <w:b/>
      <w:bCs/>
      <w:sz w:val="32"/>
      <w:szCs w:val="32"/>
    </w:rPr>
  </w:style>
  <w:style w:type="paragraph" w:customStyle="1" w:styleId="160">
    <w:name w:val="隐私正文"/>
    <w:basedOn w:val="1"/>
    <w:qFormat/>
    <w:uiPriority w:val="0"/>
    <w:pPr>
      <w:spacing w:line="360" w:lineRule="auto"/>
      <w:ind w:firstLine="480" w:firstLineChars="200"/>
    </w:pPr>
    <w:rPr>
      <w:rFonts w:hint="eastAsia"/>
    </w:rPr>
  </w:style>
  <w:style w:type="paragraph" w:customStyle="1" w:styleId="161">
    <w:name w:val="隐私标题4"/>
    <w:basedOn w:val="1"/>
    <w:next w:val="1"/>
    <w:qFormat/>
    <w:uiPriority w:val="0"/>
    <w:pPr>
      <w:keepNext/>
      <w:keepLines/>
      <w:numPr>
        <w:ilvl w:val="3"/>
        <w:numId w:val="4"/>
      </w:numPr>
      <w:spacing w:before="280" w:after="290" w:line="376" w:lineRule="auto"/>
      <w:outlineLvl w:val="3"/>
    </w:pPr>
    <w:rPr>
      <w:rFonts w:hint="eastAsia"/>
      <w:sz w:val="28"/>
      <w:szCs w:val="28"/>
    </w:rPr>
  </w:style>
  <w:style w:type="character" w:customStyle="1" w:styleId="162">
    <w:name w:val="正文文本首行缩进 2 字符"/>
    <w:qFormat/>
    <w:uiPriority w:val="0"/>
    <w:rPr>
      <w:rFonts w:hint="default" w:ascii="Calibri" w:hAnsi="Calibri" w:eastAsia="宋体" w:cs="Times New Roman"/>
      <w:kern w:val="2"/>
      <w:sz w:val="21"/>
      <w:szCs w:val="24"/>
    </w:rPr>
  </w:style>
  <w:style w:type="character" w:customStyle="1" w:styleId="163">
    <w:name w:val="正文文本缩进 2 字符"/>
    <w:basedOn w:val="53"/>
    <w:link w:val="30"/>
    <w:qFormat/>
    <w:uiPriority w:val="0"/>
    <w:rPr>
      <w:rFonts w:hint="default" w:ascii="Calibri" w:hAnsi="Calibri" w:eastAsia="宋体" w:cs="Times New Roman"/>
      <w:kern w:val="2"/>
      <w:sz w:val="21"/>
      <w:szCs w:val="24"/>
    </w:rPr>
  </w:style>
  <w:style w:type="character" w:customStyle="1" w:styleId="164">
    <w:name w:val="副标题 字符"/>
    <w:basedOn w:val="53"/>
    <w:link w:val="38"/>
    <w:qFormat/>
    <w:uiPriority w:val="0"/>
    <w:rPr>
      <w:rFonts w:hint="default" w:ascii="Arial" w:hAnsi="Arial" w:eastAsia="宋体" w:cs="Times New Roman"/>
      <w:b/>
      <w:kern w:val="28"/>
      <w:sz w:val="32"/>
      <w:szCs w:val="24"/>
    </w:rPr>
  </w:style>
  <w:style w:type="character" w:customStyle="1" w:styleId="165">
    <w:name w:val="称呼 字符"/>
    <w:basedOn w:val="53"/>
    <w:link w:val="19"/>
    <w:qFormat/>
    <w:uiPriority w:val="0"/>
    <w:rPr>
      <w:rFonts w:hint="default" w:ascii="Calibri" w:hAnsi="Calibri" w:eastAsia="宋体" w:cs="Times New Roman"/>
      <w:kern w:val="2"/>
      <w:sz w:val="21"/>
      <w:szCs w:val="24"/>
    </w:rPr>
  </w:style>
  <w:style w:type="character" w:customStyle="1" w:styleId="166">
    <w:name w:val="签名 字符"/>
    <w:basedOn w:val="53"/>
    <w:link w:val="35"/>
    <w:qFormat/>
    <w:uiPriority w:val="0"/>
    <w:rPr>
      <w:rFonts w:hint="default" w:ascii="Calibri" w:hAnsi="Calibri" w:eastAsia="宋体" w:cs="Times New Roman"/>
      <w:kern w:val="2"/>
      <w:sz w:val="21"/>
      <w:szCs w:val="24"/>
    </w:rPr>
  </w:style>
  <w:style w:type="character" w:customStyle="1" w:styleId="167">
    <w:name w:val="HTML 地址 字符"/>
    <w:basedOn w:val="53"/>
    <w:link w:val="24"/>
    <w:qFormat/>
    <w:uiPriority w:val="0"/>
    <w:rPr>
      <w:rFonts w:hint="default" w:ascii="Calibri" w:hAnsi="Calibri" w:eastAsia="宋体" w:cs="Times New Roman"/>
      <w:i/>
      <w:kern w:val="2"/>
      <w:sz w:val="21"/>
      <w:szCs w:val="24"/>
    </w:rPr>
  </w:style>
  <w:style w:type="character" w:customStyle="1" w:styleId="168">
    <w:name w:val="信息标题 字符"/>
    <w:basedOn w:val="53"/>
    <w:link w:val="45"/>
    <w:qFormat/>
    <w:uiPriority w:val="0"/>
    <w:rPr>
      <w:rFonts w:hint="default" w:ascii="Arial" w:hAnsi="Arial" w:eastAsia="宋体" w:cs="Times New Roman"/>
      <w:kern w:val="2"/>
      <w:sz w:val="24"/>
      <w:szCs w:val="24"/>
      <w:shd w:val="pct20" w:color="auto" w:fill="auto"/>
    </w:rPr>
  </w:style>
  <w:style w:type="character" w:customStyle="1" w:styleId="169">
    <w:name w:val="结束语 字符"/>
    <w:basedOn w:val="53"/>
    <w:link w:val="21"/>
    <w:qFormat/>
    <w:uiPriority w:val="0"/>
    <w:rPr>
      <w:rFonts w:hint="default" w:ascii="Calibri" w:hAnsi="Calibri" w:eastAsia="宋体" w:cs="Times New Roman"/>
      <w:kern w:val="2"/>
      <w:sz w:val="21"/>
      <w:szCs w:val="24"/>
    </w:rPr>
  </w:style>
  <w:style w:type="character" w:customStyle="1" w:styleId="170">
    <w:name w:val="b63ee27f-4cf3-414c-9275-d88e3f90795e 字符"/>
    <w:qFormat/>
    <w:uiPriority w:val="0"/>
    <w:rPr>
      <w:rFonts w:hint="eastAsia" w:ascii="微软雅黑" w:hAnsi="微软雅黑" w:eastAsia="微软雅黑" w:cs="Times New Roman"/>
      <w:b/>
      <w:color w:val="000000"/>
      <w:kern w:val="2"/>
      <w:sz w:val="26"/>
      <w:szCs w:val="28"/>
    </w:rPr>
  </w:style>
  <w:style w:type="character" w:customStyle="1" w:styleId="171">
    <w:name w:val="宏文本 字符"/>
    <w:basedOn w:val="53"/>
    <w:link w:val="2"/>
    <w:qFormat/>
    <w:uiPriority w:val="0"/>
    <w:rPr>
      <w:rFonts w:hint="default" w:ascii="Courier New" w:hAnsi="Courier New" w:eastAsia="宋体" w:cs="Times New Roman"/>
      <w:kern w:val="2"/>
      <w:sz w:val="24"/>
    </w:rPr>
  </w:style>
  <w:style w:type="character" w:customStyle="1" w:styleId="172">
    <w:name w:val="注释标题 字符"/>
    <w:basedOn w:val="53"/>
    <w:link w:val="13"/>
    <w:qFormat/>
    <w:uiPriority w:val="0"/>
    <w:rPr>
      <w:rFonts w:hint="default" w:ascii="Calibri" w:hAnsi="Calibri" w:eastAsia="宋体" w:cs="Times New Roman"/>
      <w:kern w:val="2"/>
      <w:sz w:val="21"/>
      <w:szCs w:val="24"/>
    </w:rPr>
  </w:style>
  <w:style w:type="character" w:customStyle="1" w:styleId="173">
    <w:name w:val="电子邮件签名 字符"/>
    <w:basedOn w:val="53"/>
    <w:link w:val="14"/>
    <w:qFormat/>
    <w:uiPriority w:val="0"/>
    <w:rPr>
      <w:rFonts w:hint="default" w:ascii="Calibri" w:hAnsi="Calibri" w:eastAsia="宋体" w:cs="Times New Roman"/>
      <w:kern w:val="2"/>
      <w:sz w:val="21"/>
      <w:szCs w:val="24"/>
    </w:rPr>
  </w:style>
  <w:style w:type="character" w:customStyle="1" w:styleId="174">
    <w:name w:val="正文文本 3 字符"/>
    <w:basedOn w:val="53"/>
    <w:link w:val="20"/>
    <w:qFormat/>
    <w:uiPriority w:val="0"/>
    <w:rPr>
      <w:rFonts w:hint="default" w:ascii="Calibri" w:hAnsi="Calibri" w:eastAsia="宋体" w:cs="Times New Roman"/>
      <w:kern w:val="2"/>
      <w:sz w:val="16"/>
      <w:szCs w:val="24"/>
    </w:rPr>
  </w:style>
  <w:style w:type="character" w:customStyle="1" w:styleId="175">
    <w:name w:val="纯文本 字符"/>
    <w:basedOn w:val="53"/>
    <w:link w:val="27"/>
    <w:qFormat/>
    <w:uiPriority w:val="0"/>
    <w:rPr>
      <w:rFonts w:hint="eastAsia" w:ascii="宋体" w:hAnsi="Courier New" w:eastAsia="宋体" w:cs="Times New Roman"/>
      <w:kern w:val="2"/>
      <w:sz w:val="21"/>
      <w:szCs w:val="24"/>
    </w:rPr>
  </w:style>
  <w:style w:type="character" w:customStyle="1" w:styleId="176">
    <w:name w:val="尾注文本 字符"/>
    <w:basedOn w:val="53"/>
    <w:link w:val="31"/>
    <w:qFormat/>
    <w:uiPriority w:val="0"/>
    <w:rPr>
      <w:rFonts w:hint="default" w:ascii="Calibri" w:hAnsi="Calibri" w:eastAsia="宋体" w:cs="Times New Roman"/>
      <w:kern w:val="2"/>
      <w:sz w:val="21"/>
      <w:szCs w:val="24"/>
    </w:rPr>
  </w:style>
  <w:style w:type="character" w:customStyle="1" w:styleId="177">
    <w:name w:val="正文文本缩进 3 字符"/>
    <w:basedOn w:val="53"/>
    <w:link w:val="41"/>
    <w:qFormat/>
    <w:uiPriority w:val="0"/>
    <w:rPr>
      <w:rFonts w:hint="default" w:ascii="Calibri" w:hAnsi="Calibri" w:eastAsia="宋体" w:cs="Times New Roman"/>
      <w:kern w:val="2"/>
      <w:sz w:val="16"/>
      <w:szCs w:val="24"/>
    </w:rPr>
  </w:style>
  <w:style w:type="character" w:customStyle="1" w:styleId="178">
    <w:name w:val="正文文本 2 字符"/>
    <w:basedOn w:val="53"/>
    <w:link w:val="44"/>
    <w:qFormat/>
    <w:uiPriority w:val="0"/>
    <w:rPr>
      <w:rFonts w:hint="default" w:ascii="Calibri" w:hAnsi="Calibri" w:eastAsia="宋体" w:cs="Times New Roman"/>
      <w:kern w:val="2"/>
      <w:sz w:val="21"/>
      <w:szCs w:val="24"/>
    </w:rPr>
  </w:style>
  <w:style w:type="character" w:customStyle="1" w:styleId="179">
    <w:name w:val="HTML 预设格式 字符"/>
    <w:basedOn w:val="53"/>
    <w:link w:val="46"/>
    <w:qFormat/>
    <w:uiPriority w:val="0"/>
    <w:rPr>
      <w:rFonts w:hint="default" w:ascii="Courier New" w:hAnsi="Courier New" w:eastAsia="宋体" w:cs="Times New Roman"/>
      <w:kern w:val="2"/>
      <w:szCs w:val="24"/>
    </w:rPr>
  </w:style>
  <w:style w:type="character" w:customStyle="1" w:styleId="180">
    <w:name w:val="正文文本首行缩进 字符"/>
    <w:qFormat/>
    <w:uiPriority w:val="0"/>
    <w:rPr>
      <w:rFonts w:hint="default" w:ascii="Calibri" w:hAnsi="Calibri" w:eastAsia="宋体" w:cs="Times New Roman"/>
      <w:kern w:val="2"/>
      <w:sz w:val="21"/>
      <w:szCs w:val="24"/>
    </w:rPr>
  </w:style>
  <w:style w:type="character" w:customStyle="1" w:styleId="181">
    <w:name w:val="acbfdd8b-e11b-4d36-88ff-6049b138f862 字符"/>
    <w:qFormat/>
    <w:uiPriority w:val="0"/>
    <w:rPr>
      <w:rFonts w:hint="eastAsia" w:ascii="微软雅黑" w:hAnsi="微软雅黑" w:eastAsia="微软雅黑" w:cs="Times New Roman"/>
      <w:color w:val="000000"/>
      <w:kern w:val="2"/>
      <w:sz w:val="22"/>
      <w:szCs w:val="28"/>
    </w:rPr>
  </w:style>
  <w:style w:type="paragraph" w:customStyle="1" w:styleId="182">
    <w:name w:val="修订5"/>
    <w:hidden/>
    <w:unhideWhenUsed/>
    <w:qFormat/>
    <w:uiPriority w:val="99"/>
    <w:rPr>
      <w:rFonts w:ascii="宋体" w:hAnsi="宋体" w:eastAsia="宋体" w:cs="宋体"/>
      <w:sz w:val="24"/>
      <w:szCs w:val="24"/>
      <w:lang w:val="en-US" w:eastAsia="zh-CN" w:bidi="ar-SA"/>
    </w:rPr>
  </w:style>
  <w:style w:type="paragraph" w:customStyle="1" w:styleId="183">
    <w:name w:val="修订6"/>
    <w:hidden/>
    <w:unhideWhenUsed/>
    <w:qFormat/>
    <w:uiPriority w:val="99"/>
    <w:rPr>
      <w:rFonts w:ascii="宋体" w:hAnsi="宋体" w:eastAsia="宋体" w:cs="宋体"/>
      <w:sz w:val="24"/>
      <w:szCs w:val="24"/>
      <w:lang w:val="en-US" w:eastAsia="zh-CN" w:bidi="ar-SA"/>
    </w:rPr>
  </w:style>
  <w:style w:type="paragraph" w:customStyle="1" w:styleId="184">
    <w:name w:val="修订7"/>
    <w:hidden/>
    <w:unhideWhenUsed/>
    <w:qFormat/>
    <w:uiPriority w:val="99"/>
    <w:rPr>
      <w:rFonts w:ascii="宋体" w:hAnsi="宋体" w:eastAsia="宋体" w:cs="宋体"/>
      <w:sz w:val="24"/>
      <w:szCs w:val="24"/>
      <w:lang w:val="en-US" w:eastAsia="zh-CN" w:bidi="ar-SA"/>
    </w:rPr>
  </w:style>
  <w:style w:type="paragraph" w:customStyle="1" w:styleId="185">
    <w:name w:val="修订8"/>
    <w:hidden/>
    <w:unhideWhenUsed/>
    <w:qFormat/>
    <w:uiPriority w:val="99"/>
    <w:rPr>
      <w:rFonts w:ascii="宋体" w:hAnsi="宋体" w:eastAsia="宋体" w:cs="宋体"/>
      <w:sz w:val="24"/>
      <w:szCs w:val="24"/>
      <w:lang w:val="en-US" w:eastAsia="zh-CN" w:bidi="ar-SA"/>
    </w:rPr>
  </w:style>
  <w:style w:type="paragraph" w:customStyle="1" w:styleId="186">
    <w:name w:val="隐私标题1"/>
    <w:basedOn w:val="1"/>
    <w:next w:val="1"/>
    <w:qFormat/>
    <w:uiPriority w:val="0"/>
    <w:pPr>
      <w:keepNext/>
      <w:keepLines/>
      <w:numPr>
        <w:ilvl w:val="0"/>
        <w:numId w:val="5"/>
      </w:numPr>
      <w:spacing w:before="340" w:after="330"/>
      <w:outlineLvl w:val="0"/>
    </w:pPr>
    <w:rPr>
      <w:rFonts w:ascii="宋体" w:hAnsi="宋体" w:cs="宋体"/>
      <w:b/>
      <w:bCs/>
      <w:color w:val="000000" w:themeColor="text1"/>
      <w:kern w:val="44"/>
      <w:sz w:val="44"/>
      <w:szCs w:val="4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133153-0377-41F4-9F11-97B11A5EE076}">
  <ds:schemaRefs/>
</ds:datastoreItem>
</file>

<file path=docProps/app.xml><?xml version="1.0" encoding="utf-8"?>
<Properties xmlns="http://schemas.openxmlformats.org/officeDocument/2006/extended-properties" xmlns:vt="http://schemas.openxmlformats.org/officeDocument/2006/docPropsVTypes">
  <Template>Normal.dotm</Template>
  <Pages>124</Pages>
  <Words>44</Words>
  <Characters>51</Characters>
  <Lines>605</Lines>
  <Paragraphs>170</Paragraphs>
  <TotalTime>11</TotalTime>
  <ScaleCrop>false</ScaleCrop>
  <LinksUpToDate>false</LinksUpToDate>
  <CharactersWithSpaces>53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2024-09-14T06:57:00Z</dcterms:created>
  <dc:creator>刘爽</dc:creator>
  <cp:lastModifiedBy>影</cp:lastModifiedBy>
  <cp:lastPrinted>2024-07-16T11:31:00Z</cp:lastPrinted>
  <dcterms:modified xsi:type="dcterms:W3CDTF">2026-10-23T02:03:03Z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2021-08-17T10:00:00Z</vt:filetime>
  </property>
  <property fmtid="{D5CDD505-2E9C-101B-9397-08002B2CF9AE}" pid="3" name="Creator">
    <vt:lpwstr>Microsoft® Word 2019</vt:lpwstr>
  </property>
  <property fmtid="{D5CDD505-2E9C-101B-9397-08002B2CF9AE}" pid="4" name="LastSaved">
    <vt:filetime>2021-08-19T10:00:00Z</vt:filetime>
  </property>
  <property fmtid="{D5CDD505-2E9C-101B-9397-08002B2CF9AE}" pid="5" name="KSOProductBuildVer">
    <vt:lpwstr>2052-12.1.0.29161</vt:lpwstr>
  </property>
  <property fmtid="{D5CDD505-2E9C-101B-9397-08002B2CF9AE}" pid="6" name="ICV">
    <vt:lpwstr>2082FC9EFB8F429F89FD9F5C7F3710C4_13</vt:lpwstr>
  </property>
  <property fmtid="{D5CDD505-2E9C-101B-9397-08002B2CF9AE}" pid="7" name="KSOTemplateDocerSaveRecord">
    <vt:lpwstr>eyJoZGlkIjoiMDQ2ZmQ0NDNmZGVmMTVjNTM1MGFhYmU5N2Q0MjZlYWIiLCJ1c2VySWQiOiIzNTE5NzU5NTAifQ==</vt:lpwstr>
  </property>
</Properties>
</file>